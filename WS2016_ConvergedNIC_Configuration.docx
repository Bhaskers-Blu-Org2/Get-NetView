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Change w:id="0" w:author="Omar Cardona" w:date="2016-10-08T18:23:00Z">
          <w:tblPr>
            <w:tblStyle w:val="TableGrid"/>
            <w:tblW w:w="0" w:type="auto"/>
            <w:tblLook w:val="04A0" w:firstRow="1" w:lastRow="0" w:firstColumn="1" w:lastColumn="0" w:noHBand="0" w:noVBand="1"/>
          </w:tblPr>
        </w:tblPrChange>
      </w:tblPr>
      <w:tblGrid>
        <w:gridCol w:w="288"/>
        <w:gridCol w:w="222"/>
        <w:gridCol w:w="222"/>
        <w:gridCol w:w="10058"/>
        <w:tblGridChange w:id="1">
          <w:tblGrid>
            <w:gridCol w:w="288"/>
            <w:gridCol w:w="222"/>
            <w:gridCol w:w="222"/>
            <w:gridCol w:w="10058"/>
          </w:tblGrid>
        </w:tblGridChange>
      </w:tblGrid>
      <w:tr w:rsidR="003F3F97" w:rsidRPr="007A4C93" w14:paraId="336166A4" w14:textId="77777777" w:rsidTr="007B48A4">
        <w:tc>
          <w:tcPr>
            <w:tcW w:w="288" w:type="dxa"/>
            <w:shd w:val="clear" w:color="auto" w:fill="D9D9D9" w:themeFill="background1" w:themeFillShade="D9"/>
            <w:tcPrChange w:id="2" w:author="Omar Cardona" w:date="2016-10-08T18:23:00Z">
              <w:tcPr>
                <w:tcW w:w="529" w:type="dxa"/>
              </w:tcPr>
            </w:tcPrChange>
          </w:tcPr>
          <w:p w14:paraId="5ABEF4D9" w14:textId="77777777" w:rsidR="00294D47" w:rsidRPr="00C15F4C" w:rsidRDefault="00294D47">
            <w:pPr>
              <w:rPr>
                <w:rFonts w:ascii="Lucida Console" w:hAnsi="Lucida Console"/>
                <w:b/>
                <w:sz w:val="12"/>
                <w:szCs w:val="12"/>
                <w:rPrChange w:id="3" w:author="Omar Cardona" w:date="2016-10-08T18:19:00Z">
                  <w:rPr>
                    <w:rFonts w:ascii="Lucida Console" w:hAnsi="Lucida Console"/>
                    <w:sz w:val="12"/>
                    <w:szCs w:val="12"/>
                  </w:rPr>
                </w:rPrChange>
              </w:rPr>
            </w:pPr>
          </w:p>
        </w:tc>
        <w:tc>
          <w:tcPr>
            <w:tcW w:w="222" w:type="dxa"/>
            <w:shd w:val="clear" w:color="auto" w:fill="D9D9D9" w:themeFill="background1" w:themeFillShade="D9"/>
            <w:tcPrChange w:id="4" w:author="Omar Cardona" w:date="2016-10-08T18:23:00Z">
              <w:tcPr>
                <w:tcW w:w="434" w:type="dxa"/>
              </w:tcPr>
            </w:tcPrChange>
          </w:tcPr>
          <w:p w14:paraId="6AC40D9C" w14:textId="06A7D964" w:rsidR="00294D47" w:rsidRPr="00870357" w:rsidRDefault="00294D47">
            <w:pPr>
              <w:rPr>
                <w:rFonts w:ascii="Lucida Console" w:hAnsi="Lucida Console"/>
                <w:sz w:val="12"/>
                <w:szCs w:val="12"/>
                <w:rPrChange w:id="5" w:author="Omar Cardona" w:date="2016-10-08T18:19:00Z">
                  <w:rPr>
                    <w:rFonts w:ascii="Lucida Console" w:hAnsi="Lucida Console"/>
                    <w:b/>
                    <w:sz w:val="12"/>
                    <w:szCs w:val="12"/>
                  </w:rPr>
                </w:rPrChange>
              </w:rPr>
            </w:pPr>
          </w:p>
        </w:tc>
        <w:tc>
          <w:tcPr>
            <w:tcW w:w="222" w:type="dxa"/>
            <w:shd w:val="clear" w:color="auto" w:fill="D9D9D9" w:themeFill="background1" w:themeFillShade="D9"/>
            <w:tcPrChange w:id="6" w:author="Omar Cardona" w:date="2016-10-08T18:23:00Z">
              <w:tcPr>
                <w:tcW w:w="434" w:type="dxa"/>
              </w:tcPr>
            </w:tcPrChange>
          </w:tcPr>
          <w:p w14:paraId="7E4AFF45" w14:textId="704B93B6" w:rsidR="00294D47" w:rsidRPr="00870357" w:rsidRDefault="00294D47">
            <w:pPr>
              <w:rPr>
                <w:rFonts w:ascii="Lucida Console" w:hAnsi="Lucida Console"/>
                <w:sz w:val="12"/>
                <w:szCs w:val="12"/>
                <w:rPrChange w:id="7" w:author="Omar Cardona" w:date="2016-10-08T18:19:00Z">
                  <w:rPr>
                    <w:rFonts w:ascii="Lucida Console" w:hAnsi="Lucida Console"/>
                    <w:b/>
                    <w:sz w:val="12"/>
                    <w:szCs w:val="12"/>
                  </w:rPr>
                </w:rPrChange>
              </w:rPr>
            </w:pPr>
          </w:p>
        </w:tc>
        <w:tc>
          <w:tcPr>
            <w:tcW w:w="10058" w:type="dxa"/>
            <w:shd w:val="clear" w:color="auto" w:fill="D9D9D9" w:themeFill="background1" w:themeFillShade="D9"/>
            <w:tcPrChange w:id="8" w:author="Omar Cardona" w:date="2016-10-08T18:23:00Z">
              <w:tcPr>
                <w:tcW w:w="9393" w:type="dxa"/>
              </w:tcPr>
            </w:tcPrChange>
          </w:tcPr>
          <w:p w14:paraId="06832917" w14:textId="77777777" w:rsidR="00160930" w:rsidRDefault="00160930" w:rsidP="00AB5286">
            <w:pPr>
              <w:rPr>
                <w:ins w:id="9" w:author="Omar Cardona" w:date="2016-10-08T17:59:00Z"/>
                <w:rFonts w:ascii="Lucida Console" w:hAnsi="Lucida Console"/>
                <w:sz w:val="12"/>
                <w:szCs w:val="12"/>
              </w:rPr>
            </w:pPr>
          </w:p>
          <w:p w14:paraId="4B54E98B" w14:textId="0EE178A5" w:rsidR="00F338BF" w:rsidRPr="007B48A4" w:rsidRDefault="00160930">
            <w:pPr>
              <w:jc w:val="center"/>
              <w:rPr>
                <w:rFonts w:ascii="Lucida Console" w:hAnsi="Lucida Console"/>
                <w:b/>
                <w:sz w:val="24"/>
                <w:szCs w:val="12"/>
                <w:rPrChange w:id="10" w:author="Omar Cardona" w:date="2016-10-08T18:23:00Z">
                  <w:rPr>
                    <w:rFonts w:ascii="Lucida Console" w:hAnsi="Lucida Console"/>
                    <w:sz w:val="12"/>
                    <w:szCs w:val="12"/>
                  </w:rPr>
                </w:rPrChange>
              </w:rPr>
              <w:pPrChange w:id="11" w:author="Omar Cardona" w:date="2016-10-08T17:59:00Z">
                <w:pPr/>
              </w:pPrChange>
            </w:pPr>
            <w:ins w:id="12" w:author="Omar Cardona" w:date="2016-10-08T17:59:00Z">
              <w:r w:rsidRPr="007B48A4">
                <w:rPr>
                  <w:rFonts w:ascii="Lucida Console" w:hAnsi="Lucida Console"/>
                  <w:b/>
                  <w:sz w:val="24"/>
                  <w:szCs w:val="12"/>
                  <w:rPrChange w:id="13" w:author="Omar Cardona" w:date="2016-10-08T18:23:00Z">
                    <w:rPr>
                      <w:rFonts w:ascii="Lucida Console" w:hAnsi="Lucida Console"/>
                      <w:sz w:val="12"/>
                      <w:szCs w:val="12"/>
                    </w:rPr>
                  </w:rPrChange>
                </w:rPr>
                <w:t>Windows Server 2016 Converged NIC Step-by-Step</w:t>
              </w:r>
            </w:ins>
          </w:p>
          <w:p w14:paraId="1E3005F6" w14:textId="3FC4D0A1" w:rsidR="00F338BF" w:rsidRPr="00F338BF" w:rsidRDefault="00F338BF">
            <w:pPr>
              <w:rPr>
                <w:rFonts w:ascii="Lucida Console" w:hAnsi="Lucida Console"/>
                <w:sz w:val="12"/>
                <w:szCs w:val="12"/>
                <w:rPrChange w:id="14" w:author="Omar Cardona" w:date="2016-10-08T17:50:00Z">
                  <w:rPr>
                    <w:rFonts w:ascii="Lucida Console" w:hAnsi="Lucida Console"/>
                    <w:b/>
                    <w:sz w:val="12"/>
                    <w:szCs w:val="12"/>
                  </w:rPr>
                </w:rPrChange>
              </w:rPr>
            </w:pPr>
          </w:p>
        </w:tc>
      </w:tr>
      <w:tr w:rsidR="00160930" w:rsidRPr="007A4C93" w14:paraId="68B68B85" w14:textId="77777777" w:rsidTr="007B48A4">
        <w:trPr>
          <w:ins w:id="15" w:author="Omar Cardona" w:date="2016-10-08T17:59:00Z"/>
        </w:trPr>
        <w:tc>
          <w:tcPr>
            <w:tcW w:w="288" w:type="dxa"/>
            <w:tcPrChange w:id="16" w:author="Omar Cardona" w:date="2016-10-08T18:22:00Z">
              <w:tcPr>
                <w:tcW w:w="529" w:type="dxa"/>
              </w:tcPr>
            </w:tcPrChange>
          </w:tcPr>
          <w:p w14:paraId="4242B013" w14:textId="77777777" w:rsidR="00160930" w:rsidRPr="00C15F4C" w:rsidRDefault="00160930">
            <w:pPr>
              <w:rPr>
                <w:ins w:id="17" w:author="Omar Cardona" w:date="2016-10-08T17:59:00Z"/>
                <w:rFonts w:ascii="Lucida Console" w:hAnsi="Lucida Console"/>
                <w:b/>
                <w:sz w:val="12"/>
                <w:szCs w:val="12"/>
                <w:rPrChange w:id="18" w:author="Omar Cardona" w:date="2016-10-08T18:19:00Z">
                  <w:rPr>
                    <w:ins w:id="19" w:author="Omar Cardona" w:date="2016-10-08T17:59:00Z"/>
                    <w:rFonts w:ascii="Lucida Console" w:hAnsi="Lucida Console"/>
                    <w:sz w:val="12"/>
                    <w:szCs w:val="12"/>
                  </w:rPr>
                </w:rPrChange>
              </w:rPr>
            </w:pPr>
          </w:p>
        </w:tc>
        <w:tc>
          <w:tcPr>
            <w:tcW w:w="222" w:type="dxa"/>
            <w:tcPrChange w:id="20" w:author="Omar Cardona" w:date="2016-10-08T18:22:00Z">
              <w:tcPr>
                <w:tcW w:w="434" w:type="dxa"/>
              </w:tcPr>
            </w:tcPrChange>
          </w:tcPr>
          <w:p w14:paraId="13699DA6" w14:textId="77777777" w:rsidR="00160930" w:rsidRPr="00870357" w:rsidRDefault="00160930">
            <w:pPr>
              <w:rPr>
                <w:ins w:id="21" w:author="Omar Cardona" w:date="2016-10-08T17:59:00Z"/>
                <w:rFonts w:ascii="Lucida Console" w:hAnsi="Lucida Console"/>
                <w:sz w:val="12"/>
                <w:szCs w:val="12"/>
                <w:rPrChange w:id="22" w:author="Omar Cardona" w:date="2016-10-08T18:19:00Z">
                  <w:rPr>
                    <w:ins w:id="23" w:author="Omar Cardona" w:date="2016-10-08T17:59:00Z"/>
                    <w:rFonts w:ascii="Lucida Console" w:hAnsi="Lucida Console"/>
                    <w:b/>
                    <w:sz w:val="12"/>
                    <w:szCs w:val="12"/>
                  </w:rPr>
                </w:rPrChange>
              </w:rPr>
            </w:pPr>
          </w:p>
        </w:tc>
        <w:tc>
          <w:tcPr>
            <w:tcW w:w="222" w:type="dxa"/>
            <w:tcPrChange w:id="24" w:author="Omar Cardona" w:date="2016-10-08T18:22:00Z">
              <w:tcPr>
                <w:tcW w:w="434" w:type="dxa"/>
              </w:tcPr>
            </w:tcPrChange>
          </w:tcPr>
          <w:p w14:paraId="55D1AD7D" w14:textId="77777777" w:rsidR="00160930" w:rsidRPr="00870357" w:rsidRDefault="00160930">
            <w:pPr>
              <w:rPr>
                <w:ins w:id="25" w:author="Omar Cardona" w:date="2016-10-08T17:59:00Z"/>
                <w:rFonts w:ascii="Lucida Console" w:hAnsi="Lucida Console"/>
                <w:sz w:val="12"/>
                <w:szCs w:val="12"/>
                <w:rPrChange w:id="26" w:author="Omar Cardona" w:date="2016-10-08T18:19:00Z">
                  <w:rPr>
                    <w:ins w:id="27" w:author="Omar Cardona" w:date="2016-10-08T17:59:00Z"/>
                    <w:rFonts w:ascii="Lucida Console" w:hAnsi="Lucida Console"/>
                    <w:b/>
                    <w:sz w:val="12"/>
                    <w:szCs w:val="12"/>
                  </w:rPr>
                </w:rPrChange>
              </w:rPr>
            </w:pPr>
          </w:p>
        </w:tc>
        <w:tc>
          <w:tcPr>
            <w:tcW w:w="10058" w:type="dxa"/>
            <w:tcPrChange w:id="28" w:author="Omar Cardona" w:date="2016-10-08T18:22:00Z">
              <w:tcPr>
                <w:tcW w:w="9393" w:type="dxa"/>
              </w:tcPr>
            </w:tcPrChange>
          </w:tcPr>
          <w:p w14:paraId="3614C26B" w14:textId="77777777" w:rsidR="00160930" w:rsidRDefault="00160930" w:rsidP="00160930">
            <w:pPr>
              <w:rPr>
                <w:ins w:id="29" w:author="Omar Cardona" w:date="2016-10-08T18:00:00Z"/>
                <w:rFonts w:ascii="Lucida Console" w:hAnsi="Lucida Console"/>
                <w:sz w:val="12"/>
                <w:szCs w:val="12"/>
              </w:rPr>
            </w:pPr>
          </w:p>
          <w:p w14:paraId="59049F37" w14:textId="26DDB9E9" w:rsidR="00160930" w:rsidRDefault="00160930" w:rsidP="00160930">
            <w:pPr>
              <w:rPr>
                <w:ins w:id="30" w:author="Omar Cardona" w:date="2016-10-08T17:59:00Z"/>
                <w:rFonts w:ascii="Lucida Console" w:hAnsi="Lucida Console"/>
                <w:sz w:val="12"/>
                <w:szCs w:val="12"/>
              </w:rPr>
            </w:pPr>
            <w:ins w:id="31" w:author="Omar Cardona" w:date="2016-10-08T17:59:00Z">
              <w:r w:rsidRPr="003573CB">
                <w:rPr>
                  <w:rFonts w:ascii="Lucida Console" w:hAnsi="Lucida Console"/>
                  <w:sz w:val="12"/>
                  <w:szCs w:val="12"/>
                </w:rPr>
                <w:t xml:space="preserve">The Instruction below provide the </w:t>
              </w:r>
              <w:r>
                <w:rPr>
                  <w:rFonts w:ascii="Lucida Console" w:hAnsi="Lucida Console"/>
                  <w:sz w:val="12"/>
                  <w:szCs w:val="12"/>
                </w:rPr>
                <w:t xml:space="preserve">detailed </w:t>
              </w:r>
              <w:r w:rsidRPr="003573CB">
                <w:rPr>
                  <w:rFonts w:ascii="Lucida Console" w:hAnsi="Lucida Console"/>
                  <w:sz w:val="12"/>
                  <w:szCs w:val="12"/>
                </w:rPr>
                <w:t xml:space="preserve">steps </w:t>
              </w:r>
              <w:r>
                <w:rPr>
                  <w:rFonts w:ascii="Lucida Console" w:hAnsi="Lucida Console"/>
                  <w:sz w:val="12"/>
                  <w:szCs w:val="12"/>
                </w:rPr>
                <w:t>to</w:t>
              </w:r>
              <w:r w:rsidRPr="003573CB">
                <w:rPr>
                  <w:rFonts w:ascii="Lucida Console" w:hAnsi="Lucida Console"/>
                  <w:sz w:val="12"/>
                  <w:szCs w:val="12"/>
                </w:rPr>
                <w:t xml:space="preserve"> deploy </w:t>
              </w:r>
              <w:r>
                <w:rPr>
                  <w:rFonts w:ascii="Lucida Console" w:hAnsi="Lucida Console"/>
                  <w:sz w:val="12"/>
                  <w:szCs w:val="12"/>
                </w:rPr>
                <w:t xml:space="preserve">and diagnose </w:t>
              </w:r>
            </w:ins>
            <w:ins w:id="32" w:author="Omar Cardona" w:date="2016-10-08T18:23:00Z">
              <w:r w:rsidR="007B48A4">
                <w:rPr>
                  <w:rFonts w:ascii="Lucida Console" w:hAnsi="Lucida Console"/>
                  <w:sz w:val="12"/>
                  <w:szCs w:val="12"/>
                </w:rPr>
                <w:t>WS</w:t>
              </w:r>
            </w:ins>
            <w:ins w:id="33" w:author="Omar Cardona" w:date="2016-10-08T17:59:00Z">
              <w:r w:rsidRPr="003573CB">
                <w:rPr>
                  <w:rFonts w:ascii="Lucida Console" w:hAnsi="Lucida Console"/>
                  <w:sz w:val="12"/>
                  <w:szCs w:val="12"/>
                </w:rPr>
                <w:t>2016 Converged NIC using RoCEv2.</w:t>
              </w:r>
              <w:r>
                <w:rPr>
                  <w:rFonts w:ascii="Lucida Console" w:hAnsi="Lucida Console"/>
                  <w:sz w:val="12"/>
                  <w:szCs w:val="12"/>
                </w:rPr>
                <w:t xml:space="preserve">  </w:t>
              </w:r>
            </w:ins>
          </w:p>
          <w:p w14:paraId="215CEBE8" w14:textId="77777777" w:rsidR="00160930" w:rsidRDefault="00160930" w:rsidP="00160930">
            <w:pPr>
              <w:rPr>
                <w:ins w:id="34" w:author="Omar Cardona" w:date="2016-10-08T17:59:00Z"/>
                <w:rFonts w:ascii="Lucida Console" w:hAnsi="Lucida Console"/>
                <w:sz w:val="12"/>
                <w:szCs w:val="12"/>
              </w:rPr>
            </w:pPr>
          </w:p>
          <w:p w14:paraId="04D2DE7B" w14:textId="77777777" w:rsidR="00160930" w:rsidRDefault="00160930" w:rsidP="00160930">
            <w:pPr>
              <w:rPr>
                <w:ins w:id="35" w:author="Omar Cardona" w:date="2016-10-08T17:59:00Z"/>
                <w:rFonts w:ascii="Lucida Console" w:hAnsi="Lucida Console"/>
                <w:sz w:val="12"/>
                <w:szCs w:val="12"/>
              </w:rPr>
            </w:pPr>
            <w:ins w:id="36" w:author="Omar Cardona" w:date="2016-10-08T17:59:00Z">
              <w:r>
                <w:rPr>
                  <w:rFonts w:ascii="Lucida Console" w:hAnsi="Lucida Console"/>
                  <w:sz w:val="12"/>
                  <w:szCs w:val="12"/>
                </w:rPr>
                <w:t xml:space="preserve">The Instructions marked in </w:t>
              </w:r>
              <w:r w:rsidRPr="003573CB">
                <w:rPr>
                  <w:rFonts w:ascii="Lucida Console" w:hAnsi="Lucida Console"/>
                  <w:b/>
                  <w:color w:val="92D050"/>
                  <w:sz w:val="12"/>
                  <w:szCs w:val="12"/>
                </w:rPr>
                <w:t>GREEN</w:t>
              </w:r>
              <w:r w:rsidRPr="003573CB">
                <w:rPr>
                  <w:rFonts w:ascii="Lucida Console" w:hAnsi="Lucida Console"/>
                  <w:color w:val="92D050"/>
                  <w:sz w:val="12"/>
                  <w:szCs w:val="12"/>
                </w:rPr>
                <w:t xml:space="preserve"> </w:t>
              </w:r>
              <w:r>
                <w:rPr>
                  <w:rFonts w:ascii="Lucida Console" w:hAnsi="Lucida Console"/>
                  <w:sz w:val="12"/>
                  <w:szCs w:val="12"/>
                </w:rPr>
                <w:t xml:space="preserve">are for </w:t>
              </w:r>
              <w:r w:rsidRPr="003573CB">
                <w:rPr>
                  <w:rFonts w:ascii="Lucida Console" w:hAnsi="Lucida Console"/>
                  <w:color w:val="000000" w:themeColor="text1"/>
                  <w:sz w:val="12"/>
                  <w:szCs w:val="12"/>
                </w:rPr>
                <w:t xml:space="preserve">BASIC </w:t>
              </w:r>
              <w:r>
                <w:rPr>
                  <w:rFonts w:ascii="Lucida Console" w:hAnsi="Lucida Console"/>
                  <w:sz w:val="12"/>
                  <w:szCs w:val="12"/>
                </w:rPr>
                <w:t>single adapter scenarios only.  This is the case where only the minimal set of operations and resources are desired.</w:t>
              </w:r>
            </w:ins>
          </w:p>
          <w:p w14:paraId="28ADB4D4" w14:textId="77777777" w:rsidR="00160930" w:rsidRDefault="00160930" w:rsidP="00160930">
            <w:pPr>
              <w:rPr>
                <w:ins w:id="37" w:author="Omar Cardona" w:date="2016-10-08T17:59:00Z"/>
                <w:rFonts w:ascii="Lucida Console" w:hAnsi="Lucida Console"/>
                <w:sz w:val="12"/>
                <w:szCs w:val="12"/>
              </w:rPr>
            </w:pPr>
          </w:p>
          <w:p w14:paraId="2AFEFFEF" w14:textId="77777777" w:rsidR="00160930" w:rsidRDefault="00160930" w:rsidP="00160930">
            <w:pPr>
              <w:rPr>
                <w:ins w:id="38" w:author="Omar Cardona" w:date="2016-10-08T17:59:00Z"/>
                <w:rFonts w:ascii="Lucida Console" w:hAnsi="Lucida Console"/>
                <w:sz w:val="12"/>
                <w:szCs w:val="12"/>
              </w:rPr>
            </w:pPr>
            <w:ins w:id="39" w:author="Omar Cardona" w:date="2016-10-08T17:59:00Z">
              <w:r>
                <w:rPr>
                  <w:rFonts w:ascii="Lucida Console" w:hAnsi="Lucida Console"/>
                  <w:sz w:val="12"/>
                  <w:szCs w:val="12"/>
                </w:rPr>
                <w:t xml:space="preserve">The instructions in </w:t>
              </w:r>
              <w:r w:rsidRPr="003573CB">
                <w:rPr>
                  <w:rFonts w:ascii="Lucida Console" w:hAnsi="Lucida Console"/>
                  <w:b/>
                  <w:color w:val="00B0F0"/>
                  <w:sz w:val="12"/>
                  <w:szCs w:val="12"/>
                </w:rPr>
                <w:t>BLUE</w:t>
              </w:r>
              <w:r w:rsidRPr="003573CB">
                <w:rPr>
                  <w:rFonts w:ascii="Lucida Console" w:hAnsi="Lucida Console"/>
                  <w:color w:val="00B0F0"/>
                  <w:sz w:val="12"/>
                  <w:szCs w:val="12"/>
                </w:rPr>
                <w:t xml:space="preserve"> </w:t>
              </w:r>
              <w:r>
                <w:rPr>
                  <w:rFonts w:ascii="Lucida Console" w:hAnsi="Lucida Console"/>
                  <w:sz w:val="12"/>
                  <w:szCs w:val="12"/>
                </w:rPr>
                <w:t xml:space="preserve">are the recommended configuration Datacenter deployment with multiple RDMA Host </w:t>
              </w:r>
              <w:proofErr w:type="spellStart"/>
              <w:r>
                <w:rPr>
                  <w:rFonts w:ascii="Lucida Console" w:hAnsi="Lucida Console"/>
                  <w:sz w:val="12"/>
                  <w:szCs w:val="12"/>
                </w:rPr>
                <w:t>vNICs</w:t>
              </w:r>
              <w:proofErr w:type="spellEnd"/>
              <w:r>
                <w:rPr>
                  <w:rFonts w:ascii="Lucida Console" w:hAnsi="Lucida Console"/>
                  <w:sz w:val="12"/>
                  <w:szCs w:val="12"/>
                </w:rPr>
                <w:t xml:space="preserve"> for maximum performance and availability.</w:t>
              </w:r>
            </w:ins>
          </w:p>
          <w:p w14:paraId="13AD4247" w14:textId="77777777" w:rsidR="00160930" w:rsidRDefault="00160930" w:rsidP="00160930">
            <w:pPr>
              <w:rPr>
                <w:ins w:id="40" w:author="Omar Cardona" w:date="2016-10-08T17:59:00Z"/>
                <w:rFonts w:ascii="Lucida Console" w:hAnsi="Lucida Console"/>
                <w:sz w:val="12"/>
                <w:szCs w:val="12"/>
              </w:rPr>
            </w:pPr>
          </w:p>
          <w:p w14:paraId="78D45816" w14:textId="77777777" w:rsidR="00160930" w:rsidRDefault="00160930" w:rsidP="00160930">
            <w:pPr>
              <w:rPr>
                <w:ins w:id="41" w:author="Omar Cardona" w:date="2016-10-08T17:59:00Z"/>
                <w:rFonts w:ascii="Lucida Console" w:hAnsi="Lucida Console"/>
                <w:sz w:val="12"/>
                <w:szCs w:val="12"/>
              </w:rPr>
            </w:pPr>
            <w:ins w:id="42" w:author="Omar Cardona" w:date="2016-10-08T17:59:00Z">
              <w:r>
                <w:rPr>
                  <w:rFonts w:ascii="Lucida Console" w:hAnsi="Lucida Console"/>
                  <w:sz w:val="12"/>
                  <w:szCs w:val="12"/>
                </w:rPr>
                <w:t>Outline:</w:t>
              </w:r>
            </w:ins>
          </w:p>
          <w:p w14:paraId="054429F9" w14:textId="77777777" w:rsidR="00160930" w:rsidRDefault="00160930" w:rsidP="00160930">
            <w:pPr>
              <w:pStyle w:val="ListParagraph"/>
              <w:numPr>
                <w:ilvl w:val="0"/>
                <w:numId w:val="1"/>
              </w:numPr>
              <w:rPr>
                <w:ins w:id="43" w:author="Omar Cardona" w:date="2016-10-08T17:59:00Z"/>
                <w:rFonts w:ascii="Lucida Console" w:hAnsi="Lucida Console"/>
                <w:sz w:val="12"/>
                <w:szCs w:val="12"/>
              </w:rPr>
            </w:pPr>
            <w:ins w:id="44" w:author="Omar Cardona" w:date="2016-10-08T17:59:00Z">
              <w:r>
                <w:rPr>
                  <w:rFonts w:ascii="Lucida Console" w:hAnsi="Lucida Console"/>
                  <w:sz w:val="12"/>
                  <w:szCs w:val="12"/>
                </w:rPr>
                <w:t xml:space="preserve">Test Basic connectivity </w:t>
              </w:r>
            </w:ins>
          </w:p>
          <w:p w14:paraId="230AF12D" w14:textId="77777777" w:rsidR="00160930" w:rsidRDefault="00160930" w:rsidP="00160930">
            <w:pPr>
              <w:pStyle w:val="ListParagraph"/>
              <w:numPr>
                <w:ilvl w:val="0"/>
                <w:numId w:val="1"/>
              </w:numPr>
              <w:rPr>
                <w:ins w:id="45" w:author="Omar Cardona" w:date="2016-10-08T17:59:00Z"/>
                <w:rFonts w:ascii="Lucida Console" w:hAnsi="Lucida Console"/>
                <w:sz w:val="12"/>
                <w:szCs w:val="12"/>
              </w:rPr>
            </w:pPr>
            <w:ins w:id="46" w:author="Omar Cardona" w:date="2016-10-08T17:59:00Z">
              <w:r>
                <w:rPr>
                  <w:rFonts w:ascii="Lucida Console" w:hAnsi="Lucida Console"/>
                  <w:sz w:val="12"/>
                  <w:szCs w:val="12"/>
                </w:rPr>
                <w:t>Configure VLAN</w:t>
              </w:r>
            </w:ins>
          </w:p>
          <w:p w14:paraId="75D31C44" w14:textId="77777777" w:rsidR="00160930" w:rsidRDefault="00160930" w:rsidP="00160930">
            <w:pPr>
              <w:pStyle w:val="ListParagraph"/>
              <w:numPr>
                <w:ilvl w:val="0"/>
                <w:numId w:val="1"/>
              </w:numPr>
              <w:rPr>
                <w:ins w:id="47" w:author="Omar Cardona" w:date="2016-10-08T17:59:00Z"/>
                <w:rFonts w:ascii="Lucida Console" w:hAnsi="Lucida Console"/>
                <w:sz w:val="12"/>
                <w:szCs w:val="12"/>
              </w:rPr>
            </w:pPr>
            <w:ins w:id="48" w:author="Omar Cardona" w:date="2016-10-08T17:59:00Z">
              <w:r>
                <w:rPr>
                  <w:rFonts w:ascii="Lucida Console" w:hAnsi="Lucida Console"/>
                  <w:sz w:val="12"/>
                  <w:szCs w:val="12"/>
                </w:rPr>
                <w:t>Configure QoS</w:t>
              </w:r>
            </w:ins>
          </w:p>
          <w:p w14:paraId="3EF06380" w14:textId="77777777" w:rsidR="00160930" w:rsidRDefault="00160930" w:rsidP="00160930">
            <w:pPr>
              <w:pStyle w:val="ListParagraph"/>
              <w:numPr>
                <w:ilvl w:val="0"/>
                <w:numId w:val="1"/>
              </w:numPr>
              <w:rPr>
                <w:ins w:id="49" w:author="Omar Cardona" w:date="2016-10-08T17:59:00Z"/>
                <w:rFonts w:ascii="Lucida Console" w:hAnsi="Lucida Console"/>
                <w:sz w:val="12"/>
                <w:szCs w:val="12"/>
              </w:rPr>
            </w:pPr>
            <w:ins w:id="50" w:author="Omar Cardona" w:date="2016-10-08T17:59:00Z">
              <w:r>
                <w:rPr>
                  <w:rFonts w:ascii="Lucida Console" w:hAnsi="Lucida Console"/>
                  <w:sz w:val="12"/>
                  <w:szCs w:val="12"/>
                </w:rPr>
                <w:t>Test RDMA (Mode1 – Native)</w:t>
              </w:r>
            </w:ins>
          </w:p>
          <w:p w14:paraId="2725F6A6" w14:textId="77777777" w:rsidR="00160930" w:rsidRDefault="00160930" w:rsidP="00160930">
            <w:pPr>
              <w:pStyle w:val="ListParagraph"/>
              <w:numPr>
                <w:ilvl w:val="0"/>
                <w:numId w:val="1"/>
              </w:numPr>
              <w:rPr>
                <w:ins w:id="51" w:author="Omar Cardona" w:date="2016-10-08T17:59:00Z"/>
                <w:rFonts w:ascii="Lucida Console" w:hAnsi="Lucida Console"/>
                <w:sz w:val="12"/>
                <w:szCs w:val="12"/>
              </w:rPr>
            </w:pPr>
            <w:ins w:id="52" w:author="Omar Cardona" w:date="2016-10-08T17:59:00Z">
              <w:r>
                <w:rPr>
                  <w:rFonts w:ascii="Lucida Console" w:hAnsi="Lucida Console"/>
                  <w:sz w:val="12"/>
                  <w:szCs w:val="12"/>
                </w:rPr>
                <w:t>Create vSwitch</w:t>
              </w:r>
            </w:ins>
          </w:p>
          <w:p w14:paraId="76740D47" w14:textId="77777777" w:rsidR="00160930" w:rsidRDefault="00160930" w:rsidP="00160930">
            <w:pPr>
              <w:pStyle w:val="ListParagraph"/>
              <w:numPr>
                <w:ilvl w:val="0"/>
                <w:numId w:val="1"/>
              </w:numPr>
              <w:rPr>
                <w:ins w:id="53" w:author="Omar Cardona" w:date="2016-10-08T17:59:00Z"/>
                <w:rFonts w:ascii="Lucida Console" w:hAnsi="Lucida Console"/>
                <w:sz w:val="12"/>
                <w:szCs w:val="12"/>
              </w:rPr>
            </w:pPr>
            <w:ins w:id="54" w:author="Omar Cardona" w:date="2016-10-08T17:59:00Z">
              <w:r>
                <w:rPr>
                  <w:rFonts w:ascii="Lucida Console" w:hAnsi="Lucida Console"/>
                  <w:sz w:val="12"/>
                  <w:szCs w:val="12"/>
                </w:rPr>
                <w:t>Configure VLAN</w:t>
              </w:r>
            </w:ins>
          </w:p>
          <w:p w14:paraId="5D2E47DD" w14:textId="77777777" w:rsidR="00160930" w:rsidRDefault="00160930" w:rsidP="00160930">
            <w:pPr>
              <w:pStyle w:val="ListParagraph"/>
              <w:numPr>
                <w:ilvl w:val="0"/>
                <w:numId w:val="1"/>
              </w:numPr>
              <w:rPr>
                <w:ins w:id="55" w:author="Omar Cardona" w:date="2016-10-08T17:59:00Z"/>
                <w:rFonts w:ascii="Lucida Console" w:hAnsi="Lucida Console"/>
                <w:sz w:val="12"/>
                <w:szCs w:val="12"/>
              </w:rPr>
            </w:pPr>
            <w:ins w:id="56" w:author="Omar Cardona" w:date="2016-10-08T17:59:00Z">
              <w:r>
                <w:rPr>
                  <w:rFonts w:ascii="Lucida Console" w:hAnsi="Lucida Console"/>
                  <w:sz w:val="12"/>
                  <w:szCs w:val="12"/>
                </w:rPr>
                <w:t>Configure QoS</w:t>
              </w:r>
            </w:ins>
          </w:p>
          <w:p w14:paraId="5387D8DA" w14:textId="77777777" w:rsidR="00160930" w:rsidRDefault="00160930" w:rsidP="00160930">
            <w:pPr>
              <w:pStyle w:val="ListParagraph"/>
              <w:numPr>
                <w:ilvl w:val="0"/>
                <w:numId w:val="1"/>
              </w:numPr>
              <w:rPr>
                <w:ins w:id="57" w:author="Omar Cardona" w:date="2016-10-08T17:59:00Z"/>
                <w:rFonts w:ascii="Lucida Console" w:hAnsi="Lucida Console"/>
                <w:sz w:val="12"/>
                <w:szCs w:val="12"/>
              </w:rPr>
            </w:pPr>
            <w:ins w:id="58" w:author="Omar Cardona" w:date="2016-10-08T17:59:00Z">
              <w:r>
                <w:rPr>
                  <w:rFonts w:ascii="Lucida Console" w:hAnsi="Lucida Console"/>
                  <w:sz w:val="12"/>
                  <w:szCs w:val="12"/>
                </w:rPr>
                <w:t>Test RDMA (Mode2 – Host vNIC)</w:t>
              </w:r>
            </w:ins>
          </w:p>
          <w:p w14:paraId="1D970ECB" w14:textId="77777777" w:rsidR="00160930" w:rsidRDefault="00160930" w:rsidP="00160930">
            <w:pPr>
              <w:pStyle w:val="ListParagraph"/>
              <w:ind w:left="793"/>
              <w:rPr>
                <w:ins w:id="59" w:author="Omar Cardona" w:date="2016-10-08T17:59:00Z"/>
                <w:rFonts w:ascii="Lucida Console" w:hAnsi="Lucida Console"/>
                <w:sz w:val="12"/>
                <w:szCs w:val="12"/>
              </w:rPr>
            </w:pPr>
          </w:p>
          <w:p w14:paraId="471F554B" w14:textId="77777777" w:rsidR="00160930" w:rsidRDefault="00160930" w:rsidP="00160930">
            <w:pPr>
              <w:rPr>
                <w:ins w:id="60" w:author="Omar Cardona" w:date="2016-10-08T17:59:00Z"/>
                <w:rFonts w:ascii="Lucida Console" w:hAnsi="Lucida Console"/>
                <w:sz w:val="12"/>
                <w:szCs w:val="12"/>
              </w:rPr>
            </w:pPr>
            <w:ins w:id="61" w:author="Omar Cardona" w:date="2016-10-08T17:59:00Z">
              <w:r>
                <w:rPr>
                  <w:rFonts w:ascii="Lucida Console" w:hAnsi="Lucida Console"/>
                  <w:sz w:val="12"/>
                  <w:szCs w:val="12"/>
                </w:rPr>
                <w:t>Terminology:</w:t>
              </w:r>
            </w:ins>
          </w:p>
          <w:p w14:paraId="1817E608" w14:textId="77777777" w:rsidR="00160930" w:rsidRDefault="00160930" w:rsidP="00160930">
            <w:pPr>
              <w:pStyle w:val="ListParagraph"/>
              <w:numPr>
                <w:ilvl w:val="0"/>
                <w:numId w:val="2"/>
              </w:numPr>
              <w:rPr>
                <w:ins w:id="62" w:author="Omar Cardona" w:date="2016-10-08T17:59:00Z"/>
                <w:rFonts w:ascii="Lucida Console" w:hAnsi="Lucida Console"/>
                <w:sz w:val="12"/>
                <w:szCs w:val="12"/>
              </w:rPr>
            </w:pPr>
            <w:ins w:id="63" w:author="Omar Cardona" w:date="2016-10-08T17:59:00Z">
              <w:r>
                <w:rPr>
                  <w:rFonts w:ascii="Lucida Console" w:hAnsi="Lucida Console"/>
                  <w:sz w:val="12"/>
                  <w:szCs w:val="12"/>
                </w:rPr>
                <w:t>TOR – Top of Rack Switch</w:t>
              </w:r>
            </w:ins>
          </w:p>
          <w:p w14:paraId="67E074D4" w14:textId="77777777" w:rsidR="00160930" w:rsidRDefault="00160930" w:rsidP="00160930">
            <w:pPr>
              <w:pStyle w:val="ListParagraph"/>
              <w:numPr>
                <w:ilvl w:val="0"/>
                <w:numId w:val="2"/>
              </w:numPr>
              <w:rPr>
                <w:ins w:id="64" w:author="Omar Cardona" w:date="2016-10-08T17:59:00Z"/>
                <w:rFonts w:ascii="Lucida Console" w:hAnsi="Lucida Console"/>
                <w:sz w:val="12"/>
                <w:szCs w:val="12"/>
              </w:rPr>
            </w:pPr>
            <w:ins w:id="65" w:author="Omar Cardona" w:date="2016-10-08T17:59:00Z">
              <w:r>
                <w:rPr>
                  <w:rFonts w:ascii="Lucida Console" w:hAnsi="Lucida Console"/>
                  <w:sz w:val="12"/>
                  <w:szCs w:val="12"/>
                </w:rPr>
                <w:t>vSwitch – Hyper-V Virtual Switch</w:t>
              </w:r>
            </w:ins>
          </w:p>
          <w:p w14:paraId="28EEE480" w14:textId="77777777" w:rsidR="00160930" w:rsidRDefault="00160930" w:rsidP="00160930">
            <w:pPr>
              <w:pStyle w:val="ListParagraph"/>
              <w:numPr>
                <w:ilvl w:val="0"/>
                <w:numId w:val="2"/>
              </w:numPr>
              <w:rPr>
                <w:ins w:id="66" w:author="Omar Cardona" w:date="2016-10-08T17:59:00Z"/>
                <w:rFonts w:ascii="Lucida Console" w:hAnsi="Lucida Console"/>
                <w:sz w:val="12"/>
                <w:szCs w:val="12"/>
              </w:rPr>
            </w:pPr>
            <w:ins w:id="67" w:author="Omar Cardona" w:date="2016-10-08T17:59:00Z">
              <w:r>
                <w:rPr>
                  <w:rFonts w:ascii="Lucida Console" w:hAnsi="Lucida Console"/>
                  <w:sz w:val="12"/>
                  <w:szCs w:val="12"/>
                </w:rPr>
                <w:t>hNIC – Host vNIC – Virtual NIC from vSwitch</w:t>
              </w:r>
            </w:ins>
          </w:p>
          <w:p w14:paraId="6FC0C329" w14:textId="0A10D7EE" w:rsidR="00160930" w:rsidRPr="003573CB" w:rsidRDefault="00160930" w:rsidP="00160930">
            <w:pPr>
              <w:pStyle w:val="ListParagraph"/>
              <w:numPr>
                <w:ilvl w:val="0"/>
                <w:numId w:val="2"/>
              </w:numPr>
              <w:rPr>
                <w:ins w:id="68" w:author="Omar Cardona" w:date="2016-10-08T17:59:00Z"/>
                <w:rFonts w:ascii="Lucida Console" w:hAnsi="Lucida Console"/>
                <w:sz w:val="12"/>
                <w:szCs w:val="12"/>
              </w:rPr>
            </w:pPr>
            <w:ins w:id="69" w:author="Omar Cardona" w:date="2016-10-08T17:59:00Z">
              <w:r>
                <w:rPr>
                  <w:rFonts w:ascii="Lucida Console" w:hAnsi="Lucida Console"/>
                  <w:sz w:val="12"/>
                  <w:szCs w:val="12"/>
                </w:rPr>
                <w:t>pNIC – Physical NIC</w:t>
              </w:r>
            </w:ins>
            <w:ins w:id="70" w:author="Omar Cardona" w:date="2016-10-08T18:00:00Z">
              <w:r w:rsidR="007118A2">
                <w:rPr>
                  <w:rFonts w:ascii="Lucida Console" w:hAnsi="Lucida Console"/>
                  <w:sz w:val="12"/>
                  <w:szCs w:val="12"/>
                </w:rPr>
                <w:t xml:space="preserve"> – In this example both Physical NICs are named Test-40G-*.</w:t>
              </w:r>
            </w:ins>
          </w:p>
          <w:p w14:paraId="67F9797C" w14:textId="77777777" w:rsidR="00160930" w:rsidRDefault="00160930" w:rsidP="00AB5286">
            <w:pPr>
              <w:rPr>
                <w:ins w:id="71" w:author="Omar Cardona" w:date="2016-10-08T17:59:00Z"/>
                <w:rFonts w:ascii="Lucida Console" w:hAnsi="Lucida Console"/>
                <w:sz w:val="12"/>
                <w:szCs w:val="12"/>
              </w:rPr>
            </w:pPr>
          </w:p>
        </w:tc>
      </w:tr>
      <w:tr w:rsidR="003F3F97" w:rsidRPr="007A4C93" w14:paraId="0B5184FC" w14:textId="77777777" w:rsidTr="007B48A4">
        <w:tc>
          <w:tcPr>
            <w:tcW w:w="288" w:type="dxa"/>
            <w:shd w:val="clear" w:color="auto" w:fill="D9D9D9" w:themeFill="background1" w:themeFillShade="D9"/>
            <w:tcPrChange w:id="72" w:author="Omar Cardona" w:date="2016-10-08T18:22:00Z">
              <w:tcPr>
                <w:tcW w:w="529" w:type="dxa"/>
                <w:shd w:val="clear" w:color="auto" w:fill="D9D9D9" w:themeFill="background1" w:themeFillShade="D9"/>
              </w:tcPr>
            </w:tcPrChange>
          </w:tcPr>
          <w:p w14:paraId="5482634D" w14:textId="77777777" w:rsidR="00633605" w:rsidRPr="00C15F4C" w:rsidRDefault="00633605" w:rsidP="00633605">
            <w:pPr>
              <w:rPr>
                <w:rFonts w:ascii="Lucida Console" w:hAnsi="Lucida Console"/>
                <w:b/>
                <w:sz w:val="12"/>
                <w:szCs w:val="12"/>
                <w:rPrChange w:id="73" w:author="Omar Cardona" w:date="2016-10-08T18:19:00Z">
                  <w:rPr>
                    <w:rFonts w:ascii="Lucida Console" w:hAnsi="Lucida Console"/>
                    <w:sz w:val="12"/>
                    <w:szCs w:val="12"/>
                  </w:rPr>
                </w:rPrChange>
              </w:rPr>
            </w:pPr>
          </w:p>
        </w:tc>
        <w:tc>
          <w:tcPr>
            <w:tcW w:w="222" w:type="dxa"/>
            <w:shd w:val="clear" w:color="auto" w:fill="D9D9D9" w:themeFill="background1" w:themeFillShade="D9"/>
            <w:tcPrChange w:id="74" w:author="Omar Cardona" w:date="2016-10-08T18:22:00Z">
              <w:tcPr>
                <w:tcW w:w="434" w:type="dxa"/>
                <w:shd w:val="clear" w:color="auto" w:fill="D9D9D9" w:themeFill="background1" w:themeFillShade="D9"/>
              </w:tcPr>
            </w:tcPrChange>
          </w:tcPr>
          <w:p w14:paraId="292873B1" w14:textId="77777777" w:rsidR="00633605" w:rsidRPr="00870357" w:rsidRDefault="00633605" w:rsidP="00633605">
            <w:pPr>
              <w:rPr>
                <w:rFonts w:ascii="Lucida Console" w:hAnsi="Lucida Console"/>
                <w:sz w:val="12"/>
                <w:szCs w:val="12"/>
                <w:rPrChange w:id="75" w:author="Omar Cardona" w:date="2016-10-08T18:19:00Z">
                  <w:rPr>
                    <w:rFonts w:ascii="Lucida Console" w:hAnsi="Lucida Console"/>
                    <w:b/>
                    <w:sz w:val="12"/>
                    <w:szCs w:val="12"/>
                  </w:rPr>
                </w:rPrChange>
              </w:rPr>
            </w:pPr>
          </w:p>
        </w:tc>
        <w:tc>
          <w:tcPr>
            <w:tcW w:w="222" w:type="dxa"/>
            <w:shd w:val="clear" w:color="auto" w:fill="D9D9D9" w:themeFill="background1" w:themeFillShade="D9"/>
            <w:tcPrChange w:id="76" w:author="Omar Cardona" w:date="2016-10-08T18:22:00Z">
              <w:tcPr>
                <w:tcW w:w="434" w:type="dxa"/>
                <w:shd w:val="clear" w:color="auto" w:fill="D9D9D9" w:themeFill="background1" w:themeFillShade="D9"/>
              </w:tcPr>
            </w:tcPrChange>
          </w:tcPr>
          <w:p w14:paraId="0FEB044D" w14:textId="77777777" w:rsidR="00633605" w:rsidRPr="00870357" w:rsidRDefault="00633605" w:rsidP="00633605">
            <w:pPr>
              <w:rPr>
                <w:rFonts w:ascii="Lucida Console" w:hAnsi="Lucida Console"/>
                <w:sz w:val="12"/>
                <w:szCs w:val="12"/>
                <w:rPrChange w:id="77" w:author="Omar Cardona" w:date="2016-10-08T18:19:00Z">
                  <w:rPr>
                    <w:rFonts w:ascii="Lucida Console" w:hAnsi="Lucida Console"/>
                    <w:b/>
                    <w:sz w:val="12"/>
                    <w:szCs w:val="12"/>
                  </w:rPr>
                </w:rPrChange>
              </w:rPr>
            </w:pPr>
          </w:p>
        </w:tc>
        <w:tc>
          <w:tcPr>
            <w:tcW w:w="10058" w:type="dxa"/>
            <w:shd w:val="clear" w:color="auto" w:fill="D9D9D9" w:themeFill="background1" w:themeFillShade="D9"/>
            <w:tcPrChange w:id="78" w:author="Omar Cardona" w:date="2016-10-08T18:22:00Z">
              <w:tcPr>
                <w:tcW w:w="9393" w:type="dxa"/>
                <w:shd w:val="clear" w:color="auto" w:fill="D9D9D9" w:themeFill="background1" w:themeFillShade="D9"/>
              </w:tcPr>
            </w:tcPrChange>
          </w:tcPr>
          <w:p w14:paraId="4610BDE3" w14:textId="535C2AF9" w:rsidR="00633605" w:rsidRPr="007A4C93" w:rsidRDefault="00313443" w:rsidP="00633605">
            <w:pPr>
              <w:rPr>
                <w:rFonts w:ascii="Lucida Console" w:hAnsi="Lucida Console"/>
                <w:b/>
                <w:sz w:val="12"/>
                <w:szCs w:val="12"/>
              </w:rPr>
            </w:pPr>
            <w:ins w:id="79" w:author="Omar Cardona" w:date="2016-10-08T18:21:00Z">
              <w:r>
                <w:rPr>
                  <w:rFonts w:ascii="Lucida Console" w:hAnsi="Lucida Console"/>
                  <w:b/>
                  <w:sz w:val="12"/>
                  <w:szCs w:val="12"/>
                </w:rPr>
                <w:t xml:space="preserve">1.0 </w:t>
              </w:r>
            </w:ins>
            <w:r w:rsidR="00633605" w:rsidRPr="007A4C93">
              <w:rPr>
                <w:rFonts w:ascii="Lucida Console" w:hAnsi="Lucida Console"/>
                <w:b/>
                <w:sz w:val="12"/>
                <w:szCs w:val="12"/>
              </w:rPr>
              <w:t>Test Connectivity</w:t>
            </w:r>
          </w:p>
        </w:tc>
      </w:tr>
      <w:tr w:rsidR="003F3F97" w:rsidRPr="007A4C93" w14:paraId="75AC95E9" w14:textId="77777777" w:rsidTr="007B48A4">
        <w:tc>
          <w:tcPr>
            <w:tcW w:w="288" w:type="dxa"/>
            <w:shd w:val="clear" w:color="auto" w:fill="auto"/>
            <w:tcPrChange w:id="80" w:author="Omar Cardona" w:date="2016-10-08T18:22:00Z">
              <w:tcPr>
                <w:tcW w:w="529" w:type="dxa"/>
                <w:shd w:val="clear" w:color="auto" w:fill="auto"/>
              </w:tcPr>
            </w:tcPrChange>
          </w:tcPr>
          <w:p w14:paraId="7672DAB9" w14:textId="0B043B23" w:rsidR="00633605" w:rsidRPr="00C15F4C" w:rsidRDefault="00870357">
            <w:pPr>
              <w:rPr>
                <w:rFonts w:ascii="Lucida Console" w:hAnsi="Lucida Console"/>
                <w:b/>
                <w:sz w:val="12"/>
                <w:szCs w:val="12"/>
                <w:rPrChange w:id="81" w:author="Omar Cardona" w:date="2016-10-08T18:19:00Z">
                  <w:rPr>
                    <w:rFonts w:ascii="Lucida Console" w:hAnsi="Lucida Console"/>
                    <w:sz w:val="12"/>
                    <w:szCs w:val="12"/>
                  </w:rPr>
                </w:rPrChange>
              </w:rPr>
            </w:pPr>
            <w:ins w:id="82" w:author="Omar Cardona" w:date="2016-10-08T18:19:00Z">
              <w:r w:rsidRPr="00C15F4C">
                <w:rPr>
                  <w:rFonts w:ascii="Lucida Console" w:hAnsi="Lucida Console"/>
                  <w:b/>
                  <w:sz w:val="12"/>
                  <w:szCs w:val="12"/>
                  <w:rPrChange w:id="83" w:author="Omar Cardona" w:date="2016-10-08T18:19:00Z">
                    <w:rPr>
                      <w:rFonts w:ascii="Lucida Console" w:hAnsi="Lucida Console"/>
                      <w:sz w:val="12"/>
                      <w:szCs w:val="12"/>
                    </w:rPr>
                  </w:rPrChange>
                </w:rPr>
                <w:t>1</w:t>
              </w:r>
            </w:ins>
          </w:p>
        </w:tc>
        <w:tc>
          <w:tcPr>
            <w:tcW w:w="222" w:type="dxa"/>
            <w:shd w:val="clear" w:color="auto" w:fill="92D050"/>
            <w:tcPrChange w:id="84" w:author="Omar Cardona" w:date="2016-10-08T18:22:00Z">
              <w:tcPr>
                <w:tcW w:w="434" w:type="dxa"/>
                <w:shd w:val="clear" w:color="auto" w:fill="92D050"/>
              </w:tcPr>
            </w:tcPrChange>
          </w:tcPr>
          <w:p w14:paraId="2F3DE544" w14:textId="6AC133FF" w:rsidR="00633605" w:rsidRPr="00870357" w:rsidRDefault="00633605" w:rsidP="00633605">
            <w:pPr>
              <w:rPr>
                <w:rFonts w:ascii="Lucida Console" w:hAnsi="Lucida Console"/>
                <w:sz w:val="12"/>
                <w:szCs w:val="12"/>
                <w:rPrChange w:id="85" w:author="Omar Cardona" w:date="2016-10-08T18:19:00Z">
                  <w:rPr>
                    <w:rFonts w:ascii="Lucida Console" w:hAnsi="Lucida Console"/>
                    <w:b/>
                    <w:sz w:val="12"/>
                    <w:szCs w:val="12"/>
                  </w:rPr>
                </w:rPrChange>
              </w:rPr>
            </w:pPr>
          </w:p>
        </w:tc>
        <w:tc>
          <w:tcPr>
            <w:tcW w:w="222" w:type="dxa"/>
            <w:shd w:val="clear" w:color="auto" w:fill="00B0F0"/>
            <w:tcPrChange w:id="86" w:author="Omar Cardona" w:date="2016-10-08T18:22:00Z">
              <w:tcPr>
                <w:tcW w:w="434" w:type="dxa"/>
                <w:shd w:val="clear" w:color="auto" w:fill="00B0F0"/>
              </w:tcPr>
            </w:tcPrChange>
          </w:tcPr>
          <w:p w14:paraId="7491377E" w14:textId="77777777" w:rsidR="00633605" w:rsidRPr="00870357" w:rsidRDefault="00633605" w:rsidP="00633605">
            <w:pPr>
              <w:rPr>
                <w:rFonts w:ascii="Lucida Console" w:hAnsi="Lucida Console"/>
                <w:sz w:val="12"/>
                <w:szCs w:val="12"/>
                <w:rPrChange w:id="87" w:author="Omar Cardona" w:date="2016-10-08T18:19:00Z">
                  <w:rPr>
                    <w:rFonts w:ascii="Lucida Console" w:hAnsi="Lucida Console"/>
                    <w:b/>
                    <w:sz w:val="12"/>
                    <w:szCs w:val="12"/>
                  </w:rPr>
                </w:rPrChange>
              </w:rPr>
            </w:pPr>
          </w:p>
        </w:tc>
        <w:tc>
          <w:tcPr>
            <w:tcW w:w="10058" w:type="dxa"/>
            <w:shd w:val="clear" w:color="auto" w:fill="auto"/>
            <w:tcPrChange w:id="88" w:author="Omar Cardona" w:date="2016-10-08T18:22:00Z">
              <w:tcPr>
                <w:tcW w:w="9393" w:type="dxa"/>
                <w:shd w:val="clear" w:color="auto" w:fill="auto"/>
              </w:tcPr>
            </w:tcPrChange>
          </w:tcPr>
          <w:p w14:paraId="020ADC28" w14:textId="3D75F473" w:rsidR="00633605" w:rsidRPr="007A4C93" w:rsidRDefault="001E55E1" w:rsidP="00633605">
            <w:pPr>
              <w:rPr>
                <w:rFonts w:ascii="Lucida Console" w:hAnsi="Lucida Console"/>
                <w:b/>
                <w:sz w:val="12"/>
                <w:szCs w:val="12"/>
              </w:rPr>
            </w:pPr>
            <w:r>
              <w:rPr>
                <w:noProof/>
              </w:rPr>
              <w:drawing>
                <wp:inline distT="0" distB="0" distL="0" distR="0" wp14:anchorId="712FABC1" wp14:editId="41C82A4F">
                  <wp:extent cx="6278220" cy="1668379"/>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6785" cy="1686600"/>
                          </a:xfrm>
                          <a:prstGeom prst="rect">
                            <a:avLst/>
                          </a:prstGeom>
                        </pic:spPr>
                      </pic:pic>
                    </a:graphicData>
                  </a:graphic>
                </wp:inline>
              </w:drawing>
            </w:r>
          </w:p>
        </w:tc>
      </w:tr>
      <w:tr w:rsidR="003F3F97" w:rsidRPr="007A4C93" w14:paraId="0F532515" w14:textId="77777777" w:rsidTr="007B48A4">
        <w:tc>
          <w:tcPr>
            <w:tcW w:w="288" w:type="dxa"/>
            <w:tcPrChange w:id="89" w:author="Omar Cardona" w:date="2016-10-08T18:22:00Z">
              <w:tcPr>
                <w:tcW w:w="529" w:type="dxa"/>
              </w:tcPr>
            </w:tcPrChange>
          </w:tcPr>
          <w:p w14:paraId="3AAB64DD" w14:textId="51E2D7BF" w:rsidR="00633605" w:rsidRPr="00C15F4C" w:rsidRDefault="00870357" w:rsidP="00633605">
            <w:pPr>
              <w:rPr>
                <w:rFonts w:ascii="Lucida Console" w:hAnsi="Lucida Console"/>
                <w:b/>
                <w:sz w:val="12"/>
                <w:szCs w:val="12"/>
                <w:rPrChange w:id="90" w:author="Omar Cardona" w:date="2016-10-08T18:19:00Z">
                  <w:rPr>
                    <w:rFonts w:ascii="Lucida Console" w:hAnsi="Lucida Console"/>
                    <w:sz w:val="12"/>
                    <w:szCs w:val="12"/>
                  </w:rPr>
                </w:rPrChange>
              </w:rPr>
            </w:pPr>
            <w:ins w:id="91" w:author="Omar Cardona" w:date="2016-10-08T18:19:00Z">
              <w:r w:rsidRPr="00C15F4C">
                <w:rPr>
                  <w:rFonts w:ascii="Lucida Console" w:hAnsi="Lucida Console"/>
                  <w:b/>
                  <w:sz w:val="12"/>
                  <w:szCs w:val="12"/>
                  <w:rPrChange w:id="92" w:author="Omar Cardona" w:date="2016-10-08T18:19:00Z">
                    <w:rPr>
                      <w:rFonts w:ascii="Lucida Console" w:hAnsi="Lucida Console"/>
                      <w:sz w:val="12"/>
                      <w:szCs w:val="12"/>
                    </w:rPr>
                  </w:rPrChange>
                </w:rPr>
                <w:t>2</w:t>
              </w:r>
            </w:ins>
          </w:p>
        </w:tc>
        <w:tc>
          <w:tcPr>
            <w:tcW w:w="222" w:type="dxa"/>
            <w:shd w:val="clear" w:color="auto" w:fill="92D050"/>
            <w:tcPrChange w:id="93" w:author="Omar Cardona" w:date="2016-10-08T18:22:00Z">
              <w:tcPr>
                <w:tcW w:w="434" w:type="dxa"/>
                <w:shd w:val="clear" w:color="auto" w:fill="92D050"/>
              </w:tcPr>
            </w:tcPrChange>
          </w:tcPr>
          <w:p w14:paraId="5C495078" w14:textId="164F27DC" w:rsidR="00633605" w:rsidRPr="00870357" w:rsidRDefault="00633605" w:rsidP="00633605">
            <w:pPr>
              <w:rPr>
                <w:rFonts w:ascii="Lucida Console" w:hAnsi="Lucida Console"/>
                <w:sz w:val="12"/>
                <w:szCs w:val="12"/>
              </w:rPr>
            </w:pPr>
          </w:p>
        </w:tc>
        <w:tc>
          <w:tcPr>
            <w:tcW w:w="222" w:type="dxa"/>
            <w:shd w:val="clear" w:color="auto" w:fill="00B0F0"/>
            <w:tcPrChange w:id="94" w:author="Omar Cardona" w:date="2016-10-08T18:22:00Z">
              <w:tcPr>
                <w:tcW w:w="434" w:type="dxa"/>
                <w:shd w:val="clear" w:color="auto" w:fill="00B0F0"/>
              </w:tcPr>
            </w:tcPrChange>
          </w:tcPr>
          <w:p w14:paraId="03A0F1CD" w14:textId="77777777" w:rsidR="00633605" w:rsidRPr="00870357" w:rsidRDefault="00633605" w:rsidP="00633605">
            <w:pPr>
              <w:rPr>
                <w:rFonts w:ascii="Lucida Console" w:hAnsi="Lucida Console"/>
                <w:sz w:val="12"/>
                <w:szCs w:val="12"/>
              </w:rPr>
            </w:pPr>
          </w:p>
        </w:tc>
        <w:tc>
          <w:tcPr>
            <w:tcW w:w="10058" w:type="dxa"/>
            <w:tcPrChange w:id="95" w:author="Omar Cardona" w:date="2016-10-08T18:22:00Z">
              <w:tcPr>
                <w:tcW w:w="9393" w:type="dxa"/>
              </w:tcPr>
            </w:tcPrChange>
          </w:tcPr>
          <w:p w14:paraId="752A4889" w14:textId="53366640" w:rsidR="00481B10" w:rsidRPr="00B957AD" w:rsidRDefault="00481B10" w:rsidP="00633605">
            <w:pPr>
              <w:rPr>
                <w:ins w:id="96" w:author="Brian Leong (Inspur Worldwide Services Ltd)" w:date="2016-09-30T13:56:00Z"/>
                <w:rFonts w:ascii="Lucida Console" w:eastAsia="Times New Roman" w:hAnsi="Lucida Console" w:cs="Calibri"/>
                <w:color w:val="009900"/>
                <w:sz w:val="12"/>
                <w:szCs w:val="12"/>
              </w:rPr>
            </w:pPr>
          </w:p>
          <w:tbl>
            <w:tblPr>
              <w:tblStyle w:val="TableGrid"/>
              <w:tblW w:w="0" w:type="auto"/>
              <w:tblLook w:val="04A0" w:firstRow="1" w:lastRow="0" w:firstColumn="1" w:lastColumn="0" w:noHBand="0" w:noVBand="1"/>
            </w:tblPr>
            <w:tblGrid>
              <w:gridCol w:w="9832"/>
            </w:tblGrid>
            <w:tr w:rsidR="007118A2" w:rsidDel="007118A2" w14:paraId="39444C42" w14:textId="01CA7A54" w:rsidTr="00AE442D">
              <w:trPr>
                <w:ins w:id="97" w:author="Brian Leong (Inspur Worldwide Services Ltd)" w:date="2016-09-30T14:15:00Z"/>
                <w:del w:id="98" w:author="Omar Cardona" w:date="2016-10-08T18:01:00Z"/>
              </w:trPr>
              <w:tc>
                <w:tcPr>
                  <w:tcW w:w="9890" w:type="dxa"/>
                </w:tcPr>
                <w:p w14:paraId="074DF7D5" w14:textId="2C0E86CA" w:rsidR="007118A2" w:rsidDel="007118A2" w:rsidRDefault="007118A2" w:rsidP="00633605">
                  <w:pPr>
                    <w:rPr>
                      <w:ins w:id="99" w:author="Brian Leong (Inspur Worldwide Services Ltd)" w:date="2016-09-30T14:15:00Z"/>
                      <w:del w:id="100" w:author="Omar Cardona" w:date="2016-10-08T18:00:00Z"/>
                      <w:rFonts w:ascii="Lucida Console" w:eastAsia="Times New Roman" w:hAnsi="Lucida Console" w:cs="Calibri"/>
                      <w:sz w:val="12"/>
                      <w:szCs w:val="12"/>
                    </w:rPr>
                  </w:pPr>
                </w:p>
                <w:p w14:paraId="2F12909A" w14:textId="5CDEB6FD" w:rsidR="007118A2" w:rsidRPr="00836A5F" w:rsidDel="00DC1ADC" w:rsidRDefault="007118A2" w:rsidP="00633605">
                  <w:pPr>
                    <w:rPr>
                      <w:ins w:id="101" w:author="Brian Leong (Inspur Worldwide Services Ltd)" w:date="2016-09-30T14:35:00Z"/>
                      <w:del w:id="102" w:author="Omar Cardona" w:date="2016-10-08T18:01:00Z"/>
                      <w:rFonts w:ascii="Lucida Console" w:eastAsia="Times New Roman" w:hAnsi="Lucida Console" w:cs="Calibri"/>
                      <w:sz w:val="12"/>
                      <w:szCs w:val="12"/>
                      <w:highlight w:val="red"/>
                      <w:rPrChange w:id="103" w:author="Omar Cardona" w:date="2016-10-07T20:26:00Z">
                        <w:rPr>
                          <w:ins w:id="104" w:author="Brian Leong (Inspur Worldwide Services Ltd)" w:date="2016-09-30T14:35:00Z"/>
                          <w:del w:id="105" w:author="Omar Cardona" w:date="2016-10-08T18:01:00Z"/>
                          <w:rFonts w:ascii="Lucida Console" w:eastAsia="Times New Roman" w:hAnsi="Lucida Console" w:cs="Calibri"/>
                          <w:sz w:val="12"/>
                          <w:szCs w:val="12"/>
                        </w:rPr>
                      </w:rPrChange>
                    </w:rPr>
                  </w:pPr>
                  <w:ins w:id="106" w:author="Brian Leong (Inspur Worldwide Services Ltd)" w:date="2016-09-30T14:15:00Z">
                    <w:del w:id="107" w:author="Omar Cardona" w:date="2016-10-08T18:00:00Z">
                      <w:r w:rsidRPr="00836A5F" w:rsidDel="007118A2">
                        <w:rPr>
                          <w:rFonts w:ascii="Lucida Console" w:eastAsia="Times New Roman" w:hAnsi="Lucida Console" w:cs="Calibri"/>
                          <w:sz w:val="12"/>
                          <w:szCs w:val="12"/>
                          <w:highlight w:val="red"/>
                          <w:rPrChange w:id="108" w:author="Omar Cardona" w:date="2016-10-07T20:26:00Z">
                            <w:rPr>
                              <w:rFonts w:ascii="Lucida Console" w:eastAsia="Times New Roman" w:hAnsi="Lucida Console" w:cs="Calibri"/>
                              <w:sz w:val="12"/>
                              <w:szCs w:val="12"/>
                            </w:rPr>
                          </w:rPrChange>
                        </w:rPr>
                        <w:delText>[Brian] In the diagrams above, it might be helpful to explain that TOR represents the Top Of Rack switch</w:delText>
                      </w:r>
                    </w:del>
                  </w:ins>
                  <w:ins w:id="109" w:author="Brian Leong (Inspur Worldwide Services Ltd)" w:date="2016-09-30T16:36:00Z">
                    <w:del w:id="110" w:author="Omar Cardona" w:date="2016-10-08T18:00:00Z">
                      <w:r w:rsidRPr="00836A5F" w:rsidDel="007118A2">
                        <w:rPr>
                          <w:rFonts w:ascii="Lucida Console" w:eastAsia="Times New Roman" w:hAnsi="Lucida Console" w:cs="Calibri"/>
                          <w:sz w:val="12"/>
                          <w:szCs w:val="12"/>
                          <w:highlight w:val="red"/>
                          <w:rPrChange w:id="111" w:author="Omar Cardona" w:date="2016-10-07T20:26:00Z">
                            <w:rPr>
                              <w:rFonts w:ascii="Lucida Console" w:eastAsia="Times New Roman" w:hAnsi="Lucida Console" w:cs="Calibri"/>
                              <w:sz w:val="12"/>
                              <w:szCs w:val="12"/>
                            </w:rPr>
                          </w:rPrChange>
                        </w:rPr>
                        <w:delText xml:space="preserve"> (although I see this mentioned in the later “Configure VLANs” section)</w:delText>
                      </w:r>
                    </w:del>
                  </w:ins>
                  <w:ins w:id="112" w:author="Brian Leong (Inspur Worldwide Services Ltd)" w:date="2016-09-30T14:15:00Z">
                    <w:del w:id="113" w:author="Omar Cardona" w:date="2016-10-08T18:00:00Z">
                      <w:r w:rsidRPr="00836A5F" w:rsidDel="007118A2">
                        <w:rPr>
                          <w:rFonts w:ascii="Lucida Console" w:eastAsia="Times New Roman" w:hAnsi="Lucida Console" w:cs="Calibri"/>
                          <w:sz w:val="12"/>
                          <w:szCs w:val="12"/>
                          <w:highlight w:val="red"/>
                          <w:rPrChange w:id="114" w:author="Omar Cardona" w:date="2016-10-07T20:26:00Z">
                            <w:rPr>
                              <w:rFonts w:ascii="Lucida Console" w:eastAsia="Times New Roman" w:hAnsi="Lucida Console" w:cs="Calibri"/>
                              <w:sz w:val="12"/>
                              <w:szCs w:val="12"/>
                            </w:rPr>
                          </w:rPrChange>
                        </w:rPr>
                        <w:delText>, and that pNIC refers to the physical NICs.</w:delText>
                      </w:r>
                    </w:del>
                  </w:ins>
                  <w:ins w:id="115" w:author="Brian Leong (Inspur Worldwide Services Ltd)" w:date="2016-09-30T16:37:00Z">
                    <w:del w:id="116" w:author="Omar Cardona" w:date="2016-10-08T18:01:00Z">
                      <w:r w:rsidRPr="00836A5F" w:rsidDel="00DC1ADC">
                        <w:rPr>
                          <w:rFonts w:ascii="Lucida Console" w:eastAsia="Times New Roman" w:hAnsi="Lucida Console" w:cs="Calibri"/>
                          <w:sz w:val="12"/>
                          <w:szCs w:val="12"/>
                          <w:highlight w:val="red"/>
                          <w:rPrChange w:id="117" w:author="Omar Cardona" w:date="2016-10-07T20:26:00Z">
                            <w:rPr>
                              <w:rFonts w:ascii="Lucida Console" w:eastAsia="Times New Roman" w:hAnsi="Lucida Console" w:cs="Calibri"/>
                              <w:sz w:val="12"/>
                              <w:szCs w:val="12"/>
                            </w:rPr>
                          </w:rPrChange>
                        </w:rPr>
                        <w:br/>
                      </w:r>
                      <w:r w:rsidRPr="00836A5F" w:rsidDel="00DC1ADC">
                        <w:rPr>
                          <w:rFonts w:ascii="Lucida Console" w:eastAsia="Times New Roman" w:hAnsi="Lucida Console" w:cs="Calibri"/>
                          <w:sz w:val="12"/>
                          <w:szCs w:val="12"/>
                          <w:highlight w:val="red"/>
                          <w:rPrChange w:id="118" w:author="Omar Cardona" w:date="2016-10-07T20:26:00Z">
                            <w:rPr>
                              <w:rFonts w:ascii="Lucida Console" w:eastAsia="Times New Roman" w:hAnsi="Lucida Console" w:cs="Calibri"/>
                              <w:sz w:val="12"/>
                              <w:szCs w:val="12"/>
                            </w:rPr>
                          </w:rPrChange>
                        </w:rPr>
                        <w:br/>
                        <w:delText>I</w:delText>
                      </w:r>
                    </w:del>
                  </w:ins>
                  <w:ins w:id="119" w:author="Brian Leong (Inspur Worldwide Services Ltd)" w:date="2016-09-30T14:15:00Z">
                    <w:del w:id="120" w:author="Omar Cardona" w:date="2016-10-08T18:01:00Z">
                      <w:r w:rsidRPr="00836A5F" w:rsidDel="00DC1ADC">
                        <w:rPr>
                          <w:rFonts w:ascii="Lucida Console" w:eastAsia="Times New Roman" w:hAnsi="Lucida Console" w:cs="Calibri"/>
                          <w:sz w:val="12"/>
                          <w:szCs w:val="12"/>
                          <w:highlight w:val="red"/>
                          <w:rPrChange w:id="121" w:author="Omar Cardona" w:date="2016-10-07T20:26:00Z">
                            <w:rPr>
                              <w:rFonts w:ascii="Lucida Console" w:eastAsia="Times New Roman" w:hAnsi="Lucida Console" w:cs="Calibri"/>
                              <w:sz w:val="12"/>
                              <w:szCs w:val="12"/>
                            </w:rPr>
                          </w:rPrChange>
                        </w:rPr>
                        <w:delText>nclud</w:delText>
                      </w:r>
                    </w:del>
                  </w:ins>
                  <w:ins w:id="122" w:author="Brian Leong (Inspur Worldwide Services Ltd)" w:date="2016-09-30T16:37:00Z">
                    <w:del w:id="123" w:author="Omar Cardona" w:date="2016-10-08T18:01:00Z">
                      <w:r w:rsidRPr="00836A5F" w:rsidDel="00DC1ADC">
                        <w:rPr>
                          <w:rFonts w:ascii="Lucida Console" w:eastAsia="Times New Roman" w:hAnsi="Lucida Console" w:cs="Calibri"/>
                          <w:sz w:val="12"/>
                          <w:szCs w:val="12"/>
                          <w:highlight w:val="red"/>
                          <w:rPrChange w:id="124" w:author="Omar Cardona" w:date="2016-10-07T20:26:00Z">
                            <w:rPr>
                              <w:rFonts w:ascii="Lucida Console" w:eastAsia="Times New Roman" w:hAnsi="Lucida Console" w:cs="Calibri"/>
                              <w:sz w:val="12"/>
                              <w:szCs w:val="12"/>
                            </w:rPr>
                          </w:rPrChange>
                        </w:rPr>
                        <w:delText>ing</w:delText>
                      </w:r>
                    </w:del>
                  </w:ins>
                  <w:ins w:id="125" w:author="Brian Leong (Inspur Worldwide Services Ltd)" w:date="2016-09-30T14:15:00Z">
                    <w:del w:id="126" w:author="Omar Cardona" w:date="2016-10-08T18:01:00Z">
                      <w:r w:rsidRPr="00836A5F" w:rsidDel="00DC1ADC">
                        <w:rPr>
                          <w:rFonts w:ascii="Lucida Console" w:eastAsia="Times New Roman" w:hAnsi="Lucida Console" w:cs="Calibri"/>
                          <w:sz w:val="12"/>
                          <w:szCs w:val="12"/>
                          <w:highlight w:val="red"/>
                          <w:rPrChange w:id="127" w:author="Omar Cardona" w:date="2016-10-07T20:26:00Z">
                            <w:rPr>
                              <w:rFonts w:ascii="Lucida Console" w:eastAsia="Times New Roman" w:hAnsi="Lucida Console" w:cs="Calibri"/>
                              <w:sz w:val="12"/>
                              <w:szCs w:val="12"/>
                            </w:rPr>
                          </w:rPrChange>
                        </w:rPr>
                        <w:delText xml:space="preserve"> the example net adapter names</w:delText>
                      </w:r>
                    </w:del>
                  </w:ins>
                  <w:ins w:id="128" w:author="Brian Leong (Inspur Worldwide Services Ltd)" w:date="2016-09-30T16:37:00Z">
                    <w:del w:id="129" w:author="Omar Cardona" w:date="2016-10-08T18:01:00Z">
                      <w:r w:rsidRPr="00836A5F" w:rsidDel="00DC1ADC">
                        <w:rPr>
                          <w:rFonts w:ascii="Lucida Console" w:eastAsia="Times New Roman" w:hAnsi="Lucida Console" w:cs="Calibri"/>
                          <w:sz w:val="12"/>
                          <w:szCs w:val="12"/>
                          <w:highlight w:val="red"/>
                          <w:rPrChange w:id="130" w:author="Omar Cardona" w:date="2016-10-07T20:26:00Z">
                            <w:rPr>
                              <w:rFonts w:ascii="Lucida Console" w:eastAsia="Times New Roman" w:hAnsi="Lucida Console" w:cs="Calibri"/>
                              <w:sz w:val="12"/>
                              <w:szCs w:val="12"/>
                            </w:rPr>
                          </w:rPrChange>
                        </w:rPr>
                        <w:delText xml:space="preserve"> could be helpful to those playing along at home</w:delText>
                      </w:r>
                    </w:del>
                  </w:ins>
                  <w:ins w:id="131" w:author="Brian Leong (Inspur Worldwide Services Ltd)" w:date="2016-09-30T14:15:00Z">
                    <w:del w:id="132" w:author="Omar Cardona" w:date="2016-10-08T18:01:00Z">
                      <w:r w:rsidRPr="00836A5F" w:rsidDel="00DC1ADC">
                        <w:rPr>
                          <w:rFonts w:ascii="Lucida Console" w:eastAsia="Times New Roman" w:hAnsi="Lucida Console" w:cs="Calibri"/>
                          <w:sz w:val="12"/>
                          <w:szCs w:val="12"/>
                          <w:highlight w:val="red"/>
                          <w:rPrChange w:id="133" w:author="Omar Cardona" w:date="2016-10-07T20:26:00Z">
                            <w:rPr>
                              <w:rFonts w:ascii="Lucida Console" w:eastAsia="Times New Roman" w:hAnsi="Lucida Console" w:cs="Calibri"/>
                              <w:sz w:val="12"/>
                              <w:szCs w:val="12"/>
                            </w:rPr>
                          </w:rPrChange>
                        </w:rPr>
                        <w:delText>.</w:delText>
                      </w:r>
                    </w:del>
                  </w:ins>
                </w:p>
                <w:p w14:paraId="444B70C2" w14:textId="671F0184" w:rsidR="007118A2" w:rsidRPr="00836A5F" w:rsidDel="00DC1ADC" w:rsidRDefault="007118A2" w:rsidP="00633605">
                  <w:pPr>
                    <w:rPr>
                      <w:ins w:id="134" w:author="Brian Leong (Inspur Worldwide Services Ltd)" w:date="2016-09-30T14:35:00Z"/>
                      <w:del w:id="135" w:author="Omar Cardona" w:date="2016-10-08T18:01:00Z"/>
                      <w:rFonts w:ascii="Lucida Console" w:eastAsia="Times New Roman" w:hAnsi="Lucida Console" w:cs="Calibri"/>
                      <w:sz w:val="12"/>
                      <w:szCs w:val="12"/>
                      <w:highlight w:val="red"/>
                      <w:rPrChange w:id="136" w:author="Omar Cardona" w:date="2016-10-07T20:26:00Z">
                        <w:rPr>
                          <w:ins w:id="137" w:author="Brian Leong (Inspur Worldwide Services Ltd)" w:date="2016-09-30T14:35:00Z"/>
                          <w:del w:id="138" w:author="Omar Cardona" w:date="2016-10-08T18:01:00Z"/>
                          <w:rFonts w:ascii="Lucida Console" w:eastAsia="Times New Roman" w:hAnsi="Lucida Console" w:cs="Calibri"/>
                          <w:sz w:val="12"/>
                          <w:szCs w:val="12"/>
                        </w:rPr>
                      </w:rPrChange>
                    </w:rPr>
                  </w:pPr>
                </w:p>
                <w:p w14:paraId="119494A1" w14:textId="40764BBC" w:rsidR="007118A2" w:rsidRPr="00836A5F" w:rsidDel="00F338BF" w:rsidRDefault="007118A2" w:rsidP="00633605">
                  <w:pPr>
                    <w:rPr>
                      <w:ins w:id="139" w:author="Brian Leong (Inspur Worldwide Services Ltd)" w:date="2016-09-30T15:38:00Z"/>
                      <w:del w:id="140" w:author="Omar Cardona" w:date="2016-10-08T17:58:00Z"/>
                      <w:rFonts w:ascii="Lucida Console" w:eastAsia="Times New Roman" w:hAnsi="Lucida Console" w:cs="Calibri"/>
                      <w:sz w:val="12"/>
                      <w:szCs w:val="12"/>
                      <w:highlight w:val="red"/>
                      <w:rPrChange w:id="141" w:author="Omar Cardona" w:date="2016-10-07T20:26:00Z">
                        <w:rPr>
                          <w:ins w:id="142" w:author="Brian Leong (Inspur Worldwide Services Ltd)" w:date="2016-09-30T15:38:00Z"/>
                          <w:del w:id="143" w:author="Omar Cardona" w:date="2016-10-08T17:58:00Z"/>
                          <w:rFonts w:ascii="Lucida Console" w:eastAsia="Times New Roman" w:hAnsi="Lucida Console" w:cs="Calibri"/>
                          <w:sz w:val="12"/>
                          <w:szCs w:val="12"/>
                        </w:rPr>
                      </w:rPrChange>
                    </w:rPr>
                  </w:pPr>
                  <w:ins w:id="144" w:author="Brian Leong (Inspur Worldwide Services Ltd)" w:date="2016-09-30T14:36:00Z">
                    <w:del w:id="145" w:author="Omar Cardona" w:date="2016-10-08T17:58:00Z">
                      <w:r w:rsidRPr="00836A5F" w:rsidDel="00F338BF">
                        <w:rPr>
                          <w:rFonts w:ascii="Lucida Console" w:eastAsia="Times New Roman" w:hAnsi="Lucida Console" w:cs="Calibri"/>
                          <w:sz w:val="12"/>
                          <w:szCs w:val="12"/>
                          <w:highlight w:val="red"/>
                          <w:rPrChange w:id="146" w:author="Omar Cardona" w:date="2016-10-07T20:26:00Z">
                            <w:rPr>
                              <w:rFonts w:ascii="Lucida Console" w:eastAsia="Times New Roman" w:hAnsi="Lucida Console" w:cs="Calibri"/>
                              <w:sz w:val="12"/>
                              <w:szCs w:val="12"/>
                            </w:rPr>
                          </w:rPrChange>
                        </w:rPr>
                        <w:delText xml:space="preserve">It would also be good to </w:delText>
                      </w:r>
                    </w:del>
                  </w:ins>
                  <w:ins w:id="147" w:author="Brian Leong (Inspur Worldwide Services Ltd)" w:date="2016-09-30T16:02:00Z">
                    <w:del w:id="148" w:author="Omar Cardona" w:date="2016-10-08T17:58:00Z">
                      <w:r w:rsidRPr="00836A5F" w:rsidDel="00F338BF">
                        <w:rPr>
                          <w:rFonts w:ascii="Lucida Console" w:eastAsia="Times New Roman" w:hAnsi="Lucida Console" w:cs="Calibri"/>
                          <w:sz w:val="12"/>
                          <w:szCs w:val="12"/>
                          <w:highlight w:val="red"/>
                          <w:rPrChange w:id="149" w:author="Omar Cardona" w:date="2016-10-07T20:26:00Z">
                            <w:rPr>
                              <w:rFonts w:ascii="Lucida Console" w:eastAsia="Times New Roman" w:hAnsi="Lucida Console" w:cs="Calibri"/>
                              <w:sz w:val="12"/>
                              <w:szCs w:val="12"/>
                            </w:rPr>
                          </w:rPrChange>
                        </w:rPr>
                        <w:delText>include</w:delText>
                      </w:r>
                    </w:del>
                  </w:ins>
                  <w:ins w:id="150" w:author="Brian Leong (Inspur Worldwide Services Ltd)" w:date="2016-09-30T14:36:00Z">
                    <w:del w:id="151" w:author="Omar Cardona" w:date="2016-10-08T17:58:00Z">
                      <w:r w:rsidRPr="00836A5F" w:rsidDel="00F338BF">
                        <w:rPr>
                          <w:rFonts w:ascii="Lucida Console" w:eastAsia="Times New Roman" w:hAnsi="Lucida Console" w:cs="Calibri"/>
                          <w:sz w:val="12"/>
                          <w:szCs w:val="12"/>
                          <w:highlight w:val="red"/>
                          <w:rPrChange w:id="152" w:author="Omar Cardona" w:date="2016-10-07T20:26:00Z">
                            <w:rPr>
                              <w:rFonts w:ascii="Lucida Console" w:eastAsia="Times New Roman" w:hAnsi="Lucida Console" w:cs="Calibri"/>
                              <w:sz w:val="12"/>
                              <w:szCs w:val="12"/>
                            </w:rPr>
                          </w:rPrChange>
                        </w:rPr>
                        <w:delText xml:space="preserve"> an </w:delText>
                      </w:r>
                    </w:del>
                  </w:ins>
                  <w:ins w:id="153" w:author="Brian Leong (Inspur Worldwide Services Ltd)" w:date="2016-09-30T14:35:00Z">
                    <w:del w:id="154" w:author="Omar Cardona" w:date="2016-10-08T17:58:00Z">
                      <w:r w:rsidRPr="00836A5F" w:rsidDel="00F338BF">
                        <w:rPr>
                          <w:rFonts w:ascii="Lucida Console" w:eastAsia="Times New Roman" w:hAnsi="Lucida Console" w:cs="Calibri"/>
                          <w:sz w:val="12"/>
                          <w:szCs w:val="12"/>
                          <w:highlight w:val="red"/>
                          <w:rPrChange w:id="155" w:author="Omar Cardona" w:date="2016-10-07T20:26:00Z">
                            <w:rPr>
                              <w:rFonts w:ascii="Lucida Console" w:eastAsia="Times New Roman" w:hAnsi="Lucida Console" w:cs="Calibri"/>
                              <w:sz w:val="12"/>
                              <w:szCs w:val="12"/>
                            </w:rPr>
                          </w:rPrChange>
                        </w:rPr>
                        <w:delText xml:space="preserve">explanation of the </w:delText>
                      </w:r>
                    </w:del>
                  </w:ins>
                  <w:ins w:id="156" w:author="Brian Leong (Inspur Worldwide Services Ltd)" w:date="2016-09-30T14:37:00Z">
                    <w:del w:id="157" w:author="Omar Cardona" w:date="2016-10-08T17:58:00Z">
                      <w:r w:rsidRPr="00836A5F" w:rsidDel="00F338BF">
                        <w:rPr>
                          <w:rFonts w:ascii="Lucida Console" w:eastAsia="Times New Roman" w:hAnsi="Lucida Console" w:cs="Calibri"/>
                          <w:sz w:val="12"/>
                          <w:szCs w:val="12"/>
                          <w:highlight w:val="red"/>
                          <w:rPrChange w:id="158" w:author="Omar Cardona" w:date="2016-10-07T20:26:00Z">
                            <w:rPr>
                              <w:rFonts w:ascii="Lucida Console" w:eastAsia="Times New Roman" w:hAnsi="Lucida Console" w:cs="Calibri"/>
                              <w:sz w:val="12"/>
                              <w:szCs w:val="12"/>
                            </w:rPr>
                          </w:rPrChange>
                        </w:rPr>
                        <w:delText xml:space="preserve">diagram and step </w:delText>
                      </w:r>
                    </w:del>
                  </w:ins>
                  <w:ins w:id="159" w:author="Brian Leong (Inspur Worldwide Services Ltd)" w:date="2016-09-30T14:35:00Z">
                    <w:del w:id="160" w:author="Omar Cardona" w:date="2016-10-08T17:58:00Z">
                      <w:r w:rsidRPr="00836A5F" w:rsidDel="00F338BF">
                        <w:rPr>
                          <w:rFonts w:ascii="Lucida Console" w:eastAsia="Times New Roman" w:hAnsi="Lucida Console" w:cs="Calibri"/>
                          <w:sz w:val="12"/>
                          <w:szCs w:val="12"/>
                          <w:highlight w:val="red"/>
                          <w:rPrChange w:id="161" w:author="Omar Cardona" w:date="2016-10-07T20:26:00Z">
                            <w:rPr>
                              <w:rFonts w:ascii="Lucida Console" w:eastAsia="Times New Roman" w:hAnsi="Lucida Console" w:cs="Calibri"/>
                              <w:sz w:val="12"/>
                              <w:szCs w:val="12"/>
                            </w:rPr>
                          </w:rPrChange>
                        </w:rPr>
                        <w:delText>color coding scheme</w:delText>
                      </w:r>
                    </w:del>
                  </w:ins>
                  <w:ins w:id="162" w:author="Brian Leong (Inspur Worldwide Services Ltd)" w:date="2016-09-30T14:37:00Z">
                    <w:del w:id="163" w:author="Omar Cardona" w:date="2016-10-08T17:58:00Z">
                      <w:r w:rsidRPr="00836A5F" w:rsidDel="00F338BF">
                        <w:rPr>
                          <w:rFonts w:ascii="Lucida Console" w:eastAsia="Times New Roman" w:hAnsi="Lucida Console" w:cs="Calibri"/>
                          <w:sz w:val="12"/>
                          <w:szCs w:val="12"/>
                          <w:highlight w:val="red"/>
                          <w:rPrChange w:id="164" w:author="Omar Cardona" w:date="2016-10-07T20:26:00Z">
                            <w:rPr>
                              <w:rFonts w:ascii="Lucida Console" w:eastAsia="Times New Roman" w:hAnsi="Lucida Console" w:cs="Calibri"/>
                              <w:sz w:val="12"/>
                              <w:szCs w:val="12"/>
                            </w:rPr>
                          </w:rPrChange>
                        </w:rPr>
                        <w:delText>.</w:delText>
                      </w:r>
                    </w:del>
                  </w:ins>
                </w:p>
                <w:p w14:paraId="5D6453E8" w14:textId="2B8A1D97" w:rsidR="007118A2" w:rsidRPr="00836A5F" w:rsidDel="00DC1ADC" w:rsidRDefault="007118A2" w:rsidP="00633605">
                  <w:pPr>
                    <w:rPr>
                      <w:ins w:id="165" w:author="Brian Leong (Inspur Worldwide Services Ltd)" w:date="2016-09-30T15:38:00Z"/>
                      <w:del w:id="166" w:author="Omar Cardona" w:date="2016-10-08T18:01:00Z"/>
                      <w:rFonts w:ascii="Lucida Console" w:eastAsia="Times New Roman" w:hAnsi="Lucida Console" w:cs="Calibri"/>
                      <w:sz w:val="12"/>
                      <w:szCs w:val="12"/>
                      <w:highlight w:val="red"/>
                      <w:rPrChange w:id="167" w:author="Omar Cardona" w:date="2016-10-07T20:26:00Z">
                        <w:rPr>
                          <w:ins w:id="168" w:author="Brian Leong (Inspur Worldwide Services Ltd)" w:date="2016-09-30T15:38:00Z"/>
                          <w:del w:id="169" w:author="Omar Cardona" w:date="2016-10-08T18:01:00Z"/>
                          <w:rFonts w:ascii="Lucida Console" w:eastAsia="Times New Roman" w:hAnsi="Lucida Console" w:cs="Calibri"/>
                          <w:sz w:val="12"/>
                          <w:szCs w:val="12"/>
                        </w:rPr>
                      </w:rPrChange>
                    </w:rPr>
                  </w:pPr>
                </w:p>
                <w:p w14:paraId="5E261035" w14:textId="5114145A" w:rsidR="007118A2" w:rsidDel="00F338BF" w:rsidRDefault="007118A2" w:rsidP="00633605">
                  <w:pPr>
                    <w:rPr>
                      <w:ins w:id="170" w:author="Brian Leong (Inspur Worldwide Services Ltd)" w:date="2016-09-30T14:15:00Z"/>
                      <w:del w:id="171" w:author="Omar Cardona" w:date="2016-10-08T17:56:00Z"/>
                      <w:rFonts w:ascii="Lucida Console" w:eastAsia="Times New Roman" w:hAnsi="Lucida Console" w:cs="Calibri"/>
                      <w:sz w:val="12"/>
                      <w:szCs w:val="12"/>
                    </w:rPr>
                  </w:pPr>
                  <w:ins w:id="172" w:author="Brian Leong (Inspur Worldwide Services Ltd)" w:date="2016-09-30T15:38:00Z">
                    <w:del w:id="173" w:author="Omar Cardona" w:date="2016-10-08T17:56:00Z">
                      <w:r w:rsidRPr="00836A5F" w:rsidDel="00F338BF">
                        <w:rPr>
                          <w:rFonts w:ascii="Lucida Console" w:eastAsia="Times New Roman" w:hAnsi="Lucida Console" w:cs="Calibri"/>
                          <w:sz w:val="12"/>
                          <w:szCs w:val="12"/>
                          <w:highlight w:val="red"/>
                          <w:rPrChange w:id="174" w:author="Omar Cardona" w:date="2016-10-07T20:26:00Z">
                            <w:rPr>
                              <w:rFonts w:ascii="Lucida Console" w:eastAsia="Times New Roman" w:hAnsi="Lucida Console" w:cs="Calibri"/>
                              <w:sz w:val="12"/>
                              <w:szCs w:val="12"/>
                            </w:rPr>
                          </w:rPrChange>
                        </w:rPr>
                        <w:delText>It’s not clear what we mean by sanitizing the NIC.</w:delText>
                      </w:r>
                    </w:del>
                  </w:ins>
                  <w:ins w:id="175" w:author="Brian Leong (Inspur Worldwide Services Ltd)" w:date="2016-09-30T15:39:00Z">
                    <w:del w:id="176" w:author="Omar Cardona" w:date="2016-10-08T17:56:00Z">
                      <w:r w:rsidRPr="00836A5F" w:rsidDel="00F338BF">
                        <w:rPr>
                          <w:rFonts w:ascii="Lucida Console" w:eastAsia="Times New Roman" w:hAnsi="Lucida Console" w:cs="Calibri"/>
                          <w:sz w:val="12"/>
                          <w:szCs w:val="12"/>
                          <w:highlight w:val="red"/>
                          <w:rPrChange w:id="177" w:author="Omar Cardona" w:date="2016-10-07T20:26:00Z">
                            <w:rPr>
                              <w:rFonts w:ascii="Lucida Console" w:eastAsia="Times New Roman" w:hAnsi="Lucida Console" w:cs="Calibri"/>
                              <w:sz w:val="12"/>
                              <w:szCs w:val="12"/>
                            </w:rPr>
                          </w:rPrChange>
                        </w:rPr>
                        <w:delText xml:space="preserve"> Do you mean that in the sense of a sanity check for connectivity?</w:delText>
                      </w:r>
                    </w:del>
                  </w:ins>
                </w:p>
                <w:p w14:paraId="1C7E6DBA" w14:textId="6C9DEE43" w:rsidR="007118A2" w:rsidDel="007118A2" w:rsidRDefault="007118A2">
                  <w:pPr>
                    <w:rPr>
                      <w:ins w:id="178" w:author="Brian Leong (Inspur Worldwide Services Ltd)" w:date="2016-09-30T14:15:00Z"/>
                      <w:del w:id="179" w:author="Omar Cardona" w:date="2016-10-08T18:01:00Z"/>
                      <w:rFonts w:ascii="Lucida Console" w:eastAsia="Times New Roman" w:hAnsi="Lucida Console" w:cs="Calibri"/>
                      <w:sz w:val="12"/>
                      <w:szCs w:val="12"/>
                    </w:rPr>
                  </w:pPr>
                </w:p>
              </w:tc>
            </w:tr>
          </w:tbl>
          <w:p w14:paraId="0EF0B176" w14:textId="61FDB350" w:rsidR="00460B4A" w:rsidRPr="00B957AD" w:rsidRDefault="00460B4A" w:rsidP="00633605">
            <w:pPr>
              <w:rPr>
                <w:ins w:id="180" w:author="Omar Cardona" w:date="2016-10-08T17:54:00Z"/>
                <w:rFonts w:ascii="Lucida Console" w:eastAsia="Times New Roman" w:hAnsi="Lucida Console" w:cs="Calibri"/>
                <w:color w:val="009900"/>
                <w:sz w:val="12"/>
                <w:szCs w:val="12"/>
              </w:rPr>
            </w:pPr>
          </w:p>
          <w:p w14:paraId="5CD4FE7E" w14:textId="1E32FB0B" w:rsidR="00F338BF" w:rsidRPr="00FA60BE" w:rsidDel="00FA60BE" w:rsidRDefault="00F338BF" w:rsidP="00633605">
            <w:pPr>
              <w:rPr>
                <w:del w:id="181" w:author="Omar Cardona" w:date="2016-10-08T18:38:00Z"/>
                <w:rFonts w:ascii="Lucida Console" w:eastAsia="Times New Roman" w:hAnsi="Lucida Console" w:cs="Calibri"/>
                <w:color w:val="000000" w:themeColor="text1"/>
                <w:sz w:val="12"/>
                <w:szCs w:val="12"/>
                <w:rPrChange w:id="182" w:author="Omar Cardona" w:date="2016-11-21T23:40:00Z">
                  <w:rPr>
                    <w:del w:id="183" w:author="Omar Cardona" w:date="2016-10-08T18:38:00Z"/>
                    <w:rFonts w:ascii="Lucida Console" w:eastAsia="Times New Roman" w:hAnsi="Lucida Console" w:cs="Calibri"/>
                    <w:color w:val="009900"/>
                    <w:sz w:val="12"/>
                    <w:szCs w:val="12"/>
                  </w:rPr>
                </w:rPrChange>
              </w:rPr>
            </w:pPr>
            <w:ins w:id="184" w:author="Omar Cardona" w:date="2016-10-08T17:54:00Z">
              <w:r w:rsidRPr="00FA60BE">
                <w:rPr>
                  <w:rFonts w:ascii="Lucida Console" w:eastAsia="Times New Roman" w:hAnsi="Lucida Console" w:cs="Calibri"/>
                  <w:color w:val="000000" w:themeColor="text1"/>
                  <w:sz w:val="12"/>
                  <w:szCs w:val="12"/>
                  <w:rPrChange w:id="185" w:author="Omar Cardona" w:date="2016-11-21T23:40:00Z">
                    <w:rPr>
                      <w:rFonts w:ascii="Lucida Console" w:eastAsia="Times New Roman" w:hAnsi="Lucida Console" w:cs="Calibri"/>
                      <w:color w:val="009900"/>
                      <w:sz w:val="12"/>
                      <w:szCs w:val="12"/>
                    </w:rPr>
                  </w:rPrChange>
                </w:rPr>
                <w:t xml:space="preserve"># </w:t>
              </w:r>
              <w:proofErr w:type="gramStart"/>
              <w:r w:rsidRPr="00FA60BE">
                <w:rPr>
                  <w:rFonts w:ascii="Lucida Console" w:eastAsia="Times New Roman" w:hAnsi="Lucida Console" w:cs="Calibri"/>
                  <w:color w:val="000000" w:themeColor="text1"/>
                  <w:sz w:val="12"/>
                  <w:szCs w:val="12"/>
                  <w:rPrChange w:id="186" w:author="Omar Cardona" w:date="2016-11-21T23:40:00Z">
                    <w:rPr>
                      <w:rFonts w:ascii="Lucida Console" w:eastAsia="Times New Roman" w:hAnsi="Lucida Console" w:cs="Calibri"/>
                      <w:color w:val="009900"/>
                      <w:sz w:val="12"/>
                      <w:szCs w:val="12"/>
                    </w:rPr>
                  </w:rPrChange>
                </w:rPr>
                <w:t>First</w:t>
              </w:r>
              <w:proofErr w:type="gramEnd"/>
              <w:r w:rsidRPr="00FA60BE">
                <w:rPr>
                  <w:rFonts w:ascii="Lucida Console" w:eastAsia="Times New Roman" w:hAnsi="Lucida Console" w:cs="Calibri"/>
                  <w:color w:val="000000" w:themeColor="text1"/>
                  <w:sz w:val="12"/>
                  <w:szCs w:val="12"/>
                  <w:rPrChange w:id="187" w:author="Omar Cardona" w:date="2016-11-21T23:40:00Z">
                    <w:rPr>
                      <w:rFonts w:ascii="Lucida Console" w:eastAsia="Times New Roman" w:hAnsi="Lucida Console" w:cs="Calibri"/>
                      <w:color w:val="009900"/>
                      <w:sz w:val="12"/>
                      <w:szCs w:val="12"/>
                    </w:rPr>
                  </w:rPrChange>
                </w:rPr>
                <w:t xml:space="preserve"> we ensure the </w:t>
              </w:r>
            </w:ins>
            <w:ins w:id="188" w:author="Omar Cardona" w:date="2016-10-08T17:55:00Z">
              <w:r w:rsidRPr="00FA60BE">
                <w:rPr>
                  <w:rFonts w:ascii="Lucida Console" w:eastAsia="Times New Roman" w:hAnsi="Lucida Console" w:cs="Calibri"/>
                  <w:color w:val="000000" w:themeColor="text1"/>
                  <w:sz w:val="12"/>
                  <w:szCs w:val="12"/>
                  <w:rPrChange w:id="189" w:author="Omar Cardona" w:date="2016-11-21T23:40:00Z">
                    <w:rPr>
                      <w:rFonts w:ascii="Lucida Console" w:eastAsia="Times New Roman" w:hAnsi="Lucida Console" w:cs="Calibri"/>
                      <w:color w:val="009900"/>
                      <w:sz w:val="12"/>
                      <w:szCs w:val="12"/>
                    </w:rPr>
                  </w:rPrChange>
                </w:rPr>
                <w:t>p</w:t>
              </w:r>
            </w:ins>
            <w:ins w:id="190" w:author="Omar Cardona" w:date="2016-10-08T17:54:00Z">
              <w:r w:rsidRPr="00FA60BE">
                <w:rPr>
                  <w:rFonts w:ascii="Lucida Console" w:eastAsia="Times New Roman" w:hAnsi="Lucida Console" w:cs="Calibri"/>
                  <w:color w:val="000000" w:themeColor="text1"/>
                  <w:sz w:val="12"/>
                  <w:szCs w:val="12"/>
                  <w:rPrChange w:id="191" w:author="Omar Cardona" w:date="2016-11-21T23:40:00Z">
                    <w:rPr>
                      <w:rFonts w:ascii="Lucida Console" w:eastAsia="Times New Roman" w:hAnsi="Lucida Console" w:cs="Calibri"/>
                      <w:color w:val="009900"/>
                      <w:sz w:val="12"/>
                      <w:szCs w:val="12"/>
                    </w:rPr>
                  </w:rPrChange>
                </w:rPr>
                <w:t xml:space="preserve">NIC </w:t>
              </w:r>
            </w:ins>
            <w:ins w:id="192" w:author="Omar Cardona" w:date="2016-10-08T17:55:00Z">
              <w:r w:rsidRPr="00FA60BE">
                <w:rPr>
                  <w:rFonts w:ascii="Lucida Console" w:eastAsia="Times New Roman" w:hAnsi="Lucida Console" w:cs="Calibri"/>
                  <w:color w:val="000000" w:themeColor="text1"/>
                  <w:sz w:val="12"/>
                  <w:szCs w:val="12"/>
                  <w:rPrChange w:id="193" w:author="Omar Cardona" w:date="2016-11-21T23:40:00Z">
                    <w:rPr>
                      <w:rFonts w:ascii="Lucida Console" w:eastAsia="Times New Roman" w:hAnsi="Lucida Console" w:cs="Calibri"/>
                      <w:color w:val="009900"/>
                      <w:sz w:val="12"/>
                      <w:szCs w:val="12"/>
                    </w:rPr>
                  </w:rPrChange>
                </w:rPr>
                <w:t>over which we’ll create a vSwitch h</w:t>
              </w:r>
            </w:ins>
            <w:ins w:id="194" w:author="Omar Cardona" w:date="2016-10-08T17:54:00Z">
              <w:r w:rsidRPr="00FA60BE">
                <w:rPr>
                  <w:rFonts w:ascii="Lucida Console" w:eastAsia="Times New Roman" w:hAnsi="Lucida Console" w:cs="Calibri"/>
                  <w:color w:val="000000" w:themeColor="text1"/>
                  <w:sz w:val="12"/>
                  <w:szCs w:val="12"/>
                  <w:rPrChange w:id="195" w:author="Omar Cardona" w:date="2016-11-21T23:40:00Z">
                    <w:rPr>
                      <w:rFonts w:ascii="Lucida Console" w:eastAsia="Times New Roman" w:hAnsi="Lucida Console" w:cs="Calibri"/>
                      <w:color w:val="009900"/>
                      <w:sz w:val="12"/>
                      <w:szCs w:val="12"/>
                    </w:rPr>
                  </w:rPrChange>
                </w:rPr>
                <w:t>as basic connectivity to the destination through the Fabric.</w:t>
              </w:r>
            </w:ins>
            <w:ins w:id="196" w:author="Omar Cardona" w:date="2016-10-08T17:55:00Z">
              <w:r w:rsidRPr="00FA60BE">
                <w:rPr>
                  <w:rFonts w:ascii="Lucida Console" w:eastAsia="Times New Roman" w:hAnsi="Lucida Console" w:cs="Calibri"/>
                  <w:color w:val="000000" w:themeColor="text1"/>
                  <w:sz w:val="12"/>
                  <w:szCs w:val="12"/>
                  <w:rPrChange w:id="197" w:author="Omar Cardona" w:date="2016-11-21T23:40:00Z">
                    <w:rPr>
                      <w:rFonts w:ascii="Lucida Console" w:eastAsia="Times New Roman" w:hAnsi="Lucida Console" w:cs="Calibri"/>
                      <w:color w:val="009900"/>
                      <w:sz w:val="12"/>
                      <w:szCs w:val="12"/>
                    </w:rPr>
                  </w:rPrChange>
                </w:rPr>
                <w:t xml:space="preserve">  This encompasses </w:t>
              </w:r>
            </w:ins>
            <w:ins w:id="198" w:author="Omar Cardona" w:date="2016-10-08T17:56:00Z">
              <w:r w:rsidRPr="00FA60BE">
                <w:rPr>
                  <w:rFonts w:ascii="Lucida Console" w:eastAsia="Times New Roman" w:hAnsi="Lucida Console" w:cs="Calibri"/>
                  <w:color w:val="000000" w:themeColor="text1"/>
                  <w:sz w:val="12"/>
                  <w:szCs w:val="12"/>
                  <w:rPrChange w:id="199" w:author="Omar Cardona" w:date="2016-11-21T23:40:00Z">
                    <w:rPr>
                      <w:rFonts w:ascii="Lucida Console" w:eastAsia="Times New Roman" w:hAnsi="Lucida Console" w:cs="Calibri"/>
                      <w:color w:val="009900"/>
                      <w:sz w:val="12"/>
                      <w:szCs w:val="12"/>
                    </w:rPr>
                  </w:rPrChange>
                </w:rPr>
                <w:t xml:space="preserve">reachability via </w:t>
              </w:r>
            </w:ins>
            <w:ins w:id="200" w:author="Omar Cardona" w:date="2016-10-08T17:55:00Z">
              <w:r w:rsidRPr="00FA60BE">
                <w:rPr>
                  <w:rFonts w:ascii="Lucida Console" w:eastAsia="Times New Roman" w:hAnsi="Lucida Console" w:cs="Calibri"/>
                  <w:color w:val="000000" w:themeColor="text1"/>
                  <w:sz w:val="12"/>
                  <w:szCs w:val="12"/>
                  <w:rPrChange w:id="201" w:author="Omar Cardona" w:date="2016-11-21T23:40:00Z">
                    <w:rPr>
                      <w:rFonts w:ascii="Lucida Console" w:eastAsia="Times New Roman" w:hAnsi="Lucida Console" w:cs="Calibri"/>
                      <w:color w:val="009900"/>
                      <w:sz w:val="12"/>
                      <w:szCs w:val="12"/>
                    </w:rPr>
                  </w:rPrChange>
                </w:rPr>
                <w:t xml:space="preserve">L3 </w:t>
              </w:r>
            </w:ins>
            <w:ins w:id="202" w:author="Omar Cardona" w:date="2016-10-08T17:56:00Z">
              <w:r w:rsidRPr="00FA60BE">
                <w:rPr>
                  <w:rFonts w:ascii="Lucida Console" w:eastAsia="Times New Roman" w:hAnsi="Lucida Console" w:cs="Calibri"/>
                  <w:color w:val="000000" w:themeColor="text1"/>
                  <w:sz w:val="12"/>
                  <w:szCs w:val="12"/>
                  <w:rPrChange w:id="203" w:author="Omar Cardona" w:date="2016-11-21T23:40:00Z">
                    <w:rPr>
                      <w:rFonts w:ascii="Lucida Console" w:eastAsia="Times New Roman" w:hAnsi="Lucida Console" w:cs="Calibri"/>
                      <w:color w:val="009900"/>
                      <w:sz w:val="12"/>
                      <w:szCs w:val="12"/>
                    </w:rPr>
                  </w:rPrChange>
                </w:rPr>
                <w:t>(i</w:t>
              </w:r>
            </w:ins>
            <w:ins w:id="204" w:author="Brian Leong (Inspur Worldwide Services Ltd)" w:date="2016-12-05T13:36:00Z">
              <w:r w:rsidR="00BF69D5">
                <w:rPr>
                  <w:rFonts w:ascii="Lucida Console" w:eastAsia="Times New Roman" w:hAnsi="Lucida Console" w:cs="Calibri"/>
                  <w:color w:val="000000" w:themeColor="text1"/>
                  <w:sz w:val="12"/>
                  <w:szCs w:val="12"/>
                </w:rPr>
                <w:t>.</w:t>
              </w:r>
            </w:ins>
            <w:ins w:id="205" w:author="Omar Cardona" w:date="2016-10-08T17:56:00Z">
              <w:r w:rsidRPr="00FA60BE">
                <w:rPr>
                  <w:rFonts w:ascii="Lucida Console" w:eastAsia="Times New Roman" w:hAnsi="Lucida Console" w:cs="Calibri"/>
                  <w:color w:val="000000" w:themeColor="text1"/>
                  <w:sz w:val="12"/>
                  <w:szCs w:val="12"/>
                  <w:rPrChange w:id="206" w:author="Omar Cardona" w:date="2016-11-21T23:40:00Z">
                    <w:rPr>
                      <w:rFonts w:ascii="Lucida Console" w:eastAsia="Times New Roman" w:hAnsi="Lucida Console" w:cs="Calibri"/>
                      <w:color w:val="009900"/>
                      <w:sz w:val="12"/>
                      <w:szCs w:val="12"/>
                    </w:rPr>
                  </w:rPrChange>
                </w:rPr>
                <w:t>e.</w:t>
              </w:r>
            </w:ins>
            <w:ins w:id="207" w:author="Brian Leong (Inspur Worldwide Services Ltd)" w:date="2016-12-05T13:36:00Z">
              <w:r w:rsidR="00BF69D5">
                <w:rPr>
                  <w:rFonts w:ascii="Lucida Console" w:eastAsia="Times New Roman" w:hAnsi="Lucida Console" w:cs="Calibri"/>
                  <w:color w:val="000000" w:themeColor="text1"/>
                  <w:sz w:val="12"/>
                  <w:szCs w:val="12"/>
                </w:rPr>
                <w:t>,</w:t>
              </w:r>
            </w:ins>
            <w:ins w:id="208" w:author="Omar Cardona" w:date="2016-10-08T17:56:00Z">
              <w:r w:rsidRPr="00FA60BE">
                <w:rPr>
                  <w:rFonts w:ascii="Lucida Console" w:eastAsia="Times New Roman" w:hAnsi="Lucida Console" w:cs="Calibri"/>
                  <w:color w:val="000000" w:themeColor="text1"/>
                  <w:sz w:val="12"/>
                  <w:szCs w:val="12"/>
                  <w:rPrChange w:id="209" w:author="Omar Cardona" w:date="2016-11-21T23:40:00Z">
                    <w:rPr>
                      <w:rFonts w:ascii="Lucida Console" w:eastAsia="Times New Roman" w:hAnsi="Lucida Console" w:cs="Calibri"/>
                      <w:color w:val="009900"/>
                      <w:sz w:val="12"/>
                      <w:szCs w:val="12"/>
                    </w:rPr>
                  </w:rPrChange>
                </w:rPr>
                <w:t xml:space="preserve"> IP level) </w:t>
              </w:r>
            </w:ins>
            <w:ins w:id="210" w:author="Omar Cardona" w:date="2016-10-08T17:55:00Z">
              <w:r w:rsidRPr="00FA60BE">
                <w:rPr>
                  <w:rFonts w:ascii="Lucida Console" w:eastAsia="Times New Roman" w:hAnsi="Lucida Console" w:cs="Calibri"/>
                  <w:color w:val="000000" w:themeColor="text1"/>
                  <w:sz w:val="12"/>
                  <w:szCs w:val="12"/>
                  <w:rPrChange w:id="211" w:author="Omar Cardona" w:date="2016-11-21T23:40:00Z">
                    <w:rPr>
                      <w:rFonts w:ascii="Lucida Console" w:eastAsia="Times New Roman" w:hAnsi="Lucida Console" w:cs="Calibri"/>
                      <w:color w:val="009900"/>
                      <w:sz w:val="12"/>
                      <w:szCs w:val="12"/>
                    </w:rPr>
                  </w:rPrChange>
                </w:rPr>
                <w:t>as well as L2 VLAN.</w:t>
              </w:r>
            </w:ins>
          </w:p>
          <w:p w14:paraId="6490EC90" w14:textId="77777777" w:rsidR="00FA60BE" w:rsidRDefault="00FA60BE" w:rsidP="00633605">
            <w:pPr>
              <w:rPr>
                <w:ins w:id="212" w:author="Omar Cardona" w:date="2016-11-21T23:40:00Z"/>
                <w:rFonts w:ascii="Lucida Console" w:eastAsia="Times New Roman" w:hAnsi="Lucida Console" w:cs="Calibri"/>
                <w:color w:val="00B050"/>
                <w:sz w:val="12"/>
                <w:szCs w:val="12"/>
              </w:rPr>
            </w:pPr>
          </w:p>
          <w:p w14:paraId="5068EFA8" w14:textId="5978B126" w:rsidR="00633605" w:rsidRPr="007A4C93" w:rsidDel="00F338BF" w:rsidRDefault="00633605" w:rsidP="00633605">
            <w:pPr>
              <w:rPr>
                <w:del w:id="213" w:author="Omar Cardona" w:date="2016-10-08T17:56:00Z"/>
                <w:rFonts w:ascii="Lucida Console" w:eastAsia="Times New Roman" w:hAnsi="Lucida Console" w:cs="Calibri"/>
                <w:color w:val="00B050"/>
                <w:sz w:val="12"/>
                <w:szCs w:val="12"/>
              </w:rPr>
            </w:pPr>
            <w:del w:id="214" w:author="Omar Cardona" w:date="2016-10-08T17:56:00Z">
              <w:r w:rsidRPr="007A4C93" w:rsidDel="00F338BF">
                <w:rPr>
                  <w:rFonts w:ascii="Lucida Console" w:eastAsia="Times New Roman" w:hAnsi="Lucida Console" w:cs="Calibri"/>
                  <w:color w:val="00B050"/>
                  <w:sz w:val="12"/>
                  <w:szCs w:val="12"/>
                </w:rPr>
                <w:delText># First sanitize the NIC and connection to ensure the destination/fabric is reachable</w:delText>
              </w:r>
            </w:del>
          </w:p>
          <w:p w14:paraId="64BEE3FC" w14:textId="77777777" w:rsidR="00633605" w:rsidRPr="007A4C93" w:rsidRDefault="00633605" w:rsidP="00633605">
            <w:pPr>
              <w:rPr>
                <w:rFonts w:ascii="Lucida Console" w:eastAsia="Times New Roman" w:hAnsi="Lucida Console" w:cs="Calibri"/>
                <w:color w:val="000000"/>
                <w:sz w:val="12"/>
                <w:szCs w:val="12"/>
              </w:rPr>
            </w:pPr>
          </w:p>
          <w:p w14:paraId="0A3D203A" w14:textId="18226790" w:rsidR="00633605" w:rsidRPr="007A4C93" w:rsidRDefault="00633605" w:rsidP="00633605">
            <w:pPr>
              <w:rPr>
                <w:rFonts w:ascii="Lucida Console" w:eastAsia="Times New Roman" w:hAnsi="Lucida Console" w:cs="Calibri"/>
                <w:color w:val="000000"/>
                <w:sz w:val="12"/>
                <w:szCs w:val="12"/>
              </w:rPr>
            </w:pPr>
            <w:del w:id="215" w:author="Omar Cardona" w:date="2016-10-08T19:09: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Get-NetAdapter -Name "Test-40G-1"</w:t>
            </w:r>
            <w:ins w:id="216" w:author="Omar Cardona" w:date="2016-10-08T17:14:00Z">
              <w:r w:rsidR="00D87BCB">
                <w:rPr>
                  <w:rFonts w:ascii="Lucida Console" w:eastAsia="Times New Roman" w:hAnsi="Lucida Console" w:cs="Calibri"/>
                  <w:b/>
                  <w:bCs/>
                  <w:color w:val="000000"/>
                  <w:sz w:val="12"/>
                  <w:szCs w:val="12"/>
                </w:rPr>
                <w:t xml:space="preserve"> | ft -</w:t>
              </w:r>
              <w:proofErr w:type="spellStart"/>
              <w:r w:rsidR="00D87BCB">
                <w:rPr>
                  <w:rFonts w:ascii="Lucida Console" w:eastAsia="Times New Roman" w:hAnsi="Lucida Console" w:cs="Calibri"/>
                  <w:b/>
                  <w:bCs/>
                  <w:color w:val="000000"/>
                  <w:sz w:val="12"/>
                  <w:szCs w:val="12"/>
                </w:rPr>
                <w:t>AutoSize</w:t>
              </w:r>
            </w:ins>
            <w:proofErr w:type="spellEnd"/>
          </w:p>
          <w:p w14:paraId="660A1734"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C290055"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LinkSpeed</w:t>
            </w:r>
            <w:proofErr w:type="spellEnd"/>
          </w:p>
          <w:p w14:paraId="3BFE7992"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w:t>
            </w:r>
          </w:p>
          <w:p w14:paraId="2C8AB4D3" w14:textId="77777777" w:rsidR="00633605" w:rsidRPr="007A4C93" w:rsidRDefault="00633605" w:rsidP="00633605">
            <w:pPr>
              <w:rPr>
                <w:rFonts w:ascii="Lucida Console" w:eastAsia="Times New Roman" w:hAnsi="Lucida Console" w:cs="Calibri"/>
                <w:color w:val="000000"/>
                <w:sz w:val="12"/>
                <w:szCs w:val="12"/>
              </w:rPr>
            </w:pPr>
            <w:r w:rsidRPr="00D87BCB">
              <w:rPr>
                <w:rFonts w:ascii="Lucida Console" w:eastAsia="Times New Roman" w:hAnsi="Lucida Console" w:cs="Calibri"/>
                <w:color w:val="000000"/>
                <w:sz w:val="12"/>
                <w:szCs w:val="12"/>
              </w:rPr>
              <w:t>Test-40G-1                Mellanox ConnectX-3 Pro Ethernet Ada...      11 Up           E4-1D-2D-07-43-D0        40 Gbps</w:t>
            </w:r>
          </w:p>
          <w:p w14:paraId="6D9FF04C" w14:textId="77777777" w:rsidR="004D3DBD" w:rsidRDefault="004D3DBD" w:rsidP="00633605">
            <w:pPr>
              <w:rPr>
                <w:ins w:id="217" w:author="Brian Leong (Inspur Worldwide Services Ltd)" w:date="2016-09-30T16:11:00Z"/>
                <w:rFonts w:ascii="Lucida Console" w:eastAsia="Times New Roman" w:hAnsi="Lucida Console" w:cs="Calibri"/>
                <w:color w:val="000000"/>
                <w:sz w:val="12"/>
                <w:szCs w:val="12"/>
              </w:rPr>
            </w:pPr>
          </w:p>
          <w:p w14:paraId="6047D3DF" w14:textId="5974B711"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3E980E51"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6A6A2060" w14:textId="7AEBB209" w:rsidR="00633605" w:rsidRDefault="00633605" w:rsidP="00633605">
            <w:pPr>
              <w:rPr>
                <w:ins w:id="218" w:author="Omar Cardona" w:date="2016-10-08T18:02:00Z"/>
                <w:rFonts w:ascii="Lucida Console" w:eastAsia="Times New Roman" w:hAnsi="Lucida Console" w:cs="Calibri"/>
                <w:b/>
                <w:bCs/>
                <w:color w:val="000000"/>
                <w:sz w:val="12"/>
                <w:szCs w:val="12"/>
              </w:rPr>
            </w:pPr>
            <w:del w:id="219" w:author="Omar Cardona" w:date="2016-10-08T19:09: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NetIPAddress</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InterfaceAlias</w:t>
            </w:r>
            <w:proofErr w:type="spellEnd"/>
            <w:r w:rsidRPr="007A4C93">
              <w:rPr>
                <w:rFonts w:ascii="Lucida Console" w:eastAsia="Times New Roman" w:hAnsi="Lucida Console" w:cs="Calibri"/>
                <w:b/>
                <w:bCs/>
                <w:color w:val="000000"/>
                <w:sz w:val="12"/>
                <w:szCs w:val="12"/>
              </w:rPr>
              <w:t xml:space="preserve"> "Test-40G-1"</w:t>
            </w:r>
          </w:p>
          <w:p w14:paraId="2E891003" w14:textId="1F9B677D" w:rsidR="007118A2" w:rsidRPr="007118A2" w:rsidRDefault="007118A2" w:rsidP="00633605">
            <w:pPr>
              <w:rPr>
                <w:ins w:id="220" w:author="Omar Cardona" w:date="2016-10-08T18:02:00Z"/>
                <w:rFonts w:ascii="Lucida Console" w:eastAsia="Times New Roman" w:hAnsi="Lucida Console" w:cs="Calibri"/>
                <w:bCs/>
                <w:color w:val="000000"/>
                <w:sz w:val="12"/>
                <w:szCs w:val="12"/>
                <w:rPrChange w:id="221" w:author="Omar Cardona" w:date="2016-10-08T18:02:00Z">
                  <w:rPr>
                    <w:ins w:id="222" w:author="Omar Cardona" w:date="2016-10-08T18:02:00Z"/>
                    <w:rFonts w:ascii="Lucida Console" w:eastAsia="Times New Roman" w:hAnsi="Lucida Console" w:cs="Calibri"/>
                    <w:b/>
                    <w:bCs/>
                    <w:color w:val="000000"/>
                    <w:sz w:val="12"/>
                    <w:szCs w:val="12"/>
                  </w:rPr>
                </w:rPrChange>
              </w:rPr>
            </w:pPr>
            <w:ins w:id="223" w:author="Omar Cardona" w:date="2016-10-08T18:06:00Z">
              <w:r>
                <w:rPr>
                  <w:rFonts w:ascii="Lucida Console" w:eastAsia="Times New Roman" w:hAnsi="Lucida Console" w:cs="Calibri"/>
                  <w:bCs/>
                  <w:color w:val="000000"/>
                  <w:sz w:val="12"/>
                  <w:szCs w:val="12"/>
                </w:rPr>
                <w:t xml:space="preserve">  </w:t>
              </w:r>
            </w:ins>
            <w:ins w:id="224" w:author="Omar Cardona" w:date="2016-10-08T18:02:00Z">
              <w:r w:rsidRPr="007118A2">
                <w:rPr>
                  <w:rFonts w:ascii="Lucida Console" w:eastAsia="Times New Roman" w:hAnsi="Lucida Console" w:cs="Calibri"/>
                  <w:bCs/>
                  <w:color w:val="000000"/>
                  <w:sz w:val="12"/>
                  <w:szCs w:val="12"/>
                  <w:rPrChange w:id="225" w:author="Omar Cardona" w:date="2016-10-08T18:02:00Z">
                    <w:rPr>
                      <w:rFonts w:ascii="Lucida Console" w:eastAsia="Times New Roman" w:hAnsi="Lucida Console" w:cs="Calibri"/>
                      <w:b/>
                      <w:bCs/>
                      <w:color w:val="000000"/>
                      <w:sz w:val="12"/>
                      <w:szCs w:val="12"/>
                    </w:rPr>
                  </w:rPrChange>
                </w:rPr>
                <w:t>or</w:t>
              </w:r>
            </w:ins>
          </w:p>
          <w:p w14:paraId="2AFE54F7" w14:textId="3F1A0259" w:rsidR="007118A2" w:rsidRPr="007118A2" w:rsidRDefault="007118A2" w:rsidP="00633605">
            <w:pPr>
              <w:rPr>
                <w:ins w:id="226" w:author="Omar Cardona" w:date="2016-10-08T17:24:00Z"/>
                <w:rFonts w:ascii="Lucida Console" w:eastAsia="Times New Roman" w:hAnsi="Lucida Console" w:cs="Calibri"/>
                <w:b/>
                <w:bCs/>
                <w:color w:val="000000"/>
                <w:sz w:val="12"/>
                <w:szCs w:val="12"/>
              </w:rPr>
            </w:pPr>
            <w:ins w:id="227" w:author="Omar Cardona" w:date="2016-10-08T18:02:00Z">
              <w:r w:rsidRPr="007118A2">
                <w:rPr>
                  <w:rFonts w:ascii="Lucida Console" w:eastAsia="Times New Roman" w:hAnsi="Lucida Console" w:cs="Calibri"/>
                  <w:b/>
                  <w:bCs/>
                  <w:color w:val="000000"/>
                  <w:sz w:val="12"/>
                  <w:szCs w:val="12"/>
                  <w:rPrChange w:id="228" w:author="Omar Cardona" w:date="2016-10-08T18:02:00Z">
                    <w:rPr>
                      <w:rFonts w:ascii="Lucida Console" w:eastAsia="Times New Roman" w:hAnsi="Lucida Console" w:cs="Calibri"/>
                      <w:bCs/>
                      <w:color w:val="000000"/>
                      <w:sz w:val="12"/>
                      <w:szCs w:val="12"/>
                    </w:rPr>
                  </w:rPrChange>
                </w:rPr>
                <w:t>Get-</w:t>
              </w:r>
              <w:proofErr w:type="spellStart"/>
              <w:r w:rsidRPr="007118A2">
                <w:rPr>
                  <w:rFonts w:ascii="Lucida Console" w:eastAsia="Times New Roman" w:hAnsi="Lucida Console" w:cs="Calibri"/>
                  <w:b/>
                  <w:bCs/>
                  <w:color w:val="000000"/>
                  <w:sz w:val="12"/>
                  <w:szCs w:val="12"/>
                  <w:rPrChange w:id="229" w:author="Omar Cardona" w:date="2016-10-08T18:02:00Z">
                    <w:rPr>
                      <w:rFonts w:ascii="Lucida Console" w:eastAsia="Times New Roman" w:hAnsi="Lucida Console" w:cs="Calibri"/>
                      <w:bCs/>
                      <w:color w:val="000000"/>
                      <w:sz w:val="12"/>
                      <w:szCs w:val="12"/>
                    </w:rPr>
                  </w:rPrChange>
                </w:rPr>
                <w:t>NetIPAddress</w:t>
              </w:r>
              <w:proofErr w:type="spellEnd"/>
              <w:r w:rsidRPr="007118A2">
                <w:rPr>
                  <w:rFonts w:ascii="Lucida Console" w:eastAsia="Times New Roman" w:hAnsi="Lucida Console" w:cs="Calibri"/>
                  <w:b/>
                  <w:bCs/>
                  <w:color w:val="000000"/>
                  <w:sz w:val="12"/>
                  <w:szCs w:val="12"/>
                  <w:rPrChange w:id="230" w:author="Omar Cardona" w:date="2016-10-08T18:02:00Z">
                    <w:rPr>
                      <w:rFonts w:ascii="Lucida Console" w:eastAsia="Times New Roman" w:hAnsi="Lucida Console" w:cs="Calibri"/>
                      <w:bCs/>
                      <w:color w:val="000000"/>
                      <w:sz w:val="12"/>
                      <w:szCs w:val="12"/>
                    </w:rPr>
                  </w:rPrChange>
                </w:rPr>
                <w:t xml:space="preserve"> -</w:t>
              </w:r>
              <w:proofErr w:type="spellStart"/>
              <w:r w:rsidRPr="007118A2">
                <w:rPr>
                  <w:rFonts w:ascii="Lucida Console" w:eastAsia="Times New Roman" w:hAnsi="Lucida Console" w:cs="Calibri"/>
                  <w:b/>
                  <w:bCs/>
                  <w:color w:val="000000"/>
                  <w:sz w:val="12"/>
                  <w:szCs w:val="12"/>
                  <w:rPrChange w:id="231" w:author="Omar Cardona" w:date="2016-10-08T18:02:00Z">
                    <w:rPr>
                      <w:rFonts w:ascii="Lucida Console" w:eastAsia="Times New Roman" w:hAnsi="Lucida Console" w:cs="Calibri"/>
                      <w:bCs/>
                      <w:color w:val="000000"/>
                      <w:sz w:val="12"/>
                      <w:szCs w:val="12"/>
                    </w:rPr>
                  </w:rPrChange>
                </w:rPr>
                <w:t>InterfaceAlias</w:t>
              </w:r>
              <w:proofErr w:type="spellEnd"/>
              <w:r w:rsidRPr="007118A2">
                <w:rPr>
                  <w:rFonts w:ascii="Lucida Console" w:eastAsia="Times New Roman" w:hAnsi="Lucida Console" w:cs="Calibri"/>
                  <w:b/>
                  <w:bCs/>
                  <w:color w:val="000000"/>
                  <w:sz w:val="12"/>
                  <w:szCs w:val="12"/>
                  <w:rPrChange w:id="232" w:author="Omar Cardona" w:date="2016-10-08T18:02:00Z">
                    <w:rPr>
                      <w:rFonts w:ascii="Lucida Console" w:eastAsia="Times New Roman" w:hAnsi="Lucida Console" w:cs="Calibri"/>
                      <w:bCs/>
                      <w:color w:val="000000"/>
                      <w:sz w:val="12"/>
                      <w:szCs w:val="12"/>
                    </w:rPr>
                  </w:rPrChange>
                </w:rPr>
                <w:t xml:space="preserve"> "TEST-40G</w:t>
              </w:r>
              <w:r>
                <w:rPr>
                  <w:rFonts w:ascii="Lucida Console" w:eastAsia="Times New Roman" w:hAnsi="Lucida Console" w:cs="Calibri"/>
                  <w:b/>
                  <w:bCs/>
                  <w:color w:val="000000"/>
                  <w:sz w:val="12"/>
                  <w:szCs w:val="12"/>
                </w:rPr>
                <w:t>-1</w:t>
              </w:r>
              <w:r w:rsidRPr="007118A2">
                <w:rPr>
                  <w:rFonts w:ascii="Lucida Console" w:eastAsia="Times New Roman" w:hAnsi="Lucida Console" w:cs="Calibri"/>
                  <w:b/>
                  <w:bCs/>
                  <w:color w:val="000000"/>
                  <w:sz w:val="12"/>
                  <w:szCs w:val="12"/>
                  <w:rPrChange w:id="233" w:author="Omar Cardona" w:date="2016-10-08T18:02:00Z">
                    <w:rPr>
                      <w:rFonts w:ascii="Lucida Console" w:eastAsia="Times New Roman" w:hAnsi="Lucida Console" w:cs="Calibri"/>
                      <w:bCs/>
                      <w:color w:val="000000"/>
                      <w:sz w:val="12"/>
                      <w:szCs w:val="12"/>
                    </w:rPr>
                  </w:rPrChange>
                </w:rPr>
                <w:t>" | Where-Object {$</w:t>
              </w:r>
              <w:proofErr w:type="gramStart"/>
              <w:r w:rsidRPr="007118A2">
                <w:rPr>
                  <w:rFonts w:ascii="Lucida Console" w:eastAsia="Times New Roman" w:hAnsi="Lucida Console" w:cs="Calibri"/>
                  <w:b/>
                  <w:bCs/>
                  <w:color w:val="000000"/>
                  <w:sz w:val="12"/>
                  <w:szCs w:val="12"/>
                  <w:rPrChange w:id="234" w:author="Omar Cardona" w:date="2016-10-08T18:02:00Z">
                    <w:rPr>
                      <w:rFonts w:ascii="Lucida Console" w:eastAsia="Times New Roman" w:hAnsi="Lucida Console" w:cs="Calibri"/>
                      <w:bCs/>
                      <w:color w:val="000000"/>
                      <w:sz w:val="12"/>
                      <w:szCs w:val="12"/>
                    </w:rPr>
                  </w:rPrChange>
                </w:rPr>
                <w:t>_.</w:t>
              </w:r>
              <w:proofErr w:type="spellStart"/>
              <w:r w:rsidRPr="007118A2">
                <w:rPr>
                  <w:rFonts w:ascii="Lucida Console" w:eastAsia="Times New Roman" w:hAnsi="Lucida Console" w:cs="Calibri"/>
                  <w:b/>
                  <w:bCs/>
                  <w:color w:val="000000"/>
                  <w:sz w:val="12"/>
                  <w:szCs w:val="12"/>
                  <w:rPrChange w:id="235" w:author="Omar Cardona" w:date="2016-10-08T18:02:00Z">
                    <w:rPr>
                      <w:rFonts w:ascii="Lucida Console" w:eastAsia="Times New Roman" w:hAnsi="Lucida Console" w:cs="Calibri"/>
                      <w:bCs/>
                      <w:color w:val="000000"/>
                      <w:sz w:val="12"/>
                      <w:szCs w:val="12"/>
                    </w:rPr>
                  </w:rPrChange>
                </w:rPr>
                <w:t>AddressFamily</w:t>
              </w:r>
              <w:proofErr w:type="spellEnd"/>
              <w:proofErr w:type="gramEnd"/>
              <w:r w:rsidRPr="007118A2">
                <w:rPr>
                  <w:rFonts w:ascii="Lucida Console" w:eastAsia="Times New Roman" w:hAnsi="Lucida Console" w:cs="Calibri"/>
                  <w:b/>
                  <w:bCs/>
                  <w:color w:val="000000"/>
                  <w:sz w:val="12"/>
                  <w:szCs w:val="12"/>
                  <w:rPrChange w:id="236" w:author="Omar Cardona" w:date="2016-10-08T18:02:00Z">
                    <w:rPr>
                      <w:rFonts w:ascii="Lucida Console" w:eastAsia="Times New Roman" w:hAnsi="Lucida Console" w:cs="Calibri"/>
                      <w:bCs/>
                      <w:color w:val="000000"/>
                      <w:sz w:val="12"/>
                      <w:szCs w:val="12"/>
                    </w:rPr>
                  </w:rPrChange>
                </w:rPr>
                <w:t xml:space="preserve"> -eq "IPv4"} | </w:t>
              </w:r>
              <w:proofErr w:type="spellStart"/>
              <w:r w:rsidRPr="007118A2">
                <w:rPr>
                  <w:rFonts w:ascii="Lucida Console" w:eastAsia="Times New Roman" w:hAnsi="Lucida Console" w:cs="Calibri"/>
                  <w:b/>
                  <w:bCs/>
                  <w:color w:val="000000"/>
                  <w:sz w:val="12"/>
                  <w:szCs w:val="12"/>
                  <w:rPrChange w:id="237" w:author="Omar Cardona" w:date="2016-10-08T18:02:00Z">
                    <w:rPr>
                      <w:rFonts w:ascii="Lucida Console" w:eastAsia="Times New Roman" w:hAnsi="Lucida Console" w:cs="Calibri"/>
                      <w:bCs/>
                      <w:color w:val="000000"/>
                      <w:sz w:val="12"/>
                      <w:szCs w:val="12"/>
                    </w:rPr>
                  </w:rPrChange>
                </w:rPr>
                <w:t>fl</w:t>
              </w:r>
              <w:proofErr w:type="spellEnd"/>
              <w:r w:rsidRPr="007118A2">
                <w:rPr>
                  <w:rFonts w:ascii="Lucida Console" w:eastAsia="Times New Roman" w:hAnsi="Lucida Console" w:cs="Calibri"/>
                  <w:b/>
                  <w:bCs/>
                  <w:color w:val="000000"/>
                  <w:sz w:val="12"/>
                  <w:szCs w:val="12"/>
                  <w:rPrChange w:id="238" w:author="Omar Cardona" w:date="2016-10-08T18:02:00Z">
                    <w:rPr>
                      <w:rFonts w:ascii="Lucida Console" w:eastAsia="Times New Roman" w:hAnsi="Lucida Console" w:cs="Calibri"/>
                      <w:bCs/>
                      <w:color w:val="000000"/>
                      <w:sz w:val="12"/>
                      <w:szCs w:val="12"/>
                    </w:rPr>
                  </w:rPrChange>
                </w:rPr>
                <w:t xml:space="preserve"> </w:t>
              </w:r>
              <w:proofErr w:type="spellStart"/>
              <w:r w:rsidRPr="007118A2">
                <w:rPr>
                  <w:rFonts w:ascii="Lucida Console" w:eastAsia="Times New Roman" w:hAnsi="Lucida Console" w:cs="Calibri"/>
                  <w:b/>
                  <w:bCs/>
                  <w:color w:val="000000"/>
                  <w:sz w:val="12"/>
                  <w:szCs w:val="12"/>
                  <w:rPrChange w:id="239" w:author="Omar Cardona" w:date="2016-10-08T18:02:00Z">
                    <w:rPr>
                      <w:rFonts w:ascii="Lucida Console" w:eastAsia="Times New Roman" w:hAnsi="Lucida Console" w:cs="Calibri"/>
                      <w:bCs/>
                      <w:color w:val="000000"/>
                      <w:sz w:val="12"/>
                      <w:szCs w:val="12"/>
                    </w:rPr>
                  </w:rPrChange>
                </w:rPr>
                <w:t>InterfaceAlias,IPAddress</w:t>
              </w:r>
            </w:ins>
            <w:proofErr w:type="spellEnd"/>
          </w:p>
          <w:p w14:paraId="5A639FED" w14:textId="53B83C87" w:rsidR="00AB5286" w:rsidRPr="007A4C93" w:rsidDel="00AB5286" w:rsidRDefault="00AB5286" w:rsidP="00633605">
            <w:pPr>
              <w:rPr>
                <w:del w:id="240" w:author="Omar Cardona" w:date="2016-10-08T17:25:00Z"/>
                <w:rFonts w:ascii="Lucida Console" w:eastAsia="Times New Roman" w:hAnsi="Lucida Console" w:cs="Calibri"/>
                <w:color w:val="000000"/>
                <w:sz w:val="12"/>
                <w:szCs w:val="12"/>
              </w:rPr>
            </w:pPr>
          </w:p>
          <w:p w14:paraId="0468F2BF" w14:textId="77777777" w:rsidR="00633605" w:rsidRPr="007A4C93" w:rsidDel="007118A2" w:rsidRDefault="00633605" w:rsidP="00633605">
            <w:pPr>
              <w:rPr>
                <w:del w:id="241" w:author="Omar Cardona" w:date="2016-10-08T18:06:00Z"/>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w:t>
            </w:r>
          </w:p>
          <w:p w14:paraId="49354421" w14:textId="77777777" w:rsidR="00633605" w:rsidRPr="007A4C93" w:rsidDel="007118A2" w:rsidRDefault="00633605" w:rsidP="00633605">
            <w:pPr>
              <w:rPr>
                <w:del w:id="242" w:author="Omar Cardona" w:date="2016-10-08T18:06:00Z"/>
                <w:rFonts w:ascii="Lucida Console" w:eastAsia="Times New Roman" w:hAnsi="Lucida Console" w:cs="Calibri"/>
                <w:color w:val="000000"/>
                <w:sz w:val="12"/>
                <w:szCs w:val="12"/>
              </w:rPr>
            </w:pPr>
            <w:del w:id="243" w:author="Omar Cardona" w:date="2016-10-08T18:06:00Z">
              <w:r w:rsidRPr="007A4C93" w:rsidDel="007118A2">
                <w:rPr>
                  <w:rFonts w:ascii="Lucida Console" w:eastAsia="Times New Roman" w:hAnsi="Lucida Console" w:cs="Calibri"/>
                  <w:color w:val="000000"/>
                  <w:sz w:val="12"/>
                  <w:szCs w:val="12"/>
                </w:rPr>
                <w:delText>.</w:delText>
              </w:r>
            </w:del>
          </w:p>
          <w:p w14:paraId="1B838F6A" w14:textId="77777777" w:rsidR="00633605" w:rsidRPr="007A4C93" w:rsidRDefault="00633605" w:rsidP="00633605">
            <w:pPr>
              <w:rPr>
                <w:rFonts w:ascii="Lucida Console" w:eastAsia="Times New Roman" w:hAnsi="Lucida Console" w:cs="Calibri"/>
                <w:color w:val="000000"/>
                <w:sz w:val="12"/>
                <w:szCs w:val="12"/>
              </w:rPr>
            </w:pPr>
            <w:del w:id="244" w:author="Omar Cardona" w:date="2016-10-08T18:06:00Z">
              <w:r w:rsidRPr="007A4C93" w:rsidDel="007118A2">
                <w:rPr>
                  <w:rFonts w:ascii="Lucida Console" w:eastAsia="Times New Roman" w:hAnsi="Lucida Console" w:cs="Calibri"/>
                  <w:color w:val="000000"/>
                  <w:sz w:val="12"/>
                  <w:szCs w:val="12"/>
                </w:rPr>
                <w:delText> </w:delText>
              </w:r>
            </w:del>
          </w:p>
          <w:p w14:paraId="21219ECA" w14:textId="77777777" w:rsidR="00633605" w:rsidRPr="007A4C93" w:rsidRDefault="00633605" w:rsidP="00633605">
            <w:pPr>
              <w:rPr>
                <w:rFonts w:ascii="Lucida Console" w:eastAsia="Times New Roman" w:hAnsi="Lucida Console" w:cs="Calibri"/>
                <w:color w:val="000000"/>
                <w:sz w:val="12"/>
                <w:szCs w:val="12"/>
              </w:rPr>
            </w:pPr>
            <w:proofErr w:type="spellStart"/>
            <w:r w:rsidRPr="00D87BCB">
              <w:rPr>
                <w:rFonts w:ascii="Lucida Console" w:eastAsia="Times New Roman" w:hAnsi="Lucida Console" w:cs="Calibri"/>
                <w:color w:val="000000"/>
                <w:sz w:val="12"/>
                <w:szCs w:val="12"/>
                <w:highlight w:val="yellow"/>
                <w:rPrChange w:id="245" w:author="Omar Cardona" w:date="2016-10-08T17:21:00Z">
                  <w:rPr>
                    <w:rFonts w:ascii="Lucida Console" w:eastAsia="Times New Roman" w:hAnsi="Lucida Console" w:cs="Calibri"/>
                    <w:color w:val="000000"/>
                    <w:sz w:val="12"/>
                    <w:szCs w:val="12"/>
                  </w:rPr>
                </w:rPrChange>
              </w:rPr>
              <w:t>IPAddress</w:t>
            </w:r>
            <w:proofErr w:type="spellEnd"/>
            <w:r w:rsidRPr="00D87BCB">
              <w:rPr>
                <w:rFonts w:ascii="Lucida Console" w:eastAsia="Times New Roman" w:hAnsi="Lucida Console" w:cs="Calibri"/>
                <w:color w:val="000000"/>
                <w:sz w:val="12"/>
                <w:szCs w:val="12"/>
                <w:highlight w:val="yellow"/>
                <w:rPrChange w:id="246" w:author="Omar Cardona" w:date="2016-10-08T17:21:00Z">
                  <w:rPr>
                    <w:rFonts w:ascii="Lucida Console" w:eastAsia="Times New Roman" w:hAnsi="Lucida Console" w:cs="Calibri"/>
                    <w:color w:val="000000"/>
                    <w:sz w:val="12"/>
                    <w:szCs w:val="12"/>
                  </w:rPr>
                </w:rPrChange>
              </w:rPr>
              <w:t xml:space="preserve">       </w:t>
            </w:r>
            <w:proofErr w:type="gramStart"/>
            <w:r w:rsidRPr="00D87BCB">
              <w:rPr>
                <w:rFonts w:ascii="Lucida Console" w:eastAsia="Times New Roman" w:hAnsi="Lucida Console" w:cs="Calibri"/>
                <w:color w:val="000000"/>
                <w:sz w:val="12"/>
                <w:szCs w:val="12"/>
                <w:highlight w:val="yellow"/>
                <w:rPrChange w:id="247" w:author="Omar Cardona" w:date="2016-10-08T17:21:00Z">
                  <w:rPr>
                    <w:rFonts w:ascii="Lucida Console" w:eastAsia="Times New Roman" w:hAnsi="Lucida Console" w:cs="Calibri"/>
                    <w:color w:val="000000"/>
                    <w:sz w:val="12"/>
                    <w:szCs w:val="12"/>
                  </w:rPr>
                </w:rPrChange>
              </w:rPr>
              <w:t xml:space="preserve">  :</w:t>
            </w:r>
            <w:proofErr w:type="gramEnd"/>
            <w:r w:rsidRPr="00D87BCB">
              <w:rPr>
                <w:rFonts w:ascii="Lucida Console" w:eastAsia="Times New Roman" w:hAnsi="Lucida Console" w:cs="Calibri"/>
                <w:color w:val="000000"/>
                <w:sz w:val="12"/>
                <w:szCs w:val="12"/>
                <w:highlight w:val="yellow"/>
                <w:rPrChange w:id="248" w:author="Omar Cardona" w:date="2016-10-08T17:21:00Z">
                  <w:rPr>
                    <w:rFonts w:ascii="Lucida Console" w:eastAsia="Times New Roman" w:hAnsi="Lucida Console" w:cs="Calibri"/>
                    <w:color w:val="000000"/>
                    <w:sz w:val="12"/>
                    <w:szCs w:val="12"/>
                  </w:rPr>
                </w:rPrChange>
              </w:rPr>
              <w:t xml:space="preserve"> </w:t>
            </w:r>
            <w:r w:rsidRPr="00D87BCB">
              <w:rPr>
                <w:rFonts w:ascii="Lucida Console" w:eastAsia="Times New Roman" w:hAnsi="Lucida Console" w:cs="Calibri"/>
                <w:color w:val="000000"/>
                <w:sz w:val="12"/>
                <w:szCs w:val="12"/>
                <w:highlight w:val="yellow"/>
              </w:rPr>
              <w:t>192.168.1.3</w:t>
            </w:r>
          </w:p>
          <w:p w14:paraId="21D57796" w14:textId="77777777" w:rsidR="00633605" w:rsidRPr="007A4C93" w:rsidRDefault="00633605" w:rsidP="00633605">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InterfaceIndex</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11</w:t>
            </w:r>
          </w:p>
          <w:p w14:paraId="155984EB" w14:textId="77777777" w:rsidR="00633605" w:rsidRPr="007A4C93" w:rsidRDefault="00633605" w:rsidP="00633605">
            <w:pPr>
              <w:rPr>
                <w:rFonts w:ascii="Lucida Console" w:eastAsia="Times New Roman" w:hAnsi="Lucida Console" w:cs="Calibri"/>
                <w:color w:val="000000"/>
                <w:sz w:val="12"/>
                <w:szCs w:val="12"/>
              </w:rPr>
            </w:pPr>
            <w:proofErr w:type="spellStart"/>
            <w:r w:rsidRPr="00D87BCB">
              <w:rPr>
                <w:rFonts w:ascii="Lucida Console" w:eastAsia="Times New Roman" w:hAnsi="Lucida Console" w:cs="Calibri"/>
                <w:color w:val="000000"/>
                <w:sz w:val="12"/>
                <w:szCs w:val="12"/>
                <w:highlight w:val="yellow"/>
                <w:rPrChange w:id="249" w:author="Omar Cardona" w:date="2016-10-08T17:21:00Z">
                  <w:rPr>
                    <w:rFonts w:ascii="Lucida Console" w:eastAsia="Times New Roman" w:hAnsi="Lucida Console" w:cs="Calibri"/>
                    <w:color w:val="000000"/>
                    <w:sz w:val="12"/>
                    <w:szCs w:val="12"/>
                  </w:rPr>
                </w:rPrChange>
              </w:rPr>
              <w:t>InterfaceAlias</w:t>
            </w:r>
            <w:proofErr w:type="spellEnd"/>
            <w:r w:rsidRPr="00D87BCB">
              <w:rPr>
                <w:rFonts w:ascii="Lucida Console" w:eastAsia="Times New Roman" w:hAnsi="Lucida Console" w:cs="Calibri"/>
                <w:color w:val="000000"/>
                <w:sz w:val="12"/>
                <w:szCs w:val="12"/>
                <w:highlight w:val="yellow"/>
                <w:rPrChange w:id="250" w:author="Omar Cardona" w:date="2016-10-08T17:21:00Z">
                  <w:rPr>
                    <w:rFonts w:ascii="Lucida Console" w:eastAsia="Times New Roman" w:hAnsi="Lucida Console" w:cs="Calibri"/>
                    <w:color w:val="000000"/>
                    <w:sz w:val="12"/>
                    <w:szCs w:val="12"/>
                  </w:rPr>
                </w:rPrChange>
              </w:rPr>
              <w:t xml:space="preserve">  </w:t>
            </w:r>
            <w:proofErr w:type="gramStart"/>
            <w:r w:rsidRPr="00D87BCB">
              <w:rPr>
                <w:rFonts w:ascii="Lucida Console" w:eastAsia="Times New Roman" w:hAnsi="Lucida Console" w:cs="Calibri"/>
                <w:color w:val="000000"/>
                <w:sz w:val="12"/>
                <w:szCs w:val="12"/>
                <w:highlight w:val="yellow"/>
                <w:rPrChange w:id="251" w:author="Omar Cardona" w:date="2016-10-08T17:21:00Z">
                  <w:rPr>
                    <w:rFonts w:ascii="Lucida Console" w:eastAsia="Times New Roman" w:hAnsi="Lucida Console" w:cs="Calibri"/>
                    <w:color w:val="000000"/>
                    <w:sz w:val="12"/>
                    <w:szCs w:val="12"/>
                  </w:rPr>
                </w:rPrChange>
              </w:rPr>
              <w:t xml:space="preserve">  :</w:t>
            </w:r>
            <w:proofErr w:type="gramEnd"/>
            <w:r w:rsidRPr="00D87BCB">
              <w:rPr>
                <w:rFonts w:ascii="Lucida Console" w:eastAsia="Times New Roman" w:hAnsi="Lucida Console" w:cs="Calibri"/>
                <w:color w:val="000000"/>
                <w:sz w:val="12"/>
                <w:szCs w:val="12"/>
                <w:highlight w:val="yellow"/>
                <w:rPrChange w:id="252" w:author="Omar Cardona" w:date="2016-10-08T17:21:00Z">
                  <w:rPr>
                    <w:rFonts w:ascii="Lucida Console" w:eastAsia="Times New Roman" w:hAnsi="Lucida Console" w:cs="Calibri"/>
                    <w:color w:val="000000"/>
                    <w:sz w:val="12"/>
                    <w:szCs w:val="12"/>
                  </w:rPr>
                </w:rPrChange>
              </w:rPr>
              <w:t xml:space="preserve"> Test-40G-1</w:t>
            </w:r>
          </w:p>
          <w:p w14:paraId="264CF387" w14:textId="77777777" w:rsidR="00633605" w:rsidRPr="007A4C93" w:rsidRDefault="00633605" w:rsidP="00633605">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AddressFamily</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IPv4</w:t>
            </w:r>
          </w:p>
          <w:p w14:paraId="712758CF"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Type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Unicast</w:t>
            </w:r>
          </w:p>
          <w:p w14:paraId="0D86E414" w14:textId="77777777" w:rsidR="00633605" w:rsidRPr="007A4C93" w:rsidRDefault="00633605" w:rsidP="00633605">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PrefixLength</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24</w:t>
            </w:r>
          </w:p>
          <w:p w14:paraId="0FEFEA2E" w14:textId="77777777" w:rsidR="007118A2" w:rsidRDefault="007118A2" w:rsidP="00633605">
            <w:pPr>
              <w:rPr>
                <w:ins w:id="253" w:author="Omar Cardona" w:date="2016-10-08T18:07:00Z"/>
                <w:rFonts w:ascii="Lucida Console" w:eastAsia="Times New Roman" w:hAnsi="Lucida Console" w:cs="Calibri"/>
                <w:color w:val="000000"/>
                <w:sz w:val="12"/>
                <w:szCs w:val="12"/>
              </w:rPr>
            </w:pPr>
            <w:ins w:id="254" w:author="Omar Cardona" w:date="2016-10-08T18:07:00Z">
              <w:r>
                <w:rPr>
                  <w:rFonts w:ascii="Lucida Console" w:eastAsia="Times New Roman" w:hAnsi="Lucida Console" w:cs="Calibri"/>
                  <w:color w:val="000000"/>
                  <w:sz w:val="12"/>
                  <w:szCs w:val="12"/>
                </w:rPr>
                <w:t>.</w:t>
              </w:r>
            </w:ins>
          </w:p>
          <w:p w14:paraId="0AE895E1" w14:textId="01F79DB6" w:rsidR="00633605" w:rsidRPr="007A4C93" w:rsidDel="007118A2" w:rsidRDefault="007118A2" w:rsidP="00633605">
            <w:pPr>
              <w:rPr>
                <w:del w:id="255" w:author="Omar Cardona" w:date="2016-10-08T18:07:00Z"/>
                <w:rFonts w:ascii="Lucida Console" w:eastAsia="Times New Roman" w:hAnsi="Lucida Console" w:cs="Calibri"/>
                <w:color w:val="000000"/>
                <w:sz w:val="12"/>
                <w:szCs w:val="12"/>
              </w:rPr>
            </w:pPr>
            <w:ins w:id="256" w:author="Omar Cardona" w:date="2016-10-08T18:07:00Z">
              <w:r>
                <w:rPr>
                  <w:rFonts w:ascii="Lucida Console" w:eastAsia="Times New Roman" w:hAnsi="Lucida Console" w:cs="Calibri"/>
                  <w:color w:val="000000"/>
                  <w:sz w:val="12"/>
                  <w:szCs w:val="12"/>
                </w:rPr>
                <w:t>.</w:t>
              </w:r>
            </w:ins>
            <w:del w:id="257" w:author="Omar Cardona" w:date="2016-10-08T18:07:00Z">
              <w:r w:rsidR="00633605" w:rsidRPr="007A4C93" w:rsidDel="007118A2">
                <w:rPr>
                  <w:rFonts w:ascii="Lucida Console" w:eastAsia="Times New Roman" w:hAnsi="Lucida Console" w:cs="Calibri"/>
                  <w:color w:val="000000"/>
                  <w:sz w:val="12"/>
                  <w:szCs w:val="12"/>
                </w:rPr>
                <w:delText>PrefixOrigin      : Manual</w:delText>
              </w:r>
            </w:del>
          </w:p>
          <w:p w14:paraId="17CA9E93" w14:textId="5A23ABC0" w:rsidR="00633605" w:rsidRPr="007A4C93" w:rsidDel="007118A2" w:rsidRDefault="00633605" w:rsidP="00633605">
            <w:pPr>
              <w:rPr>
                <w:del w:id="258" w:author="Omar Cardona" w:date="2016-10-08T18:07:00Z"/>
                <w:rFonts w:ascii="Lucida Console" w:eastAsia="Times New Roman" w:hAnsi="Lucida Console" w:cs="Calibri"/>
                <w:color w:val="000000"/>
                <w:sz w:val="12"/>
                <w:szCs w:val="12"/>
              </w:rPr>
            </w:pPr>
            <w:del w:id="259" w:author="Omar Cardona" w:date="2016-10-08T18:07:00Z">
              <w:r w:rsidRPr="007A4C93" w:rsidDel="007118A2">
                <w:rPr>
                  <w:rFonts w:ascii="Lucida Console" w:eastAsia="Times New Roman" w:hAnsi="Lucida Console" w:cs="Calibri"/>
                  <w:color w:val="000000"/>
                  <w:sz w:val="12"/>
                  <w:szCs w:val="12"/>
                </w:rPr>
                <w:delText>SuffixOrigin      : Manual</w:delText>
              </w:r>
            </w:del>
          </w:p>
          <w:p w14:paraId="53322BF7" w14:textId="2580C868" w:rsidR="00633605" w:rsidRPr="007A4C93" w:rsidDel="007118A2" w:rsidRDefault="00633605" w:rsidP="00633605">
            <w:pPr>
              <w:rPr>
                <w:del w:id="260" w:author="Omar Cardona" w:date="2016-10-08T18:07:00Z"/>
                <w:rFonts w:ascii="Lucida Console" w:eastAsia="Times New Roman" w:hAnsi="Lucida Console" w:cs="Calibri"/>
                <w:color w:val="000000"/>
                <w:sz w:val="12"/>
                <w:szCs w:val="12"/>
              </w:rPr>
            </w:pPr>
            <w:del w:id="261" w:author="Omar Cardona" w:date="2016-10-08T18:07:00Z">
              <w:r w:rsidRPr="007A4C93" w:rsidDel="007118A2">
                <w:rPr>
                  <w:rFonts w:ascii="Lucida Console" w:eastAsia="Times New Roman" w:hAnsi="Lucida Console" w:cs="Calibri"/>
                  <w:color w:val="000000"/>
                  <w:sz w:val="12"/>
                  <w:szCs w:val="12"/>
                </w:rPr>
                <w:delText>AddressState      : Preferred</w:delText>
              </w:r>
            </w:del>
          </w:p>
          <w:p w14:paraId="46CD9645" w14:textId="58950796" w:rsidR="00633605" w:rsidRPr="007A4C93" w:rsidDel="007118A2" w:rsidRDefault="00633605" w:rsidP="00633605">
            <w:pPr>
              <w:rPr>
                <w:del w:id="262" w:author="Omar Cardona" w:date="2016-10-08T18:07:00Z"/>
                <w:rFonts w:ascii="Lucida Console" w:eastAsia="Times New Roman" w:hAnsi="Lucida Console" w:cs="Calibri"/>
                <w:color w:val="000000"/>
                <w:sz w:val="12"/>
                <w:szCs w:val="12"/>
              </w:rPr>
            </w:pPr>
            <w:del w:id="263" w:author="Omar Cardona" w:date="2016-10-08T18:07:00Z">
              <w:r w:rsidRPr="007A4C93" w:rsidDel="007118A2">
                <w:rPr>
                  <w:rFonts w:ascii="Lucida Console" w:eastAsia="Times New Roman" w:hAnsi="Lucida Console" w:cs="Calibri"/>
                  <w:color w:val="000000"/>
                  <w:sz w:val="12"/>
                  <w:szCs w:val="12"/>
                </w:rPr>
                <w:delText>ValidLifetime     : Infinite ([TimeSpan]::MaxValue)</w:delText>
              </w:r>
            </w:del>
          </w:p>
          <w:p w14:paraId="580AB25A" w14:textId="6850DC1B" w:rsidR="00633605" w:rsidRPr="007A4C93" w:rsidDel="007118A2" w:rsidRDefault="00633605" w:rsidP="00633605">
            <w:pPr>
              <w:rPr>
                <w:del w:id="264" w:author="Omar Cardona" w:date="2016-10-08T18:07:00Z"/>
                <w:rFonts w:ascii="Lucida Console" w:eastAsia="Times New Roman" w:hAnsi="Lucida Console" w:cs="Calibri"/>
                <w:color w:val="000000"/>
                <w:sz w:val="12"/>
                <w:szCs w:val="12"/>
              </w:rPr>
            </w:pPr>
            <w:del w:id="265" w:author="Omar Cardona" w:date="2016-10-08T18:07:00Z">
              <w:r w:rsidRPr="007A4C93" w:rsidDel="007118A2">
                <w:rPr>
                  <w:rFonts w:ascii="Lucida Console" w:eastAsia="Times New Roman" w:hAnsi="Lucida Console" w:cs="Calibri"/>
                  <w:color w:val="000000"/>
                  <w:sz w:val="12"/>
                  <w:szCs w:val="12"/>
                </w:rPr>
                <w:delText>PreferredLifetime : Infinite ([TimeSpan]::MaxValue)</w:delText>
              </w:r>
            </w:del>
          </w:p>
          <w:p w14:paraId="2D690601" w14:textId="0118F71E" w:rsidR="00633605" w:rsidRPr="007A4C93" w:rsidDel="007118A2" w:rsidRDefault="00633605" w:rsidP="00633605">
            <w:pPr>
              <w:rPr>
                <w:del w:id="266" w:author="Omar Cardona" w:date="2016-10-08T18:07:00Z"/>
                <w:rFonts w:ascii="Lucida Console" w:eastAsia="Times New Roman" w:hAnsi="Lucida Console" w:cs="Calibri"/>
                <w:color w:val="000000"/>
                <w:sz w:val="12"/>
                <w:szCs w:val="12"/>
              </w:rPr>
            </w:pPr>
            <w:del w:id="267" w:author="Omar Cardona" w:date="2016-10-08T18:07:00Z">
              <w:r w:rsidRPr="007A4C93" w:rsidDel="007118A2">
                <w:rPr>
                  <w:rFonts w:ascii="Lucida Console" w:eastAsia="Times New Roman" w:hAnsi="Lucida Console" w:cs="Calibri"/>
                  <w:color w:val="000000"/>
                  <w:sz w:val="12"/>
                  <w:szCs w:val="12"/>
                </w:rPr>
                <w:delText>SkipAsSource      : False</w:delText>
              </w:r>
            </w:del>
          </w:p>
          <w:p w14:paraId="31183000" w14:textId="0F79878C" w:rsidR="00633605" w:rsidDel="007118A2" w:rsidRDefault="00633605" w:rsidP="00633605">
            <w:pPr>
              <w:rPr>
                <w:ins w:id="268" w:author="Brian Leong (Inspur Worldwide Services Ltd)" w:date="2016-09-30T16:26:00Z"/>
                <w:del w:id="269" w:author="Omar Cardona" w:date="2016-10-08T18:06:00Z"/>
                <w:rFonts w:ascii="Lucida Console" w:eastAsia="Times New Roman" w:hAnsi="Lucida Console" w:cs="Calibri"/>
                <w:color w:val="000000"/>
                <w:sz w:val="12"/>
                <w:szCs w:val="12"/>
              </w:rPr>
            </w:pPr>
            <w:del w:id="270" w:author="Omar Cardona" w:date="2016-10-08T18:07:00Z">
              <w:r w:rsidRPr="007A4C93" w:rsidDel="007118A2">
                <w:rPr>
                  <w:rFonts w:ascii="Lucida Console" w:eastAsia="Times New Roman" w:hAnsi="Lucida Console" w:cs="Calibri"/>
                  <w:color w:val="000000"/>
                  <w:sz w:val="12"/>
                  <w:szCs w:val="12"/>
                </w:rPr>
                <w:delText>PolicyStore       : ActiveStore</w:delText>
              </w:r>
            </w:del>
          </w:p>
          <w:p w14:paraId="567CE602" w14:textId="1090D071" w:rsidR="002B5B92" w:rsidDel="007118A2" w:rsidRDefault="002B5B92" w:rsidP="00633605">
            <w:pPr>
              <w:rPr>
                <w:ins w:id="271" w:author="Brian Leong (Inspur Worldwide Services Ltd)" w:date="2016-09-30T16:26:00Z"/>
                <w:del w:id="272" w:author="Omar Cardona" w:date="2016-10-08T18:06:00Z"/>
                <w:rFonts w:ascii="Lucida Console" w:eastAsia="Times New Roman" w:hAnsi="Lucida Console" w:cs="Calibri"/>
                <w:color w:val="000000"/>
                <w:sz w:val="12"/>
                <w:szCs w:val="12"/>
              </w:rPr>
            </w:pPr>
          </w:p>
          <w:p w14:paraId="1E99403E" w14:textId="77777777" w:rsidR="002B5B92" w:rsidRPr="007A4C93" w:rsidRDefault="002B5B92" w:rsidP="00633605">
            <w:pPr>
              <w:rPr>
                <w:rFonts w:ascii="Lucida Console" w:eastAsia="Times New Roman" w:hAnsi="Lucida Console" w:cs="Calibri"/>
                <w:color w:val="000000"/>
                <w:sz w:val="12"/>
                <w:szCs w:val="12"/>
              </w:rPr>
            </w:pPr>
          </w:p>
          <w:p w14:paraId="07F64F76" w14:textId="77777777" w:rsidR="00633605" w:rsidRPr="007A4C93" w:rsidRDefault="00633605" w:rsidP="00633605">
            <w:pPr>
              <w:rPr>
                <w:rFonts w:ascii="Lucida Console" w:hAnsi="Lucida Console"/>
                <w:sz w:val="12"/>
                <w:szCs w:val="12"/>
              </w:rPr>
            </w:pPr>
          </w:p>
        </w:tc>
      </w:tr>
      <w:tr w:rsidR="003F3F97" w:rsidRPr="007A4C93" w14:paraId="7372F17D" w14:textId="77777777" w:rsidTr="007B48A4">
        <w:tc>
          <w:tcPr>
            <w:tcW w:w="288" w:type="dxa"/>
            <w:tcPrChange w:id="273" w:author="Omar Cardona" w:date="2016-10-08T18:22:00Z">
              <w:tcPr>
                <w:tcW w:w="529" w:type="dxa"/>
              </w:tcPr>
            </w:tcPrChange>
          </w:tcPr>
          <w:p w14:paraId="03C2477C" w14:textId="067BAB28" w:rsidR="00633605" w:rsidRPr="00C15F4C" w:rsidRDefault="00870357" w:rsidP="00633605">
            <w:pPr>
              <w:rPr>
                <w:rFonts w:ascii="Lucida Console" w:hAnsi="Lucida Console"/>
                <w:b/>
                <w:sz w:val="12"/>
                <w:szCs w:val="12"/>
                <w:rPrChange w:id="274" w:author="Omar Cardona" w:date="2016-10-08T18:19:00Z">
                  <w:rPr>
                    <w:rFonts w:ascii="Lucida Console" w:hAnsi="Lucida Console"/>
                    <w:sz w:val="12"/>
                    <w:szCs w:val="12"/>
                  </w:rPr>
                </w:rPrChange>
              </w:rPr>
            </w:pPr>
            <w:ins w:id="275" w:author="Omar Cardona" w:date="2016-10-08T18:19:00Z">
              <w:r w:rsidRPr="00C15F4C">
                <w:rPr>
                  <w:rFonts w:ascii="Lucida Console" w:hAnsi="Lucida Console"/>
                  <w:b/>
                  <w:sz w:val="12"/>
                  <w:szCs w:val="12"/>
                  <w:rPrChange w:id="276" w:author="Omar Cardona" w:date="2016-10-08T18:19:00Z">
                    <w:rPr>
                      <w:rFonts w:ascii="Lucida Console" w:hAnsi="Lucida Console"/>
                      <w:sz w:val="12"/>
                      <w:szCs w:val="12"/>
                    </w:rPr>
                  </w:rPrChange>
                </w:rPr>
                <w:t>3</w:t>
              </w:r>
            </w:ins>
          </w:p>
        </w:tc>
        <w:tc>
          <w:tcPr>
            <w:tcW w:w="222" w:type="dxa"/>
            <w:shd w:val="clear" w:color="auto" w:fill="auto"/>
            <w:tcPrChange w:id="277" w:author="Omar Cardona" w:date="2016-10-08T18:22:00Z">
              <w:tcPr>
                <w:tcW w:w="434" w:type="dxa"/>
                <w:shd w:val="clear" w:color="auto" w:fill="auto"/>
              </w:tcPr>
            </w:tcPrChange>
          </w:tcPr>
          <w:p w14:paraId="4F3D2402" w14:textId="77777777" w:rsidR="00633605" w:rsidRPr="00870357" w:rsidRDefault="00633605" w:rsidP="00633605">
            <w:pPr>
              <w:rPr>
                <w:rFonts w:ascii="Lucida Console" w:hAnsi="Lucida Console"/>
                <w:sz w:val="12"/>
                <w:szCs w:val="12"/>
              </w:rPr>
            </w:pPr>
          </w:p>
        </w:tc>
        <w:tc>
          <w:tcPr>
            <w:tcW w:w="222" w:type="dxa"/>
            <w:shd w:val="clear" w:color="auto" w:fill="00B0F0"/>
            <w:tcPrChange w:id="278" w:author="Omar Cardona" w:date="2016-10-08T18:22:00Z">
              <w:tcPr>
                <w:tcW w:w="434" w:type="dxa"/>
                <w:shd w:val="clear" w:color="auto" w:fill="00B0F0"/>
              </w:tcPr>
            </w:tcPrChange>
          </w:tcPr>
          <w:p w14:paraId="779B30E6" w14:textId="77777777" w:rsidR="00633605" w:rsidRPr="00870357" w:rsidRDefault="00633605" w:rsidP="00633605">
            <w:pPr>
              <w:rPr>
                <w:rFonts w:ascii="Lucida Console" w:hAnsi="Lucida Console"/>
                <w:sz w:val="12"/>
                <w:szCs w:val="12"/>
              </w:rPr>
            </w:pPr>
          </w:p>
        </w:tc>
        <w:tc>
          <w:tcPr>
            <w:tcW w:w="10058" w:type="dxa"/>
            <w:tcPrChange w:id="279" w:author="Omar Cardona" w:date="2016-10-08T18:22:00Z">
              <w:tcPr>
                <w:tcW w:w="9393" w:type="dxa"/>
              </w:tcPr>
            </w:tcPrChange>
          </w:tcPr>
          <w:p w14:paraId="5D96B746" w14:textId="77777777" w:rsidR="00481B10" w:rsidRDefault="00481B10" w:rsidP="00633605">
            <w:pPr>
              <w:rPr>
                <w:rFonts w:ascii="Lucida Console" w:eastAsia="Times New Roman" w:hAnsi="Lucida Console" w:cs="Calibri"/>
                <w:color w:val="000000" w:themeColor="text1"/>
                <w:sz w:val="12"/>
                <w:szCs w:val="12"/>
              </w:rPr>
            </w:pPr>
          </w:p>
          <w:p w14:paraId="66CF7D6C" w14:textId="6AB8B2C9" w:rsidR="007118A2" w:rsidRPr="00FA60BE" w:rsidRDefault="007118A2" w:rsidP="00633605">
            <w:pPr>
              <w:rPr>
                <w:ins w:id="280" w:author="Omar Cardona" w:date="2016-11-21T23:40:00Z"/>
                <w:rFonts w:ascii="Lucida Console" w:eastAsia="Times New Roman" w:hAnsi="Lucida Console" w:cs="Calibri"/>
                <w:color w:val="000000" w:themeColor="text1"/>
                <w:sz w:val="12"/>
                <w:szCs w:val="12"/>
                <w:rPrChange w:id="281" w:author="Omar Cardona" w:date="2016-11-21T23:41:00Z">
                  <w:rPr>
                    <w:ins w:id="282" w:author="Omar Cardona" w:date="2016-11-21T23:40:00Z"/>
                    <w:rFonts w:ascii="Lucida Console" w:eastAsia="Times New Roman" w:hAnsi="Lucida Console" w:cs="Calibri"/>
                    <w:color w:val="009900"/>
                    <w:sz w:val="12"/>
                    <w:szCs w:val="12"/>
                  </w:rPr>
                </w:rPrChange>
              </w:rPr>
            </w:pPr>
            <w:ins w:id="283" w:author="Omar Cardona" w:date="2016-10-08T18:07:00Z">
              <w:r w:rsidRPr="00FA60BE">
                <w:rPr>
                  <w:rFonts w:ascii="Lucida Console" w:eastAsia="Times New Roman" w:hAnsi="Lucida Console" w:cs="Calibri"/>
                  <w:color w:val="000000" w:themeColor="text1"/>
                  <w:sz w:val="12"/>
                  <w:szCs w:val="12"/>
                </w:rPr>
                <w:t xml:space="preserve"># In the case of </w:t>
              </w:r>
            </w:ins>
            <w:ins w:id="284" w:author="Brian Leong (Inspur Worldwide Services Ltd)" w:date="2016-12-05T15:20:00Z">
              <w:r w:rsidR="00380F2A">
                <w:rPr>
                  <w:rFonts w:ascii="Lucida Console" w:eastAsia="Times New Roman" w:hAnsi="Lucida Console" w:cs="Calibri"/>
                  <w:color w:val="000000" w:themeColor="text1"/>
                  <w:sz w:val="12"/>
                  <w:szCs w:val="12"/>
                </w:rPr>
                <w:t xml:space="preserve">a </w:t>
              </w:r>
            </w:ins>
            <w:ins w:id="285" w:author="Omar Cardona" w:date="2016-10-08T18:07:00Z">
              <w:r w:rsidRPr="00FA60BE">
                <w:rPr>
                  <w:rFonts w:ascii="Lucida Console" w:eastAsia="Times New Roman" w:hAnsi="Lucida Console" w:cs="Calibri"/>
                  <w:color w:val="000000" w:themeColor="text1"/>
                  <w:sz w:val="12"/>
                  <w:szCs w:val="12"/>
                </w:rPr>
                <w:t>Teamed pNIC configuration</w:t>
              </w:r>
            </w:ins>
            <w:ins w:id="286" w:author="Omar Cardona" w:date="2016-10-08T18:10:00Z">
              <w:r w:rsidR="008152F0" w:rsidRPr="00FA60BE">
                <w:rPr>
                  <w:rFonts w:ascii="Lucida Console" w:eastAsia="Times New Roman" w:hAnsi="Lucida Console" w:cs="Calibri"/>
                  <w:color w:val="000000" w:themeColor="text1"/>
                  <w:sz w:val="12"/>
                  <w:szCs w:val="12"/>
                  <w:rPrChange w:id="287" w:author="Omar Cardona" w:date="2016-11-21T23:41:00Z">
                    <w:rPr>
                      <w:rFonts w:ascii="Lucida Console" w:eastAsia="Times New Roman" w:hAnsi="Lucida Console" w:cs="Calibri"/>
                      <w:color w:val="009900"/>
                      <w:sz w:val="12"/>
                      <w:szCs w:val="12"/>
                    </w:rPr>
                  </w:rPrChange>
                </w:rPr>
                <w:t>,</w:t>
              </w:r>
            </w:ins>
            <w:ins w:id="288" w:author="Omar Cardona" w:date="2016-10-08T18:07:00Z">
              <w:r w:rsidRPr="00FA60BE">
                <w:rPr>
                  <w:rFonts w:ascii="Lucida Console" w:eastAsia="Times New Roman" w:hAnsi="Lucida Console" w:cs="Calibri"/>
                  <w:color w:val="000000" w:themeColor="text1"/>
                  <w:sz w:val="12"/>
                  <w:szCs w:val="12"/>
                </w:rPr>
                <w:t xml:space="preserve"> </w:t>
              </w:r>
              <w:del w:id="289" w:author="Brian Leong (Inspur Worldwide Services Ltd)" w:date="2016-12-05T15:20:00Z">
                <w:r w:rsidRPr="00FA60BE" w:rsidDel="00E834A7">
                  <w:rPr>
                    <w:rFonts w:ascii="Lucida Console" w:eastAsia="Times New Roman" w:hAnsi="Lucida Console" w:cs="Calibri"/>
                    <w:color w:val="000000" w:themeColor="text1"/>
                    <w:sz w:val="12"/>
                    <w:szCs w:val="12"/>
                  </w:rPr>
                  <w:delText xml:space="preserve">then </w:delText>
                </w:r>
              </w:del>
              <w:r w:rsidRPr="00FA60BE">
                <w:rPr>
                  <w:rFonts w:ascii="Lucida Console" w:eastAsia="Times New Roman" w:hAnsi="Lucida Console" w:cs="Calibri"/>
                  <w:color w:val="000000" w:themeColor="text1"/>
                  <w:sz w:val="12"/>
                  <w:szCs w:val="12"/>
                </w:rPr>
                <w:t xml:space="preserve">also ensure </w:t>
              </w:r>
            </w:ins>
            <w:ins w:id="290" w:author="Brian Leong (Inspur Worldwide Services Ltd)" w:date="2016-12-05T15:20:00Z">
              <w:r w:rsidR="00E834A7">
                <w:rPr>
                  <w:rFonts w:ascii="Lucida Console" w:eastAsia="Times New Roman" w:hAnsi="Lucida Console" w:cs="Calibri"/>
                  <w:color w:val="000000" w:themeColor="text1"/>
                  <w:sz w:val="12"/>
                  <w:szCs w:val="12"/>
                </w:rPr>
                <w:t xml:space="preserve">that </w:t>
              </w:r>
            </w:ins>
            <w:ins w:id="291" w:author="Omar Cardona" w:date="2016-10-08T18:07:00Z">
              <w:r w:rsidRPr="00FA60BE">
                <w:rPr>
                  <w:rFonts w:ascii="Lucida Console" w:eastAsia="Times New Roman" w:hAnsi="Lucida Console" w:cs="Calibri"/>
                  <w:color w:val="000000" w:themeColor="text1"/>
                  <w:sz w:val="12"/>
                  <w:szCs w:val="12"/>
                </w:rPr>
                <w:t xml:space="preserve">the other NIC has a valid IP. Note </w:t>
              </w:r>
            </w:ins>
            <w:ins w:id="292" w:author="Omar Cardona" w:date="2016-10-08T18:08:00Z">
              <w:r w:rsidRPr="00FA60BE">
                <w:rPr>
                  <w:rFonts w:ascii="Lucida Console" w:eastAsia="Times New Roman" w:hAnsi="Lucida Console" w:cs="Calibri"/>
                  <w:color w:val="000000" w:themeColor="text1"/>
                  <w:sz w:val="12"/>
                  <w:szCs w:val="12"/>
                </w:rPr>
                <w:t>that</w:t>
              </w:r>
            </w:ins>
            <w:ins w:id="293" w:author="Omar Cardona" w:date="2016-10-08T18:07:00Z">
              <w:r w:rsidRPr="00FA60BE">
                <w:rPr>
                  <w:rFonts w:ascii="Lucida Console" w:eastAsia="Times New Roman" w:hAnsi="Lucida Console" w:cs="Calibri"/>
                  <w:color w:val="000000" w:themeColor="text1"/>
                  <w:sz w:val="12"/>
                  <w:szCs w:val="12"/>
                </w:rPr>
                <w:t xml:space="preserve"> </w:t>
              </w:r>
            </w:ins>
            <w:ins w:id="294" w:author="Omar Cardona" w:date="2016-10-08T18:08:00Z">
              <w:r w:rsidRPr="00FA60BE">
                <w:rPr>
                  <w:rFonts w:ascii="Lucida Console" w:eastAsia="Times New Roman" w:hAnsi="Lucida Console" w:cs="Calibri"/>
                  <w:color w:val="000000" w:themeColor="text1"/>
                  <w:sz w:val="12"/>
                  <w:szCs w:val="12"/>
                </w:rPr>
                <w:t xml:space="preserve">here we use a separate subnet </w:t>
              </w:r>
            </w:ins>
            <w:ins w:id="295" w:author="Omar Cardona" w:date="2016-10-08T18:09:00Z">
              <w:r w:rsidRPr="00FA60BE">
                <w:rPr>
                  <w:rFonts w:ascii="Lucida Console" w:eastAsia="Times New Roman" w:hAnsi="Lucida Console" w:cs="Calibri"/>
                  <w:color w:val="000000" w:themeColor="text1"/>
                  <w:sz w:val="12"/>
                  <w:szCs w:val="12"/>
                </w:rPr>
                <w:t>(xxx.xxx.</w:t>
              </w:r>
              <w:r w:rsidRPr="00FA60BE">
                <w:rPr>
                  <w:rFonts w:ascii="Lucida Console" w:eastAsia="Times New Roman" w:hAnsi="Lucida Console" w:cs="Calibri"/>
                  <w:b/>
                  <w:color w:val="000000" w:themeColor="text1"/>
                  <w:sz w:val="12"/>
                  <w:szCs w:val="12"/>
                  <w:rPrChange w:id="296" w:author="Omar Cardona" w:date="2016-11-21T23:41:00Z">
                    <w:rPr>
                      <w:rFonts w:ascii="Lucida Console" w:eastAsia="Times New Roman" w:hAnsi="Lucida Console" w:cs="Calibri"/>
                      <w:color w:val="000000" w:themeColor="text1"/>
                      <w:sz w:val="12"/>
                      <w:szCs w:val="12"/>
                    </w:rPr>
                  </w:rPrChange>
                </w:rPr>
                <w:t>2</w:t>
              </w:r>
              <w:r w:rsidRPr="00FA60BE">
                <w:rPr>
                  <w:rFonts w:ascii="Lucida Console" w:eastAsia="Times New Roman" w:hAnsi="Lucida Console" w:cs="Calibri"/>
                  <w:color w:val="000000" w:themeColor="text1"/>
                  <w:sz w:val="12"/>
                  <w:szCs w:val="12"/>
                </w:rPr>
                <w:t>.xxx vs xxx.xxx.</w:t>
              </w:r>
              <w:r w:rsidRPr="00FA60BE">
                <w:rPr>
                  <w:rFonts w:ascii="Lucida Console" w:eastAsia="Times New Roman" w:hAnsi="Lucida Console" w:cs="Calibri"/>
                  <w:b/>
                  <w:color w:val="000000" w:themeColor="text1"/>
                  <w:sz w:val="12"/>
                  <w:szCs w:val="12"/>
                  <w:rPrChange w:id="297" w:author="Omar Cardona" w:date="2016-11-21T23:41:00Z">
                    <w:rPr>
                      <w:rFonts w:ascii="Lucida Console" w:eastAsia="Times New Roman" w:hAnsi="Lucida Console" w:cs="Calibri"/>
                      <w:color w:val="000000" w:themeColor="text1"/>
                      <w:sz w:val="12"/>
                      <w:szCs w:val="12"/>
                    </w:rPr>
                  </w:rPrChange>
                </w:rPr>
                <w:t>1</w:t>
              </w:r>
              <w:r w:rsidRPr="00FA60BE">
                <w:rPr>
                  <w:rFonts w:ascii="Lucida Console" w:eastAsia="Times New Roman" w:hAnsi="Lucida Console" w:cs="Calibri"/>
                  <w:color w:val="000000" w:themeColor="text1"/>
                  <w:sz w:val="12"/>
                  <w:szCs w:val="12"/>
                </w:rPr>
                <w:t xml:space="preserve">.xxx) </w:t>
              </w:r>
            </w:ins>
            <w:ins w:id="298" w:author="Omar Cardona" w:date="2016-10-08T18:08:00Z">
              <w:r w:rsidRPr="00FA60BE">
                <w:rPr>
                  <w:rFonts w:ascii="Lucida Console" w:eastAsia="Times New Roman" w:hAnsi="Lucida Console" w:cs="Calibri"/>
                  <w:color w:val="000000" w:themeColor="text1"/>
                  <w:sz w:val="12"/>
                  <w:szCs w:val="12"/>
                </w:rPr>
                <w:t>to facilitate sending from this adapter to the destination.</w:t>
              </w:r>
            </w:ins>
            <w:ins w:id="299" w:author="Omar Cardona" w:date="2016-10-08T18:09:00Z">
              <w:r w:rsidRPr="00FA60BE">
                <w:rPr>
                  <w:rFonts w:ascii="Lucida Console" w:eastAsia="Times New Roman" w:hAnsi="Lucida Console" w:cs="Calibri"/>
                  <w:color w:val="000000" w:themeColor="text1"/>
                  <w:sz w:val="12"/>
                  <w:szCs w:val="12"/>
                </w:rPr>
                <w:t xml:space="preserve">  Otherwise, if we place both </w:t>
              </w:r>
              <w:proofErr w:type="spellStart"/>
              <w:r w:rsidRPr="00FA60BE">
                <w:rPr>
                  <w:rFonts w:ascii="Lucida Console" w:eastAsia="Times New Roman" w:hAnsi="Lucida Console" w:cs="Calibri"/>
                  <w:color w:val="000000" w:themeColor="text1"/>
                  <w:sz w:val="12"/>
                  <w:szCs w:val="12"/>
                </w:rPr>
                <w:t>pNICs</w:t>
              </w:r>
              <w:proofErr w:type="spellEnd"/>
              <w:r w:rsidRPr="00FA60BE">
                <w:rPr>
                  <w:rFonts w:ascii="Lucida Console" w:eastAsia="Times New Roman" w:hAnsi="Lucida Console" w:cs="Calibri"/>
                  <w:color w:val="000000" w:themeColor="text1"/>
                  <w:sz w:val="12"/>
                  <w:szCs w:val="12"/>
                </w:rPr>
                <w:t xml:space="preserve"> on the same subnet</w:t>
              </w:r>
            </w:ins>
            <w:ins w:id="300" w:author="Omar Cardona" w:date="2016-10-08T18:10:00Z">
              <w:r w:rsidRPr="00FA60BE">
                <w:rPr>
                  <w:rFonts w:ascii="Lucida Console" w:eastAsia="Times New Roman" w:hAnsi="Lucida Console" w:cs="Calibri"/>
                  <w:color w:val="000000" w:themeColor="text1"/>
                  <w:sz w:val="12"/>
                  <w:szCs w:val="12"/>
                  <w:rPrChange w:id="301" w:author="Omar Cardona" w:date="2016-11-21T23:41:00Z">
                    <w:rPr>
                      <w:rFonts w:ascii="Lucida Console" w:eastAsia="Times New Roman" w:hAnsi="Lucida Console" w:cs="Calibri"/>
                      <w:color w:val="009900"/>
                      <w:sz w:val="12"/>
                      <w:szCs w:val="12"/>
                    </w:rPr>
                  </w:rPrChange>
                </w:rPr>
                <w:t xml:space="preserve"> </w:t>
              </w:r>
              <w:r w:rsidR="008152F0" w:rsidRPr="00FA60BE">
                <w:rPr>
                  <w:rFonts w:ascii="Lucida Console" w:eastAsia="Times New Roman" w:hAnsi="Lucida Console" w:cs="Calibri"/>
                  <w:color w:val="000000" w:themeColor="text1"/>
                  <w:sz w:val="12"/>
                  <w:szCs w:val="12"/>
                  <w:rPrChange w:id="302" w:author="Omar Cardona" w:date="2016-11-21T23:41:00Z">
                    <w:rPr>
                      <w:rFonts w:ascii="Lucida Console" w:eastAsia="Times New Roman" w:hAnsi="Lucida Console" w:cs="Calibri"/>
                      <w:color w:val="009900"/>
                      <w:sz w:val="12"/>
                      <w:szCs w:val="12"/>
                    </w:rPr>
                  </w:rPrChange>
                </w:rPr>
                <w:t xml:space="preserve">the </w:t>
              </w:r>
              <w:del w:id="303" w:author="Brian Leong (Inspur Worldwide Services Ltd)" w:date="2016-12-05T15:20:00Z">
                <w:r w:rsidR="008152F0" w:rsidRPr="00FA60BE" w:rsidDel="00A50CA6">
                  <w:rPr>
                    <w:rFonts w:ascii="Lucida Console" w:eastAsia="Times New Roman" w:hAnsi="Lucida Console" w:cs="Calibri"/>
                    <w:color w:val="000000" w:themeColor="text1"/>
                    <w:sz w:val="12"/>
                    <w:szCs w:val="12"/>
                    <w:rPrChange w:id="304" w:author="Omar Cardona" w:date="2016-11-21T23:41:00Z">
                      <w:rPr>
                        <w:rFonts w:ascii="Lucida Console" w:eastAsia="Times New Roman" w:hAnsi="Lucida Console" w:cs="Calibri"/>
                        <w:color w:val="009900"/>
                        <w:sz w:val="12"/>
                        <w:szCs w:val="12"/>
                      </w:rPr>
                    </w:rPrChange>
                  </w:rPr>
                  <w:delText>w</w:delText>
                </w:r>
              </w:del>
            </w:ins>
            <w:ins w:id="305" w:author="Brian Leong (Inspur Worldwide Services Ltd)" w:date="2016-12-05T15:20:00Z">
              <w:r w:rsidR="00A50CA6">
                <w:rPr>
                  <w:rFonts w:ascii="Lucida Console" w:eastAsia="Times New Roman" w:hAnsi="Lucida Console" w:cs="Calibri"/>
                  <w:color w:val="000000" w:themeColor="text1"/>
                  <w:sz w:val="12"/>
                  <w:szCs w:val="12"/>
                </w:rPr>
                <w:t>W</w:t>
              </w:r>
            </w:ins>
            <w:ins w:id="306" w:author="Omar Cardona" w:date="2016-10-08T18:10:00Z">
              <w:r w:rsidR="008152F0" w:rsidRPr="00FA60BE">
                <w:rPr>
                  <w:rFonts w:ascii="Lucida Console" w:eastAsia="Times New Roman" w:hAnsi="Lucida Console" w:cs="Calibri"/>
                  <w:color w:val="000000" w:themeColor="text1"/>
                  <w:sz w:val="12"/>
                  <w:szCs w:val="12"/>
                  <w:rPrChange w:id="307" w:author="Omar Cardona" w:date="2016-11-21T23:41:00Z">
                    <w:rPr>
                      <w:rFonts w:ascii="Lucida Console" w:eastAsia="Times New Roman" w:hAnsi="Lucida Console" w:cs="Calibri"/>
                      <w:color w:val="009900"/>
                      <w:sz w:val="12"/>
                      <w:szCs w:val="12"/>
                    </w:rPr>
                  </w:rPrChange>
                </w:rPr>
                <w:t>indows TCPIP stack will load balance among the interfaces</w:t>
              </w:r>
            </w:ins>
            <w:ins w:id="308" w:author="Brian Leong (Inspur Worldwide Services Ltd)" w:date="2016-12-05T15:20:00Z">
              <w:r w:rsidR="00A50CA6">
                <w:rPr>
                  <w:rFonts w:ascii="Lucida Console" w:eastAsia="Times New Roman" w:hAnsi="Lucida Console" w:cs="Calibri"/>
                  <w:color w:val="000000" w:themeColor="text1"/>
                  <w:sz w:val="12"/>
                  <w:szCs w:val="12"/>
                </w:rPr>
                <w:t>,</w:t>
              </w:r>
            </w:ins>
            <w:ins w:id="309" w:author="Omar Cardona" w:date="2016-10-08T18:10:00Z">
              <w:r w:rsidR="008152F0" w:rsidRPr="00FA60BE">
                <w:rPr>
                  <w:rFonts w:ascii="Lucida Console" w:eastAsia="Times New Roman" w:hAnsi="Lucida Console" w:cs="Calibri"/>
                  <w:color w:val="000000" w:themeColor="text1"/>
                  <w:sz w:val="12"/>
                  <w:szCs w:val="12"/>
                  <w:rPrChange w:id="310" w:author="Omar Cardona" w:date="2016-11-21T23:41:00Z">
                    <w:rPr>
                      <w:rFonts w:ascii="Lucida Console" w:eastAsia="Times New Roman" w:hAnsi="Lucida Console" w:cs="Calibri"/>
                      <w:color w:val="009900"/>
                      <w:sz w:val="12"/>
                      <w:szCs w:val="12"/>
                    </w:rPr>
                  </w:rPrChange>
                </w:rPr>
                <w:t xml:space="preserve"> and simple validation becomes more complicated.</w:t>
              </w:r>
            </w:ins>
          </w:p>
          <w:p w14:paraId="416FF8BC" w14:textId="77777777" w:rsidR="00FA60BE" w:rsidRPr="00B957AD" w:rsidRDefault="00FA60BE" w:rsidP="00633605">
            <w:pPr>
              <w:rPr>
                <w:ins w:id="311" w:author="Omar Cardona" w:date="2016-10-08T18:08:00Z"/>
                <w:rFonts w:ascii="Lucida Console" w:eastAsia="Times New Roman" w:hAnsi="Lucida Console" w:cs="Calibri"/>
                <w:color w:val="009900"/>
                <w:sz w:val="12"/>
                <w:szCs w:val="12"/>
                <w:rPrChange w:id="312" w:author="Omar Cardona" w:date="2016-10-08T18:09:00Z">
                  <w:rPr>
                    <w:ins w:id="313" w:author="Omar Cardona" w:date="2016-10-08T18:08:00Z"/>
                    <w:rFonts w:ascii="Lucida Console" w:eastAsia="Times New Roman" w:hAnsi="Lucida Console" w:cs="Calibri"/>
                    <w:color w:val="000000" w:themeColor="text1"/>
                    <w:sz w:val="12"/>
                    <w:szCs w:val="12"/>
                  </w:rPr>
                </w:rPrChange>
              </w:rPr>
            </w:pPr>
          </w:p>
          <w:p w14:paraId="17AFCF09" w14:textId="63D8EC91" w:rsidR="00633605" w:rsidRPr="007A4C93" w:rsidRDefault="00633605" w:rsidP="00633605">
            <w:pPr>
              <w:rPr>
                <w:rFonts w:ascii="Lucida Console" w:eastAsia="Times New Roman" w:hAnsi="Lucida Console" w:cs="Calibri"/>
                <w:b/>
                <w:color w:val="000000" w:themeColor="text1"/>
                <w:sz w:val="12"/>
                <w:szCs w:val="12"/>
              </w:rPr>
            </w:pPr>
            <w:del w:id="314" w:author="Omar Cardona" w:date="2016-10-08T19:09: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Get-NetAdapter -Name "Test-40G-2"</w:t>
            </w:r>
            <w:ins w:id="315" w:author="Omar Cardona" w:date="2016-10-08T18:05:00Z">
              <w:r w:rsidR="007118A2">
                <w:rPr>
                  <w:rFonts w:ascii="Lucida Console" w:eastAsia="Times New Roman" w:hAnsi="Lucida Console" w:cs="Calibri"/>
                  <w:b/>
                  <w:color w:val="000000" w:themeColor="text1"/>
                  <w:sz w:val="12"/>
                  <w:szCs w:val="12"/>
                </w:rPr>
                <w:t xml:space="preserve"> </w:t>
              </w:r>
              <w:r w:rsidR="007118A2">
                <w:rPr>
                  <w:rFonts w:ascii="Lucida Console" w:eastAsia="Times New Roman" w:hAnsi="Lucida Console" w:cs="Calibri"/>
                  <w:b/>
                  <w:bCs/>
                  <w:color w:val="000000"/>
                  <w:sz w:val="12"/>
                  <w:szCs w:val="12"/>
                </w:rPr>
                <w:t>| ft -</w:t>
              </w:r>
              <w:proofErr w:type="spellStart"/>
              <w:r w:rsidR="007118A2">
                <w:rPr>
                  <w:rFonts w:ascii="Lucida Console" w:eastAsia="Times New Roman" w:hAnsi="Lucida Console" w:cs="Calibri"/>
                  <w:b/>
                  <w:bCs/>
                  <w:color w:val="000000"/>
                  <w:sz w:val="12"/>
                  <w:szCs w:val="12"/>
                </w:rPr>
                <w:t>AutoSize</w:t>
              </w:r>
            </w:ins>
            <w:proofErr w:type="spellEnd"/>
          </w:p>
          <w:p w14:paraId="4EA639E6" w14:textId="77777777" w:rsidR="00633605" w:rsidRPr="007A4C93" w:rsidRDefault="00633605" w:rsidP="00633605">
            <w:pPr>
              <w:rPr>
                <w:rFonts w:ascii="Lucida Console" w:eastAsia="Times New Roman" w:hAnsi="Lucida Console" w:cs="Calibri"/>
                <w:color w:val="000000" w:themeColor="text1"/>
                <w:sz w:val="12"/>
                <w:szCs w:val="12"/>
              </w:rPr>
            </w:pPr>
          </w:p>
          <w:p w14:paraId="5A081E25"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 xml:space="preserve">Name                      </w:t>
            </w:r>
            <w:proofErr w:type="spellStart"/>
            <w:r w:rsidRPr="007A4C93">
              <w:rPr>
                <w:rFonts w:ascii="Lucida Console" w:eastAsia="Times New Roman" w:hAnsi="Lucida Console" w:cs="Calibri"/>
                <w:color w:val="000000" w:themeColor="text1"/>
                <w:sz w:val="12"/>
                <w:szCs w:val="12"/>
              </w:rPr>
              <w:t>InterfaceDescription</w:t>
            </w:r>
            <w:proofErr w:type="spellEnd"/>
            <w:r w:rsidRPr="007A4C93">
              <w:rPr>
                <w:rFonts w:ascii="Lucida Console" w:eastAsia="Times New Roman" w:hAnsi="Lucida Console" w:cs="Calibri"/>
                <w:color w:val="000000" w:themeColor="text1"/>
                <w:sz w:val="12"/>
                <w:szCs w:val="12"/>
              </w:rPr>
              <w:t xml:space="preserve">                    </w:t>
            </w:r>
            <w:proofErr w:type="spellStart"/>
            <w:r w:rsidRPr="007A4C93">
              <w:rPr>
                <w:rFonts w:ascii="Lucida Console" w:eastAsia="Times New Roman" w:hAnsi="Lucida Console" w:cs="Calibri"/>
                <w:color w:val="000000" w:themeColor="text1"/>
                <w:sz w:val="12"/>
                <w:szCs w:val="12"/>
              </w:rPr>
              <w:t>ifIndex</w:t>
            </w:r>
            <w:proofErr w:type="spellEnd"/>
            <w:r w:rsidRPr="007A4C93">
              <w:rPr>
                <w:rFonts w:ascii="Lucida Console" w:eastAsia="Times New Roman" w:hAnsi="Lucida Console" w:cs="Calibri"/>
                <w:color w:val="000000" w:themeColor="text1"/>
                <w:sz w:val="12"/>
                <w:szCs w:val="12"/>
              </w:rPr>
              <w:t xml:space="preserve"> Status       </w:t>
            </w:r>
            <w:proofErr w:type="spellStart"/>
            <w:r w:rsidRPr="007A4C93">
              <w:rPr>
                <w:rFonts w:ascii="Lucida Console" w:eastAsia="Times New Roman" w:hAnsi="Lucida Console" w:cs="Calibri"/>
                <w:color w:val="000000" w:themeColor="text1"/>
                <w:sz w:val="12"/>
                <w:szCs w:val="12"/>
              </w:rPr>
              <w:t>MacAddress</w:t>
            </w:r>
            <w:proofErr w:type="spellEnd"/>
            <w:r w:rsidRPr="007A4C93">
              <w:rPr>
                <w:rFonts w:ascii="Lucida Console" w:eastAsia="Times New Roman" w:hAnsi="Lucida Console" w:cs="Calibri"/>
                <w:color w:val="000000" w:themeColor="text1"/>
                <w:sz w:val="12"/>
                <w:szCs w:val="12"/>
              </w:rPr>
              <w:t xml:space="preserve">             </w:t>
            </w:r>
            <w:proofErr w:type="spellStart"/>
            <w:r w:rsidRPr="007A4C93">
              <w:rPr>
                <w:rFonts w:ascii="Lucida Console" w:eastAsia="Times New Roman" w:hAnsi="Lucida Console" w:cs="Calibri"/>
                <w:color w:val="000000" w:themeColor="text1"/>
                <w:sz w:val="12"/>
                <w:szCs w:val="12"/>
              </w:rPr>
              <w:t>LinkSpeed</w:t>
            </w:r>
            <w:proofErr w:type="spellEnd"/>
          </w:p>
          <w:p w14:paraId="0479595F"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                      --------------------                    ------- ------       ----------             ---------</w:t>
            </w:r>
          </w:p>
          <w:p w14:paraId="3E664284"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TEST-40G-2                Mellanox ConnectX-3 Pro Ethernet A.</w:t>
            </w:r>
            <w:proofErr w:type="gramStart"/>
            <w:r w:rsidRPr="007A4C93">
              <w:rPr>
                <w:rFonts w:ascii="Lucida Console" w:eastAsia="Times New Roman" w:hAnsi="Lucida Console" w:cs="Calibri"/>
                <w:color w:val="000000" w:themeColor="text1"/>
                <w:sz w:val="12"/>
                <w:szCs w:val="12"/>
              </w:rPr>
              <w:t>..#</w:t>
            </w:r>
            <w:proofErr w:type="gramEnd"/>
            <w:r w:rsidRPr="007A4C93">
              <w:rPr>
                <w:rFonts w:ascii="Lucida Console" w:eastAsia="Times New Roman" w:hAnsi="Lucida Console" w:cs="Calibri"/>
                <w:color w:val="000000" w:themeColor="text1"/>
                <w:sz w:val="12"/>
                <w:szCs w:val="12"/>
              </w:rPr>
              <w:t>2      13 Up           E4-1D-2D-07-40-70        40 Gbps</w:t>
            </w:r>
          </w:p>
          <w:p w14:paraId="741293D9" w14:textId="77777777" w:rsidR="00633605" w:rsidRPr="007A4C93" w:rsidRDefault="00633605" w:rsidP="00633605">
            <w:pPr>
              <w:rPr>
                <w:rFonts w:ascii="Lucida Console" w:eastAsia="Times New Roman" w:hAnsi="Lucida Console" w:cs="Calibri"/>
                <w:color w:val="000000" w:themeColor="text1"/>
                <w:sz w:val="12"/>
                <w:szCs w:val="12"/>
              </w:rPr>
            </w:pPr>
          </w:p>
          <w:p w14:paraId="07BEDA21" w14:textId="77777777" w:rsidR="00633605" w:rsidRPr="007A4C93" w:rsidRDefault="00633605" w:rsidP="00633605">
            <w:pPr>
              <w:rPr>
                <w:rFonts w:ascii="Lucida Console" w:eastAsia="Times New Roman" w:hAnsi="Lucida Console" w:cs="Calibri"/>
                <w:color w:val="000000" w:themeColor="text1"/>
                <w:sz w:val="12"/>
                <w:szCs w:val="12"/>
              </w:rPr>
            </w:pPr>
          </w:p>
          <w:p w14:paraId="3FC2E5DA" w14:textId="77777777" w:rsidR="00633605" w:rsidRPr="007A4C93" w:rsidRDefault="00633605" w:rsidP="00633605">
            <w:pPr>
              <w:rPr>
                <w:rFonts w:ascii="Lucida Console" w:eastAsia="Times New Roman" w:hAnsi="Lucida Console" w:cs="Calibri"/>
                <w:color w:val="000000" w:themeColor="text1"/>
                <w:sz w:val="12"/>
                <w:szCs w:val="12"/>
              </w:rPr>
            </w:pPr>
          </w:p>
          <w:p w14:paraId="32F8A913" w14:textId="13F86785" w:rsidR="00633605" w:rsidRPr="007A4C93" w:rsidRDefault="00633605" w:rsidP="00633605">
            <w:pPr>
              <w:rPr>
                <w:rFonts w:ascii="Lucida Console" w:eastAsia="Times New Roman" w:hAnsi="Lucida Console" w:cs="Calibri"/>
                <w:b/>
                <w:color w:val="000000" w:themeColor="text1"/>
                <w:sz w:val="12"/>
                <w:szCs w:val="12"/>
              </w:rPr>
            </w:pPr>
            <w:del w:id="316" w:author="Omar Cardona" w:date="2016-10-08T19:09: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Get-</w:t>
            </w:r>
            <w:proofErr w:type="spellStart"/>
            <w:r w:rsidRPr="007A4C93">
              <w:rPr>
                <w:rFonts w:ascii="Lucida Console" w:eastAsia="Times New Roman" w:hAnsi="Lucida Console" w:cs="Calibri"/>
                <w:b/>
                <w:color w:val="000000" w:themeColor="text1"/>
                <w:sz w:val="12"/>
                <w:szCs w:val="12"/>
              </w:rPr>
              <w:t>NetIPAddress</w:t>
            </w:r>
            <w:proofErr w:type="spellEnd"/>
            <w:r w:rsidRPr="007A4C93">
              <w:rPr>
                <w:rFonts w:ascii="Lucida Console" w:eastAsia="Times New Roman" w:hAnsi="Lucida Console" w:cs="Calibri"/>
                <w:b/>
                <w:color w:val="000000" w:themeColor="text1"/>
                <w:sz w:val="12"/>
                <w:szCs w:val="12"/>
              </w:rPr>
              <w:t xml:space="preserve"> -</w:t>
            </w:r>
            <w:proofErr w:type="spellStart"/>
            <w:r w:rsidRPr="007A4C93">
              <w:rPr>
                <w:rFonts w:ascii="Lucida Console" w:eastAsia="Times New Roman" w:hAnsi="Lucida Console" w:cs="Calibri"/>
                <w:b/>
                <w:color w:val="000000" w:themeColor="text1"/>
                <w:sz w:val="12"/>
                <w:szCs w:val="12"/>
              </w:rPr>
              <w:t>InterfaceAlias</w:t>
            </w:r>
            <w:proofErr w:type="spellEnd"/>
            <w:r w:rsidRPr="007A4C93">
              <w:rPr>
                <w:rFonts w:ascii="Lucida Console" w:eastAsia="Times New Roman" w:hAnsi="Lucida Console" w:cs="Calibri"/>
                <w:b/>
                <w:color w:val="000000" w:themeColor="text1"/>
                <w:sz w:val="12"/>
                <w:szCs w:val="12"/>
              </w:rPr>
              <w:t xml:space="preserve"> "Test-40G-2"</w:t>
            </w:r>
          </w:p>
          <w:p w14:paraId="090A54D2" w14:textId="4A2303DE" w:rsidR="007118A2" w:rsidRDefault="007118A2" w:rsidP="00633605">
            <w:pPr>
              <w:rPr>
                <w:ins w:id="317" w:author="Omar Cardona" w:date="2016-10-08T18:05:00Z"/>
                <w:rFonts w:ascii="Lucida Console" w:eastAsia="Times New Roman" w:hAnsi="Lucida Console" w:cs="Calibri"/>
                <w:color w:val="000000" w:themeColor="text1"/>
                <w:sz w:val="12"/>
                <w:szCs w:val="12"/>
              </w:rPr>
            </w:pPr>
            <w:ins w:id="318" w:author="Omar Cardona" w:date="2016-10-08T18:06:00Z">
              <w:r>
                <w:rPr>
                  <w:rFonts w:ascii="Lucida Console" w:eastAsia="Times New Roman" w:hAnsi="Lucida Console" w:cs="Calibri"/>
                  <w:color w:val="000000" w:themeColor="text1"/>
                  <w:sz w:val="12"/>
                  <w:szCs w:val="12"/>
                </w:rPr>
                <w:t xml:space="preserve">  </w:t>
              </w:r>
            </w:ins>
            <w:ins w:id="319" w:author="Omar Cardona" w:date="2016-10-08T18:05:00Z">
              <w:r>
                <w:rPr>
                  <w:rFonts w:ascii="Lucida Console" w:eastAsia="Times New Roman" w:hAnsi="Lucida Console" w:cs="Calibri"/>
                  <w:color w:val="000000" w:themeColor="text1"/>
                  <w:sz w:val="12"/>
                  <w:szCs w:val="12"/>
                </w:rPr>
                <w:t>or</w:t>
              </w:r>
            </w:ins>
          </w:p>
          <w:p w14:paraId="532A826B" w14:textId="3BA821EC" w:rsidR="007118A2" w:rsidRPr="003573CB" w:rsidRDefault="007118A2" w:rsidP="007118A2">
            <w:pPr>
              <w:rPr>
                <w:ins w:id="320" w:author="Omar Cardona" w:date="2016-10-08T18:05:00Z"/>
                <w:rFonts w:ascii="Lucida Console" w:eastAsia="Times New Roman" w:hAnsi="Lucida Console" w:cs="Calibri"/>
                <w:b/>
                <w:bCs/>
                <w:color w:val="000000"/>
                <w:sz w:val="12"/>
                <w:szCs w:val="12"/>
              </w:rPr>
            </w:pPr>
            <w:ins w:id="321" w:author="Omar Cardona" w:date="2016-10-08T18:05:00Z">
              <w:r w:rsidRPr="007A4C93">
                <w:rPr>
                  <w:rFonts w:ascii="Lucida Console" w:eastAsia="Times New Roman" w:hAnsi="Lucida Console" w:cs="Calibri"/>
                  <w:b/>
                  <w:color w:val="000000" w:themeColor="text1"/>
                  <w:sz w:val="12"/>
                  <w:szCs w:val="12"/>
                </w:rPr>
                <w:t>Get-</w:t>
              </w:r>
              <w:proofErr w:type="spellStart"/>
              <w:r w:rsidRPr="007A4C93">
                <w:rPr>
                  <w:rFonts w:ascii="Lucida Console" w:eastAsia="Times New Roman" w:hAnsi="Lucida Console" w:cs="Calibri"/>
                  <w:b/>
                  <w:color w:val="000000" w:themeColor="text1"/>
                  <w:sz w:val="12"/>
                  <w:szCs w:val="12"/>
                </w:rPr>
                <w:t>NetIPAddress</w:t>
              </w:r>
              <w:proofErr w:type="spellEnd"/>
              <w:r w:rsidRPr="007A4C93">
                <w:rPr>
                  <w:rFonts w:ascii="Lucida Console" w:eastAsia="Times New Roman" w:hAnsi="Lucida Console" w:cs="Calibri"/>
                  <w:b/>
                  <w:color w:val="000000" w:themeColor="text1"/>
                  <w:sz w:val="12"/>
                  <w:szCs w:val="12"/>
                </w:rPr>
                <w:t xml:space="preserve"> -</w:t>
              </w:r>
              <w:proofErr w:type="spellStart"/>
              <w:r w:rsidRPr="007A4C93">
                <w:rPr>
                  <w:rFonts w:ascii="Lucida Console" w:eastAsia="Times New Roman" w:hAnsi="Lucida Console" w:cs="Calibri"/>
                  <w:b/>
                  <w:color w:val="000000" w:themeColor="text1"/>
                  <w:sz w:val="12"/>
                  <w:szCs w:val="12"/>
                </w:rPr>
                <w:t>InterfaceAlias</w:t>
              </w:r>
              <w:proofErr w:type="spellEnd"/>
              <w:r w:rsidRPr="007A4C93">
                <w:rPr>
                  <w:rFonts w:ascii="Lucida Console" w:eastAsia="Times New Roman" w:hAnsi="Lucida Console" w:cs="Calibri"/>
                  <w:b/>
                  <w:color w:val="000000" w:themeColor="text1"/>
                  <w:sz w:val="12"/>
                  <w:szCs w:val="12"/>
                </w:rPr>
                <w:t xml:space="preserve"> "Test-40G-2"</w:t>
              </w:r>
              <w:r>
                <w:rPr>
                  <w:rFonts w:ascii="Lucida Console" w:eastAsia="Times New Roman" w:hAnsi="Lucida Console" w:cs="Calibri"/>
                  <w:b/>
                  <w:color w:val="000000" w:themeColor="text1"/>
                  <w:sz w:val="12"/>
                  <w:szCs w:val="12"/>
                </w:rPr>
                <w:t xml:space="preserve"> </w:t>
              </w:r>
              <w:r w:rsidRPr="003573CB">
                <w:rPr>
                  <w:rFonts w:ascii="Lucida Console" w:eastAsia="Times New Roman" w:hAnsi="Lucida Console" w:cs="Calibri"/>
                  <w:b/>
                  <w:bCs/>
                  <w:color w:val="000000"/>
                  <w:sz w:val="12"/>
                  <w:szCs w:val="12"/>
                </w:rPr>
                <w:t>| Where-Object {$</w:t>
              </w:r>
              <w:proofErr w:type="gramStart"/>
              <w:r w:rsidRPr="003573CB">
                <w:rPr>
                  <w:rFonts w:ascii="Lucida Console" w:eastAsia="Times New Roman" w:hAnsi="Lucida Console" w:cs="Calibri"/>
                  <w:b/>
                  <w:bCs/>
                  <w:color w:val="000000"/>
                  <w:sz w:val="12"/>
                  <w:szCs w:val="12"/>
                </w:rPr>
                <w:t>_.</w:t>
              </w:r>
              <w:proofErr w:type="spellStart"/>
              <w:r w:rsidRPr="003573CB">
                <w:rPr>
                  <w:rFonts w:ascii="Lucida Console" w:eastAsia="Times New Roman" w:hAnsi="Lucida Console" w:cs="Calibri"/>
                  <w:b/>
                  <w:bCs/>
                  <w:color w:val="000000"/>
                  <w:sz w:val="12"/>
                  <w:szCs w:val="12"/>
                </w:rPr>
                <w:t>AddressFamily</w:t>
              </w:r>
              <w:proofErr w:type="spellEnd"/>
              <w:proofErr w:type="gramEnd"/>
              <w:r w:rsidRPr="003573CB">
                <w:rPr>
                  <w:rFonts w:ascii="Lucida Console" w:eastAsia="Times New Roman" w:hAnsi="Lucida Console" w:cs="Calibri"/>
                  <w:b/>
                  <w:bCs/>
                  <w:color w:val="000000"/>
                  <w:sz w:val="12"/>
                  <w:szCs w:val="12"/>
                </w:rPr>
                <w:t xml:space="preserve"> -eq "IPv4"} | </w:t>
              </w:r>
              <w:proofErr w:type="spellStart"/>
              <w:r w:rsidRPr="003573CB">
                <w:rPr>
                  <w:rFonts w:ascii="Lucida Console" w:eastAsia="Times New Roman" w:hAnsi="Lucida Console" w:cs="Calibri"/>
                  <w:b/>
                  <w:bCs/>
                  <w:color w:val="000000"/>
                  <w:sz w:val="12"/>
                  <w:szCs w:val="12"/>
                </w:rPr>
                <w:t>fl</w:t>
              </w:r>
              <w:proofErr w:type="spellEnd"/>
              <w:r w:rsidRPr="003573CB">
                <w:rPr>
                  <w:rFonts w:ascii="Lucida Console" w:eastAsia="Times New Roman" w:hAnsi="Lucida Console" w:cs="Calibri"/>
                  <w:b/>
                  <w:bCs/>
                  <w:color w:val="000000"/>
                  <w:sz w:val="12"/>
                  <w:szCs w:val="12"/>
                </w:rPr>
                <w:t xml:space="preserve"> </w:t>
              </w:r>
              <w:proofErr w:type="spellStart"/>
              <w:r w:rsidRPr="003573CB">
                <w:rPr>
                  <w:rFonts w:ascii="Lucida Console" w:eastAsia="Times New Roman" w:hAnsi="Lucida Console" w:cs="Calibri"/>
                  <w:b/>
                  <w:bCs/>
                  <w:color w:val="000000"/>
                  <w:sz w:val="12"/>
                  <w:szCs w:val="12"/>
                </w:rPr>
                <w:t>InterfaceAlias,IPAddress</w:t>
              </w:r>
              <w:proofErr w:type="spellEnd"/>
            </w:ins>
          </w:p>
          <w:p w14:paraId="087AFF52" w14:textId="6DAB5FD5" w:rsidR="00633605" w:rsidRPr="007A4C93" w:rsidDel="007118A2" w:rsidRDefault="00633605" w:rsidP="00633605">
            <w:pPr>
              <w:rPr>
                <w:del w:id="322" w:author="Omar Cardona" w:date="2016-10-08T18:05:00Z"/>
                <w:rFonts w:ascii="Lucida Console" w:eastAsia="Times New Roman" w:hAnsi="Lucida Console" w:cs="Calibri"/>
                <w:color w:val="000000" w:themeColor="text1"/>
                <w:sz w:val="12"/>
                <w:szCs w:val="12"/>
              </w:rPr>
            </w:pPr>
            <w:del w:id="323" w:author="Omar Cardona" w:date="2016-10-08T18:05:00Z">
              <w:r w:rsidRPr="007A4C93" w:rsidDel="007118A2">
                <w:rPr>
                  <w:rFonts w:ascii="Lucida Console" w:eastAsia="Times New Roman" w:hAnsi="Lucida Console" w:cs="Calibri"/>
                  <w:color w:val="000000" w:themeColor="text1"/>
                  <w:sz w:val="12"/>
                  <w:szCs w:val="12"/>
                </w:rPr>
                <w:delText>.</w:delText>
              </w:r>
            </w:del>
          </w:p>
          <w:p w14:paraId="71A18FDA"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w:t>
            </w:r>
          </w:p>
          <w:p w14:paraId="5E189EB2"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D87BCB">
              <w:rPr>
                <w:rFonts w:ascii="Lucida Console" w:eastAsia="Times New Roman" w:hAnsi="Lucida Console" w:cs="Calibri"/>
                <w:color w:val="000000" w:themeColor="text1"/>
                <w:sz w:val="12"/>
                <w:szCs w:val="12"/>
                <w:highlight w:val="yellow"/>
                <w:rPrChange w:id="324" w:author="Omar Cardona" w:date="2016-10-08T17:21:00Z">
                  <w:rPr>
                    <w:rFonts w:ascii="Lucida Console" w:eastAsia="Times New Roman" w:hAnsi="Lucida Console" w:cs="Calibri"/>
                    <w:color w:val="000000" w:themeColor="text1"/>
                    <w:sz w:val="12"/>
                    <w:szCs w:val="12"/>
                  </w:rPr>
                </w:rPrChange>
              </w:rPr>
              <w:t>IPAddress</w:t>
            </w:r>
            <w:proofErr w:type="spellEnd"/>
            <w:r w:rsidRPr="00D87BCB">
              <w:rPr>
                <w:rFonts w:ascii="Lucida Console" w:eastAsia="Times New Roman" w:hAnsi="Lucida Console" w:cs="Calibri"/>
                <w:color w:val="000000" w:themeColor="text1"/>
                <w:sz w:val="12"/>
                <w:szCs w:val="12"/>
                <w:highlight w:val="yellow"/>
                <w:rPrChange w:id="325" w:author="Omar Cardona" w:date="2016-10-08T17:21:00Z">
                  <w:rPr>
                    <w:rFonts w:ascii="Lucida Console" w:eastAsia="Times New Roman" w:hAnsi="Lucida Console" w:cs="Calibri"/>
                    <w:color w:val="000000" w:themeColor="text1"/>
                    <w:sz w:val="12"/>
                    <w:szCs w:val="12"/>
                  </w:rPr>
                </w:rPrChange>
              </w:rPr>
              <w:t xml:space="preserve">       </w:t>
            </w:r>
            <w:proofErr w:type="gramStart"/>
            <w:r w:rsidRPr="00D87BCB">
              <w:rPr>
                <w:rFonts w:ascii="Lucida Console" w:eastAsia="Times New Roman" w:hAnsi="Lucida Console" w:cs="Calibri"/>
                <w:color w:val="000000" w:themeColor="text1"/>
                <w:sz w:val="12"/>
                <w:szCs w:val="12"/>
                <w:highlight w:val="yellow"/>
                <w:rPrChange w:id="326" w:author="Omar Cardona" w:date="2016-10-08T17:21:00Z">
                  <w:rPr>
                    <w:rFonts w:ascii="Lucida Console" w:eastAsia="Times New Roman" w:hAnsi="Lucida Console" w:cs="Calibri"/>
                    <w:color w:val="000000" w:themeColor="text1"/>
                    <w:sz w:val="12"/>
                    <w:szCs w:val="12"/>
                  </w:rPr>
                </w:rPrChange>
              </w:rPr>
              <w:t xml:space="preserve">  :</w:t>
            </w:r>
            <w:proofErr w:type="gramEnd"/>
            <w:r w:rsidRPr="00D87BCB">
              <w:rPr>
                <w:rFonts w:ascii="Lucida Console" w:eastAsia="Times New Roman" w:hAnsi="Lucida Console" w:cs="Calibri"/>
                <w:color w:val="000000" w:themeColor="text1"/>
                <w:sz w:val="12"/>
                <w:szCs w:val="12"/>
                <w:highlight w:val="yellow"/>
                <w:rPrChange w:id="327" w:author="Omar Cardona" w:date="2016-10-08T17:21:00Z">
                  <w:rPr>
                    <w:rFonts w:ascii="Lucida Console" w:eastAsia="Times New Roman" w:hAnsi="Lucida Console" w:cs="Calibri"/>
                    <w:color w:val="000000" w:themeColor="text1"/>
                    <w:sz w:val="12"/>
                    <w:szCs w:val="12"/>
                  </w:rPr>
                </w:rPrChange>
              </w:rPr>
              <w:t xml:space="preserve"> </w:t>
            </w:r>
            <w:r w:rsidRPr="00D87BCB">
              <w:rPr>
                <w:rFonts w:ascii="Lucida Console" w:eastAsia="Times New Roman" w:hAnsi="Lucida Console" w:cs="Calibri"/>
                <w:color w:val="000000" w:themeColor="text1"/>
                <w:sz w:val="12"/>
                <w:szCs w:val="12"/>
                <w:highlight w:val="yellow"/>
              </w:rPr>
              <w:t>192.168.2.3</w:t>
            </w:r>
          </w:p>
          <w:p w14:paraId="718D0048"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InterfaceIndex</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13</w:t>
            </w:r>
          </w:p>
          <w:p w14:paraId="4950C065"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D87BCB">
              <w:rPr>
                <w:rFonts w:ascii="Lucida Console" w:eastAsia="Times New Roman" w:hAnsi="Lucida Console" w:cs="Calibri"/>
                <w:color w:val="000000" w:themeColor="text1"/>
                <w:sz w:val="12"/>
                <w:szCs w:val="12"/>
                <w:highlight w:val="yellow"/>
                <w:rPrChange w:id="328" w:author="Omar Cardona" w:date="2016-10-08T17:21:00Z">
                  <w:rPr>
                    <w:rFonts w:ascii="Lucida Console" w:eastAsia="Times New Roman" w:hAnsi="Lucida Console" w:cs="Calibri"/>
                    <w:color w:val="000000" w:themeColor="text1"/>
                    <w:sz w:val="12"/>
                    <w:szCs w:val="12"/>
                  </w:rPr>
                </w:rPrChange>
              </w:rPr>
              <w:t>InterfaceAlias</w:t>
            </w:r>
            <w:proofErr w:type="spellEnd"/>
            <w:r w:rsidRPr="00D87BCB">
              <w:rPr>
                <w:rFonts w:ascii="Lucida Console" w:eastAsia="Times New Roman" w:hAnsi="Lucida Console" w:cs="Calibri"/>
                <w:color w:val="000000" w:themeColor="text1"/>
                <w:sz w:val="12"/>
                <w:szCs w:val="12"/>
                <w:highlight w:val="yellow"/>
                <w:rPrChange w:id="329" w:author="Omar Cardona" w:date="2016-10-08T17:21:00Z">
                  <w:rPr>
                    <w:rFonts w:ascii="Lucida Console" w:eastAsia="Times New Roman" w:hAnsi="Lucida Console" w:cs="Calibri"/>
                    <w:color w:val="000000" w:themeColor="text1"/>
                    <w:sz w:val="12"/>
                    <w:szCs w:val="12"/>
                  </w:rPr>
                </w:rPrChange>
              </w:rPr>
              <w:t xml:space="preserve">  </w:t>
            </w:r>
            <w:proofErr w:type="gramStart"/>
            <w:r w:rsidRPr="00D87BCB">
              <w:rPr>
                <w:rFonts w:ascii="Lucida Console" w:eastAsia="Times New Roman" w:hAnsi="Lucida Console" w:cs="Calibri"/>
                <w:color w:val="000000" w:themeColor="text1"/>
                <w:sz w:val="12"/>
                <w:szCs w:val="12"/>
                <w:highlight w:val="yellow"/>
                <w:rPrChange w:id="330" w:author="Omar Cardona" w:date="2016-10-08T17:21:00Z">
                  <w:rPr>
                    <w:rFonts w:ascii="Lucida Console" w:eastAsia="Times New Roman" w:hAnsi="Lucida Console" w:cs="Calibri"/>
                    <w:color w:val="000000" w:themeColor="text1"/>
                    <w:sz w:val="12"/>
                    <w:szCs w:val="12"/>
                  </w:rPr>
                </w:rPrChange>
              </w:rPr>
              <w:t xml:space="preserve">  :</w:t>
            </w:r>
            <w:proofErr w:type="gramEnd"/>
            <w:r w:rsidRPr="00D87BCB">
              <w:rPr>
                <w:rFonts w:ascii="Lucida Console" w:eastAsia="Times New Roman" w:hAnsi="Lucida Console" w:cs="Calibri"/>
                <w:color w:val="000000" w:themeColor="text1"/>
                <w:sz w:val="12"/>
                <w:szCs w:val="12"/>
                <w:highlight w:val="yellow"/>
                <w:rPrChange w:id="331" w:author="Omar Cardona" w:date="2016-10-08T17:21:00Z">
                  <w:rPr>
                    <w:rFonts w:ascii="Lucida Console" w:eastAsia="Times New Roman" w:hAnsi="Lucida Console" w:cs="Calibri"/>
                    <w:color w:val="000000" w:themeColor="text1"/>
                    <w:sz w:val="12"/>
                    <w:szCs w:val="12"/>
                  </w:rPr>
                </w:rPrChange>
              </w:rPr>
              <w:t xml:space="preserve"> TEST-40G-2</w:t>
            </w:r>
          </w:p>
          <w:p w14:paraId="39F1AE72"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AddressFamily</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IPv4</w:t>
            </w:r>
          </w:p>
          <w:p w14:paraId="07BE1765"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 xml:space="preserve">Type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Unicast</w:t>
            </w:r>
          </w:p>
          <w:p w14:paraId="22943836"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PrefixLength</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24</w:t>
            </w:r>
          </w:p>
          <w:p w14:paraId="2B3D4423" w14:textId="27DDED72" w:rsidR="00633605" w:rsidRPr="007A4C93" w:rsidDel="007118A2" w:rsidRDefault="00633605" w:rsidP="00633605">
            <w:pPr>
              <w:rPr>
                <w:del w:id="332" w:author="Omar Cardona" w:date="2016-10-08T18:06:00Z"/>
                <w:rFonts w:ascii="Lucida Console" w:eastAsia="Times New Roman" w:hAnsi="Lucida Console" w:cs="Calibri"/>
                <w:color w:val="000000" w:themeColor="text1"/>
                <w:sz w:val="12"/>
                <w:szCs w:val="12"/>
              </w:rPr>
            </w:pPr>
            <w:del w:id="333" w:author="Omar Cardona" w:date="2016-10-08T18:06:00Z">
              <w:r w:rsidRPr="007A4C93" w:rsidDel="007118A2">
                <w:rPr>
                  <w:rFonts w:ascii="Lucida Console" w:eastAsia="Times New Roman" w:hAnsi="Lucida Console" w:cs="Calibri"/>
                  <w:color w:val="000000" w:themeColor="text1"/>
                  <w:sz w:val="12"/>
                  <w:szCs w:val="12"/>
                </w:rPr>
                <w:delText>PrefixOrigin      : Manual</w:delText>
              </w:r>
            </w:del>
          </w:p>
          <w:p w14:paraId="686BC85B" w14:textId="07EAE963" w:rsidR="00633605" w:rsidRPr="007A4C93" w:rsidDel="007118A2" w:rsidRDefault="00633605" w:rsidP="00633605">
            <w:pPr>
              <w:rPr>
                <w:del w:id="334" w:author="Omar Cardona" w:date="2016-10-08T18:06:00Z"/>
                <w:rFonts w:ascii="Lucida Console" w:eastAsia="Times New Roman" w:hAnsi="Lucida Console" w:cs="Calibri"/>
                <w:color w:val="000000" w:themeColor="text1"/>
                <w:sz w:val="12"/>
                <w:szCs w:val="12"/>
              </w:rPr>
            </w:pPr>
            <w:del w:id="335" w:author="Omar Cardona" w:date="2016-10-08T18:06:00Z">
              <w:r w:rsidRPr="007A4C93" w:rsidDel="007118A2">
                <w:rPr>
                  <w:rFonts w:ascii="Lucida Console" w:eastAsia="Times New Roman" w:hAnsi="Lucida Console" w:cs="Calibri"/>
                  <w:color w:val="000000" w:themeColor="text1"/>
                  <w:sz w:val="12"/>
                  <w:szCs w:val="12"/>
                </w:rPr>
                <w:delText>SuffixOrigin      : Manual</w:delText>
              </w:r>
            </w:del>
          </w:p>
          <w:p w14:paraId="09F23C81" w14:textId="06A299F6" w:rsidR="00633605" w:rsidRPr="007A4C93" w:rsidDel="007118A2" w:rsidRDefault="00633605" w:rsidP="00633605">
            <w:pPr>
              <w:rPr>
                <w:del w:id="336" w:author="Omar Cardona" w:date="2016-10-08T18:06:00Z"/>
                <w:rFonts w:ascii="Lucida Console" w:eastAsia="Times New Roman" w:hAnsi="Lucida Console" w:cs="Calibri"/>
                <w:color w:val="000000" w:themeColor="text1"/>
                <w:sz w:val="12"/>
                <w:szCs w:val="12"/>
              </w:rPr>
            </w:pPr>
            <w:del w:id="337" w:author="Omar Cardona" w:date="2016-10-08T18:06:00Z">
              <w:r w:rsidRPr="007A4C93" w:rsidDel="007118A2">
                <w:rPr>
                  <w:rFonts w:ascii="Lucida Console" w:eastAsia="Times New Roman" w:hAnsi="Lucida Console" w:cs="Calibri"/>
                  <w:color w:val="000000" w:themeColor="text1"/>
                  <w:sz w:val="12"/>
                  <w:szCs w:val="12"/>
                </w:rPr>
                <w:delText>AddressState      : Preferred</w:delText>
              </w:r>
            </w:del>
          </w:p>
          <w:p w14:paraId="2D07D47E" w14:textId="26F91955" w:rsidR="00633605" w:rsidRPr="007A4C93" w:rsidDel="007118A2" w:rsidRDefault="00633605" w:rsidP="00633605">
            <w:pPr>
              <w:rPr>
                <w:del w:id="338" w:author="Omar Cardona" w:date="2016-10-08T18:06:00Z"/>
                <w:rFonts w:ascii="Lucida Console" w:eastAsia="Times New Roman" w:hAnsi="Lucida Console" w:cs="Calibri"/>
                <w:color w:val="000000" w:themeColor="text1"/>
                <w:sz w:val="12"/>
                <w:szCs w:val="12"/>
              </w:rPr>
            </w:pPr>
            <w:del w:id="339" w:author="Omar Cardona" w:date="2016-10-08T18:06:00Z">
              <w:r w:rsidRPr="007A4C93" w:rsidDel="007118A2">
                <w:rPr>
                  <w:rFonts w:ascii="Lucida Console" w:eastAsia="Times New Roman" w:hAnsi="Lucida Console" w:cs="Calibri"/>
                  <w:color w:val="000000" w:themeColor="text1"/>
                  <w:sz w:val="12"/>
                  <w:szCs w:val="12"/>
                </w:rPr>
                <w:delText>ValidLifetime     : Infinite ([TimeSpan]::MaxValue)</w:delText>
              </w:r>
            </w:del>
          </w:p>
          <w:p w14:paraId="206F9F05" w14:textId="3D4D96BD" w:rsidR="00633605" w:rsidRPr="007A4C93" w:rsidDel="007118A2" w:rsidRDefault="00633605" w:rsidP="00633605">
            <w:pPr>
              <w:rPr>
                <w:del w:id="340" w:author="Omar Cardona" w:date="2016-10-08T18:06:00Z"/>
                <w:rFonts w:ascii="Lucida Console" w:eastAsia="Times New Roman" w:hAnsi="Lucida Console" w:cs="Calibri"/>
                <w:color w:val="000000" w:themeColor="text1"/>
                <w:sz w:val="12"/>
                <w:szCs w:val="12"/>
              </w:rPr>
            </w:pPr>
            <w:del w:id="341" w:author="Omar Cardona" w:date="2016-10-08T18:06:00Z">
              <w:r w:rsidRPr="007A4C93" w:rsidDel="007118A2">
                <w:rPr>
                  <w:rFonts w:ascii="Lucida Console" w:eastAsia="Times New Roman" w:hAnsi="Lucida Console" w:cs="Calibri"/>
                  <w:color w:val="000000" w:themeColor="text1"/>
                  <w:sz w:val="12"/>
                  <w:szCs w:val="12"/>
                </w:rPr>
                <w:delText>PreferredLifetime : Infinite ([TimeSpan]::MaxValue)</w:delText>
              </w:r>
            </w:del>
          </w:p>
          <w:p w14:paraId="753453F6" w14:textId="649CA7BA" w:rsidR="00633605" w:rsidRPr="007A4C93" w:rsidDel="007118A2" w:rsidRDefault="00633605" w:rsidP="00633605">
            <w:pPr>
              <w:rPr>
                <w:del w:id="342" w:author="Omar Cardona" w:date="2016-10-08T18:06:00Z"/>
                <w:rFonts w:ascii="Lucida Console" w:eastAsia="Times New Roman" w:hAnsi="Lucida Console" w:cs="Calibri"/>
                <w:color w:val="000000" w:themeColor="text1"/>
                <w:sz w:val="12"/>
                <w:szCs w:val="12"/>
              </w:rPr>
            </w:pPr>
            <w:del w:id="343" w:author="Omar Cardona" w:date="2016-10-08T18:06:00Z">
              <w:r w:rsidRPr="007A4C93" w:rsidDel="007118A2">
                <w:rPr>
                  <w:rFonts w:ascii="Lucida Console" w:eastAsia="Times New Roman" w:hAnsi="Lucida Console" w:cs="Calibri"/>
                  <w:color w:val="000000" w:themeColor="text1"/>
                  <w:sz w:val="12"/>
                  <w:szCs w:val="12"/>
                </w:rPr>
                <w:delText>SkipAsSource      : False</w:delText>
              </w:r>
            </w:del>
          </w:p>
          <w:p w14:paraId="7385F9B4" w14:textId="3FE8F899" w:rsidR="00633605" w:rsidRDefault="00633605" w:rsidP="00633605">
            <w:pPr>
              <w:rPr>
                <w:ins w:id="344" w:author="Omar Cardona" w:date="2016-10-08T18:06:00Z"/>
                <w:rFonts w:ascii="Lucida Console" w:eastAsia="Times New Roman" w:hAnsi="Lucida Console" w:cs="Calibri"/>
                <w:color w:val="000000" w:themeColor="text1"/>
                <w:sz w:val="12"/>
                <w:szCs w:val="12"/>
              </w:rPr>
            </w:pPr>
            <w:del w:id="345" w:author="Omar Cardona" w:date="2016-10-08T18:06:00Z">
              <w:r w:rsidRPr="007A4C93" w:rsidDel="007118A2">
                <w:rPr>
                  <w:rFonts w:ascii="Lucida Console" w:eastAsia="Times New Roman" w:hAnsi="Lucida Console" w:cs="Calibri"/>
                  <w:color w:val="000000" w:themeColor="text1"/>
                  <w:sz w:val="12"/>
                  <w:szCs w:val="12"/>
                </w:rPr>
                <w:delText>PolicyStore       : ActiveStore</w:delText>
              </w:r>
            </w:del>
            <w:ins w:id="346" w:author="Omar Cardona" w:date="2016-10-08T18:06:00Z">
              <w:r w:rsidR="007118A2">
                <w:rPr>
                  <w:rFonts w:ascii="Lucida Console" w:eastAsia="Times New Roman" w:hAnsi="Lucida Console" w:cs="Calibri"/>
                  <w:color w:val="000000" w:themeColor="text1"/>
                  <w:sz w:val="12"/>
                  <w:szCs w:val="12"/>
                </w:rPr>
                <w:t>.</w:t>
              </w:r>
            </w:ins>
          </w:p>
          <w:p w14:paraId="6795E08B" w14:textId="7BD421F7" w:rsidR="007118A2" w:rsidRPr="007A4C93" w:rsidRDefault="007118A2" w:rsidP="00633605">
            <w:pPr>
              <w:rPr>
                <w:rFonts w:ascii="Lucida Console" w:eastAsia="Times New Roman" w:hAnsi="Lucida Console" w:cs="Calibri"/>
                <w:color w:val="000000" w:themeColor="text1"/>
                <w:sz w:val="12"/>
                <w:szCs w:val="12"/>
              </w:rPr>
            </w:pPr>
            <w:ins w:id="347" w:author="Omar Cardona" w:date="2016-10-08T18:06:00Z">
              <w:r>
                <w:rPr>
                  <w:rFonts w:ascii="Lucida Console" w:eastAsia="Times New Roman" w:hAnsi="Lucida Console" w:cs="Calibri"/>
                  <w:color w:val="000000" w:themeColor="text1"/>
                  <w:sz w:val="12"/>
                  <w:szCs w:val="12"/>
                </w:rPr>
                <w:t>.</w:t>
              </w:r>
            </w:ins>
          </w:p>
          <w:p w14:paraId="65EDEB90" w14:textId="28E51FAE" w:rsidR="00633605" w:rsidRPr="00B957AD" w:rsidRDefault="00633605" w:rsidP="00633605">
            <w:pPr>
              <w:rPr>
                <w:rFonts w:ascii="Lucida Console" w:eastAsia="Times New Roman" w:hAnsi="Lucida Console" w:cs="Calibri"/>
                <w:color w:val="009900"/>
                <w:sz w:val="12"/>
                <w:szCs w:val="12"/>
              </w:rPr>
            </w:pPr>
          </w:p>
        </w:tc>
      </w:tr>
      <w:tr w:rsidR="003F3F97" w:rsidRPr="007A4C93" w14:paraId="39B076E9" w14:textId="77777777" w:rsidTr="007B48A4">
        <w:tc>
          <w:tcPr>
            <w:tcW w:w="288" w:type="dxa"/>
            <w:tcPrChange w:id="348" w:author="Omar Cardona" w:date="2016-10-08T18:22:00Z">
              <w:tcPr>
                <w:tcW w:w="529" w:type="dxa"/>
              </w:tcPr>
            </w:tcPrChange>
          </w:tcPr>
          <w:p w14:paraId="1BA7441F" w14:textId="245D16F7" w:rsidR="00633605" w:rsidRPr="00C15F4C" w:rsidRDefault="00870357" w:rsidP="00633605">
            <w:pPr>
              <w:rPr>
                <w:rFonts w:ascii="Lucida Console" w:hAnsi="Lucida Console"/>
                <w:b/>
                <w:sz w:val="12"/>
                <w:szCs w:val="12"/>
                <w:rPrChange w:id="349" w:author="Omar Cardona" w:date="2016-10-08T18:19:00Z">
                  <w:rPr>
                    <w:rFonts w:ascii="Lucida Console" w:hAnsi="Lucida Console"/>
                    <w:sz w:val="12"/>
                    <w:szCs w:val="12"/>
                  </w:rPr>
                </w:rPrChange>
              </w:rPr>
            </w:pPr>
            <w:ins w:id="350" w:author="Omar Cardona" w:date="2016-10-08T18:19:00Z">
              <w:r w:rsidRPr="00C15F4C">
                <w:rPr>
                  <w:rFonts w:ascii="Lucida Console" w:hAnsi="Lucida Console"/>
                  <w:b/>
                  <w:sz w:val="12"/>
                  <w:szCs w:val="12"/>
                  <w:rPrChange w:id="351" w:author="Omar Cardona" w:date="2016-10-08T18:19:00Z">
                    <w:rPr>
                      <w:rFonts w:ascii="Lucida Console" w:hAnsi="Lucida Console"/>
                      <w:sz w:val="12"/>
                      <w:szCs w:val="12"/>
                    </w:rPr>
                  </w:rPrChange>
                </w:rPr>
                <w:t>4</w:t>
              </w:r>
            </w:ins>
          </w:p>
        </w:tc>
        <w:tc>
          <w:tcPr>
            <w:tcW w:w="222" w:type="dxa"/>
            <w:shd w:val="clear" w:color="auto" w:fill="92D050"/>
            <w:tcPrChange w:id="352" w:author="Omar Cardona" w:date="2016-10-08T18:22:00Z">
              <w:tcPr>
                <w:tcW w:w="434" w:type="dxa"/>
                <w:shd w:val="clear" w:color="auto" w:fill="92D050"/>
              </w:tcPr>
            </w:tcPrChange>
          </w:tcPr>
          <w:p w14:paraId="7AED088A" w14:textId="77777777" w:rsidR="00633605" w:rsidRPr="00870357" w:rsidRDefault="00633605" w:rsidP="00633605">
            <w:pPr>
              <w:rPr>
                <w:rFonts w:ascii="Lucida Console" w:hAnsi="Lucida Console"/>
                <w:sz w:val="12"/>
                <w:szCs w:val="12"/>
              </w:rPr>
            </w:pPr>
          </w:p>
        </w:tc>
        <w:tc>
          <w:tcPr>
            <w:tcW w:w="222" w:type="dxa"/>
            <w:shd w:val="clear" w:color="auto" w:fill="00B0F0"/>
            <w:tcPrChange w:id="353" w:author="Omar Cardona" w:date="2016-10-08T18:22:00Z">
              <w:tcPr>
                <w:tcW w:w="434" w:type="dxa"/>
                <w:shd w:val="clear" w:color="auto" w:fill="00B0F0"/>
              </w:tcPr>
            </w:tcPrChange>
          </w:tcPr>
          <w:p w14:paraId="726D8792" w14:textId="77777777" w:rsidR="00633605" w:rsidRPr="00870357" w:rsidRDefault="00633605" w:rsidP="00633605">
            <w:pPr>
              <w:rPr>
                <w:rFonts w:ascii="Lucida Console" w:hAnsi="Lucida Console"/>
                <w:sz w:val="12"/>
                <w:szCs w:val="12"/>
              </w:rPr>
            </w:pPr>
          </w:p>
        </w:tc>
        <w:tc>
          <w:tcPr>
            <w:tcW w:w="10058" w:type="dxa"/>
            <w:tcPrChange w:id="354" w:author="Omar Cardona" w:date="2016-10-08T18:22:00Z">
              <w:tcPr>
                <w:tcW w:w="9393" w:type="dxa"/>
              </w:tcPr>
            </w:tcPrChange>
          </w:tcPr>
          <w:p w14:paraId="324B79FB" w14:textId="77777777" w:rsidR="00481B10" w:rsidRPr="00B957AD" w:rsidRDefault="00481B10" w:rsidP="00633605">
            <w:pPr>
              <w:rPr>
                <w:rFonts w:ascii="Lucida Console" w:eastAsia="Times New Roman" w:hAnsi="Lucida Console" w:cs="Calibri"/>
                <w:color w:val="009900"/>
                <w:sz w:val="12"/>
                <w:szCs w:val="12"/>
              </w:rPr>
            </w:pPr>
          </w:p>
          <w:p w14:paraId="2312B410" w14:textId="77777777" w:rsidR="00FA60BE" w:rsidRPr="00FA60BE" w:rsidRDefault="00633605" w:rsidP="00633605">
            <w:pPr>
              <w:rPr>
                <w:ins w:id="355" w:author="Omar Cardona" w:date="2016-11-21T23:41:00Z"/>
                <w:rFonts w:ascii="Lucida Console" w:eastAsia="Times New Roman" w:hAnsi="Lucida Console" w:cs="Calibri"/>
                <w:color w:val="000000" w:themeColor="text1"/>
                <w:sz w:val="12"/>
                <w:szCs w:val="12"/>
                <w:rPrChange w:id="356" w:author="Omar Cardona" w:date="2016-11-21T23:41:00Z">
                  <w:rPr>
                    <w:ins w:id="357" w:author="Omar Cardona" w:date="2016-11-21T23:41:00Z"/>
                    <w:rFonts w:ascii="Lucida Console" w:eastAsia="Times New Roman" w:hAnsi="Lucida Console" w:cs="Calibri"/>
                    <w:color w:val="009900"/>
                    <w:sz w:val="12"/>
                    <w:szCs w:val="12"/>
                  </w:rPr>
                </w:rPrChange>
              </w:rPr>
            </w:pPr>
            <w:r w:rsidRPr="00FA60BE">
              <w:rPr>
                <w:rFonts w:ascii="Lucida Console" w:eastAsia="Times New Roman" w:hAnsi="Lucida Console" w:cs="Calibri"/>
                <w:color w:val="000000" w:themeColor="text1"/>
                <w:sz w:val="12"/>
                <w:szCs w:val="12"/>
                <w:rPrChange w:id="358" w:author="Omar Cardona" w:date="2016-11-21T23:41:00Z">
                  <w:rPr>
                    <w:rFonts w:ascii="Lucida Console" w:eastAsia="Times New Roman" w:hAnsi="Lucida Console" w:cs="Calibri"/>
                    <w:color w:val="009900"/>
                    <w:sz w:val="12"/>
                    <w:szCs w:val="12"/>
                  </w:rPr>
                </w:rPrChange>
              </w:rPr>
              <w:t># Ensure bi-directional reachability (ping fr</w:t>
            </w:r>
            <w:r w:rsidR="00A350C8" w:rsidRPr="00FA60BE">
              <w:rPr>
                <w:rFonts w:ascii="Lucida Console" w:eastAsia="Times New Roman" w:hAnsi="Lucida Console" w:cs="Calibri"/>
                <w:color w:val="000000" w:themeColor="text1"/>
                <w:sz w:val="12"/>
                <w:szCs w:val="12"/>
                <w:rPrChange w:id="359" w:author="Omar Cardona" w:date="2016-11-21T23:41:00Z">
                  <w:rPr>
                    <w:rFonts w:ascii="Lucida Console" w:eastAsia="Times New Roman" w:hAnsi="Lucida Console" w:cs="Calibri"/>
                    <w:color w:val="009900"/>
                    <w:sz w:val="12"/>
                    <w:szCs w:val="12"/>
                  </w:rPr>
                </w:rPrChange>
              </w:rPr>
              <w:t>o</w:t>
            </w:r>
            <w:r w:rsidRPr="00FA60BE">
              <w:rPr>
                <w:rFonts w:ascii="Lucida Console" w:eastAsia="Times New Roman" w:hAnsi="Lucida Console" w:cs="Calibri"/>
                <w:color w:val="000000" w:themeColor="text1"/>
                <w:sz w:val="12"/>
                <w:szCs w:val="12"/>
                <w:rPrChange w:id="360" w:author="Omar Cardona" w:date="2016-11-21T23:41:00Z">
                  <w:rPr>
                    <w:rFonts w:ascii="Lucida Console" w:eastAsia="Times New Roman" w:hAnsi="Lucida Console" w:cs="Calibri"/>
                    <w:color w:val="009900"/>
                    <w:sz w:val="12"/>
                    <w:szCs w:val="12"/>
                  </w:rPr>
                </w:rPrChange>
              </w:rPr>
              <w:t>m source to destination and vice-versa on both systems).</w:t>
            </w:r>
            <w:ins w:id="361" w:author="Omar Cardona" w:date="2016-10-08T18:11:00Z">
              <w:r w:rsidR="008152F0" w:rsidRPr="00FA60BE">
                <w:rPr>
                  <w:rFonts w:ascii="Lucida Console" w:eastAsia="Times New Roman" w:hAnsi="Lucida Console" w:cs="Calibri"/>
                  <w:color w:val="000000" w:themeColor="text1"/>
                  <w:sz w:val="12"/>
                  <w:szCs w:val="12"/>
                  <w:rPrChange w:id="362" w:author="Omar Cardona" w:date="2016-11-21T23:41:00Z">
                    <w:rPr>
                      <w:rFonts w:ascii="Lucida Console" w:eastAsia="Times New Roman" w:hAnsi="Lucida Console" w:cs="Calibri"/>
                      <w:color w:val="009900"/>
                      <w:sz w:val="12"/>
                      <w:szCs w:val="12"/>
                    </w:rPr>
                  </w:rPrChange>
                </w:rPr>
                <w:t xml:space="preserve">  The Test-</w:t>
              </w:r>
              <w:proofErr w:type="spellStart"/>
              <w:r w:rsidR="008152F0" w:rsidRPr="00FA60BE">
                <w:rPr>
                  <w:rFonts w:ascii="Lucida Console" w:eastAsia="Times New Roman" w:hAnsi="Lucida Console" w:cs="Calibri"/>
                  <w:color w:val="000000" w:themeColor="text1"/>
                  <w:sz w:val="12"/>
                  <w:szCs w:val="12"/>
                  <w:rPrChange w:id="363" w:author="Omar Cardona" w:date="2016-11-21T23:41:00Z">
                    <w:rPr>
                      <w:rFonts w:ascii="Lucida Console" w:eastAsia="Times New Roman" w:hAnsi="Lucida Console" w:cs="Calibri"/>
                      <w:color w:val="009900"/>
                      <w:sz w:val="12"/>
                      <w:szCs w:val="12"/>
                    </w:rPr>
                  </w:rPrChange>
                </w:rPr>
                <w:t>NetConnection</w:t>
              </w:r>
              <w:proofErr w:type="spellEnd"/>
              <w:r w:rsidR="008152F0" w:rsidRPr="00FA60BE">
                <w:rPr>
                  <w:rFonts w:ascii="Lucida Console" w:eastAsia="Times New Roman" w:hAnsi="Lucida Console" w:cs="Calibri"/>
                  <w:color w:val="000000" w:themeColor="text1"/>
                  <w:sz w:val="12"/>
                  <w:szCs w:val="12"/>
                  <w:rPrChange w:id="364" w:author="Omar Cardona" w:date="2016-11-21T23:41:00Z">
                    <w:rPr>
                      <w:rFonts w:ascii="Lucida Console" w:eastAsia="Times New Roman" w:hAnsi="Lucida Console" w:cs="Calibri"/>
                      <w:color w:val="009900"/>
                      <w:sz w:val="12"/>
                      <w:szCs w:val="12"/>
                    </w:rPr>
                  </w:rPrChange>
                </w:rPr>
                <w:t xml:space="preserve"> command is used, but ping will suffice as well. </w:t>
              </w:r>
            </w:ins>
          </w:p>
          <w:p w14:paraId="6EF6EC8A" w14:textId="7FA61F7B" w:rsidR="00633605" w:rsidRPr="00B957AD" w:rsidRDefault="008152F0" w:rsidP="00633605">
            <w:pPr>
              <w:rPr>
                <w:ins w:id="365" w:author="Omar Cardona" w:date="2016-10-08T18:11:00Z"/>
                <w:rFonts w:ascii="Lucida Console" w:eastAsia="Times New Roman" w:hAnsi="Lucida Console" w:cs="Calibri"/>
                <w:color w:val="009900"/>
                <w:sz w:val="12"/>
                <w:szCs w:val="12"/>
              </w:rPr>
            </w:pPr>
            <w:ins w:id="366" w:author="Omar Cardona" w:date="2016-10-08T18:11:00Z">
              <w:r w:rsidRPr="00B957AD">
                <w:rPr>
                  <w:rFonts w:ascii="Lucida Console" w:eastAsia="Times New Roman" w:hAnsi="Lucida Console" w:cs="Calibri"/>
                  <w:color w:val="009900"/>
                  <w:sz w:val="12"/>
                  <w:szCs w:val="12"/>
                </w:rPr>
                <w:t xml:space="preserve"> </w:t>
              </w:r>
            </w:ins>
          </w:p>
          <w:p w14:paraId="0DCCACB8" w14:textId="3C2A34F3" w:rsidR="008152F0" w:rsidRPr="007A4C93" w:rsidRDefault="008152F0" w:rsidP="008152F0">
            <w:pPr>
              <w:rPr>
                <w:ins w:id="367" w:author="Omar Cardona" w:date="2016-10-08T18:16:00Z"/>
                <w:rFonts w:ascii="Lucida Console" w:eastAsia="Times New Roman" w:hAnsi="Lucida Console" w:cs="Calibri"/>
                <w:color w:val="000000"/>
                <w:sz w:val="12"/>
                <w:szCs w:val="12"/>
              </w:rPr>
            </w:pPr>
            <w:ins w:id="368" w:author="Omar Cardona" w:date="2016-10-08T18:16:00Z">
              <w:r w:rsidRPr="007A4C93">
                <w:rPr>
                  <w:rFonts w:ascii="Lucida Console" w:eastAsia="Times New Roman" w:hAnsi="Lucida Console" w:cs="Calibri"/>
                  <w:b/>
                  <w:bCs/>
                  <w:color w:val="000000"/>
                  <w:sz w:val="12"/>
                  <w:szCs w:val="12"/>
                </w:rPr>
                <w:t>Test-</w:t>
              </w:r>
              <w:proofErr w:type="spellStart"/>
              <w:r w:rsidRPr="007A4C93">
                <w:rPr>
                  <w:rFonts w:ascii="Lucida Console" w:eastAsia="Times New Roman" w:hAnsi="Lucida Console" w:cs="Calibri"/>
                  <w:b/>
                  <w:bCs/>
                  <w:color w:val="000000"/>
                  <w:sz w:val="12"/>
                  <w:szCs w:val="12"/>
                </w:rPr>
                <w:t>NetConnection</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192.168.1.5</w:t>
              </w:r>
            </w:ins>
          </w:p>
          <w:p w14:paraId="000AD9ED" w14:textId="77777777" w:rsidR="008152F0" w:rsidRPr="007A4C93" w:rsidRDefault="008152F0" w:rsidP="008152F0">
            <w:pPr>
              <w:rPr>
                <w:ins w:id="369" w:author="Omar Cardona" w:date="2016-10-08T18:16:00Z"/>
                <w:rFonts w:ascii="Lucida Console" w:eastAsia="Times New Roman" w:hAnsi="Lucida Console" w:cs="Calibri"/>
                <w:sz w:val="12"/>
                <w:szCs w:val="12"/>
              </w:rPr>
            </w:pPr>
          </w:p>
          <w:p w14:paraId="3B570CB9" w14:textId="77777777" w:rsidR="008152F0" w:rsidRPr="007A4C93" w:rsidRDefault="008152F0" w:rsidP="008152F0">
            <w:pPr>
              <w:rPr>
                <w:ins w:id="370" w:author="Omar Cardona" w:date="2016-10-08T18:16:00Z"/>
                <w:rFonts w:ascii="Lucida Console" w:eastAsia="Times New Roman" w:hAnsi="Lucida Console" w:cs="Calibri"/>
                <w:color w:val="000000"/>
                <w:sz w:val="12"/>
                <w:szCs w:val="12"/>
              </w:rPr>
            </w:pPr>
            <w:proofErr w:type="spellStart"/>
            <w:ins w:id="371" w:author="Omar Cardona" w:date="2016-10-08T18:16:00Z">
              <w:r w:rsidRPr="007A4C93">
                <w:rPr>
                  <w:rFonts w:ascii="Lucida Console" w:eastAsia="Times New Roman" w:hAnsi="Lucida Console" w:cs="Calibri"/>
                  <w:color w:val="000000"/>
                  <w:sz w:val="12"/>
                  <w:szCs w:val="12"/>
                </w:rPr>
                <w:t>ComputerName</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ins>
          </w:p>
          <w:p w14:paraId="158FF4D2" w14:textId="77777777" w:rsidR="008152F0" w:rsidRPr="007A4C93" w:rsidRDefault="008152F0" w:rsidP="008152F0">
            <w:pPr>
              <w:rPr>
                <w:ins w:id="372" w:author="Omar Cardona" w:date="2016-10-08T18:16:00Z"/>
                <w:rFonts w:ascii="Lucida Console" w:eastAsia="Times New Roman" w:hAnsi="Lucida Console" w:cs="Calibri"/>
                <w:color w:val="000000"/>
                <w:sz w:val="12"/>
                <w:szCs w:val="12"/>
              </w:rPr>
            </w:pPr>
            <w:proofErr w:type="spellStart"/>
            <w:ins w:id="373" w:author="Omar Cardona" w:date="2016-10-08T18:16:00Z">
              <w:r w:rsidRPr="007A4C93">
                <w:rPr>
                  <w:rFonts w:ascii="Lucida Console" w:eastAsia="Times New Roman" w:hAnsi="Lucida Console" w:cs="Calibri"/>
                  <w:color w:val="000000"/>
                  <w:sz w:val="12"/>
                  <w:szCs w:val="12"/>
                </w:rPr>
                <w:t>RemoteAddress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192.168.1.5</w:t>
              </w:r>
            </w:ins>
          </w:p>
          <w:p w14:paraId="4EAFD4B6" w14:textId="77777777" w:rsidR="008152F0" w:rsidRPr="007A4C93" w:rsidRDefault="008152F0" w:rsidP="008152F0">
            <w:pPr>
              <w:rPr>
                <w:ins w:id="374" w:author="Omar Cardona" w:date="2016-10-08T18:16:00Z"/>
                <w:rFonts w:ascii="Lucida Console" w:eastAsia="Times New Roman" w:hAnsi="Lucida Console" w:cs="Calibri"/>
                <w:color w:val="000000"/>
                <w:sz w:val="12"/>
                <w:szCs w:val="12"/>
              </w:rPr>
            </w:pPr>
            <w:proofErr w:type="spellStart"/>
            <w:ins w:id="375" w:author="Omar Cardona" w:date="2016-10-08T18:16:00Z">
              <w:r w:rsidRPr="007A4C93">
                <w:rPr>
                  <w:rFonts w:ascii="Lucida Console" w:eastAsia="Times New Roman" w:hAnsi="Lucida Console" w:cs="Calibri"/>
                  <w:color w:val="000000"/>
                  <w:sz w:val="12"/>
                  <w:szCs w:val="12"/>
                </w:rPr>
                <w:t>InterfaceAlias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Test-40G-1</w:t>
              </w:r>
            </w:ins>
          </w:p>
          <w:p w14:paraId="4A801B57" w14:textId="77777777" w:rsidR="008152F0" w:rsidRPr="007A4C93" w:rsidRDefault="008152F0" w:rsidP="008152F0">
            <w:pPr>
              <w:rPr>
                <w:ins w:id="376" w:author="Omar Cardona" w:date="2016-10-08T18:16:00Z"/>
                <w:rFonts w:ascii="Lucida Console" w:eastAsia="Times New Roman" w:hAnsi="Lucida Console" w:cs="Calibri"/>
                <w:color w:val="000000"/>
                <w:sz w:val="12"/>
                <w:szCs w:val="12"/>
              </w:rPr>
            </w:pPr>
            <w:proofErr w:type="spellStart"/>
            <w:ins w:id="377" w:author="Omar Cardona" w:date="2016-10-08T18:16:00Z">
              <w:r w:rsidRPr="007A4C93">
                <w:rPr>
                  <w:rFonts w:ascii="Lucida Console" w:eastAsia="Times New Roman" w:hAnsi="Lucida Console" w:cs="Calibri"/>
                  <w:color w:val="000000"/>
                  <w:sz w:val="12"/>
                  <w:szCs w:val="12"/>
                </w:rPr>
                <w:t>SourceAddress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w:t>
              </w:r>
              <w:r>
                <w:rPr>
                  <w:rFonts w:ascii="Lucida Console" w:eastAsia="Times New Roman" w:hAnsi="Lucida Console" w:cs="Calibri"/>
                  <w:color w:val="000000"/>
                  <w:sz w:val="12"/>
                  <w:szCs w:val="12"/>
                </w:rPr>
                <w:t>3</w:t>
              </w:r>
            </w:ins>
          </w:p>
          <w:p w14:paraId="2FA5AE8D" w14:textId="31ADE856" w:rsidR="008152F0" w:rsidRPr="007A4C93" w:rsidRDefault="008152F0" w:rsidP="008152F0">
            <w:pPr>
              <w:rPr>
                <w:ins w:id="378" w:author="Omar Cardona" w:date="2016-10-08T18:16:00Z"/>
                <w:rFonts w:ascii="Lucida Console" w:eastAsia="Times New Roman" w:hAnsi="Lucida Console" w:cs="Calibri"/>
                <w:color w:val="000000"/>
                <w:sz w:val="12"/>
                <w:szCs w:val="12"/>
              </w:rPr>
            </w:pPr>
            <w:proofErr w:type="spellStart"/>
            <w:ins w:id="379" w:author="Omar Cardona" w:date="2016-10-08T18:16:00Z">
              <w:r w:rsidRPr="007A4C93">
                <w:rPr>
                  <w:rFonts w:ascii="Lucida Console" w:eastAsia="Times New Roman" w:hAnsi="Lucida Console" w:cs="Calibri"/>
                  <w:color w:val="000000"/>
                  <w:sz w:val="12"/>
                  <w:szCs w:val="12"/>
                </w:rPr>
                <w:t>PingSucceeded</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A350C8">
                <w:rPr>
                  <w:rFonts w:ascii="Lucida Console" w:eastAsia="Times New Roman" w:hAnsi="Lucida Console" w:cs="Calibri"/>
                  <w:sz w:val="12"/>
                  <w:szCs w:val="12"/>
                  <w:highlight w:val="red"/>
                </w:rPr>
                <w:t>False</w:t>
              </w:r>
            </w:ins>
          </w:p>
          <w:p w14:paraId="022617D1" w14:textId="77777777" w:rsidR="008152F0" w:rsidRPr="007A4C93" w:rsidRDefault="008152F0" w:rsidP="008152F0">
            <w:pPr>
              <w:rPr>
                <w:ins w:id="380" w:author="Omar Cardona" w:date="2016-10-08T18:16:00Z"/>
                <w:rFonts w:ascii="Lucida Console" w:eastAsia="Times New Roman" w:hAnsi="Lucida Console" w:cs="Calibri"/>
                <w:color w:val="000000"/>
                <w:sz w:val="12"/>
                <w:szCs w:val="12"/>
              </w:rPr>
            </w:pPr>
            <w:proofErr w:type="spellStart"/>
            <w:ins w:id="381" w:author="Omar Cardona" w:date="2016-10-08T18:16:00Z">
              <w:r w:rsidRPr="007A4C93">
                <w:rPr>
                  <w:rFonts w:ascii="Lucida Console" w:eastAsia="Times New Roman" w:hAnsi="Lucida Console" w:cs="Calibri"/>
                  <w:color w:val="000000"/>
                  <w:sz w:val="12"/>
                  <w:szCs w:val="12"/>
                </w:rPr>
                <w:t>PingReplyDetails</w:t>
              </w:r>
              <w:proofErr w:type="spellEnd"/>
              <w:r w:rsidRPr="007A4C93">
                <w:rPr>
                  <w:rFonts w:ascii="Lucida Console" w:eastAsia="Times New Roman" w:hAnsi="Lucida Console" w:cs="Calibri"/>
                  <w:color w:val="000000"/>
                  <w:sz w:val="12"/>
                  <w:szCs w:val="12"/>
                </w:rPr>
                <w:t xml:space="preserve"> (RTT</w:t>
              </w:r>
              <w:proofErr w:type="gramStart"/>
              <w:r w:rsidRPr="007A4C93">
                <w:rPr>
                  <w:rFonts w:ascii="Lucida Console" w:eastAsia="Times New Roman" w:hAnsi="Lucida Console" w:cs="Calibri"/>
                  <w:color w:val="000000"/>
                  <w:sz w:val="12"/>
                  <w:szCs w:val="12"/>
                </w:rPr>
                <w:t>) :</w:t>
              </w:r>
              <w:proofErr w:type="gramEnd"/>
              <w:r w:rsidRPr="007A4C93">
                <w:rPr>
                  <w:rFonts w:ascii="Lucida Console" w:eastAsia="Times New Roman" w:hAnsi="Lucida Console" w:cs="Calibri"/>
                  <w:color w:val="000000"/>
                  <w:sz w:val="12"/>
                  <w:szCs w:val="12"/>
                </w:rPr>
                <w:t xml:space="preserve"> 0 </w:t>
              </w:r>
              <w:proofErr w:type="spellStart"/>
              <w:r w:rsidRPr="007A4C93">
                <w:rPr>
                  <w:rFonts w:ascii="Lucida Console" w:eastAsia="Times New Roman" w:hAnsi="Lucida Console" w:cs="Calibri"/>
                  <w:color w:val="000000"/>
                  <w:sz w:val="12"/>
                  <w:szCs w:val="12"/>
                </w:rPr>
                <w:t>ms</w:t>
              </w:r>
              <w:proofErr w:type="spellEnd"/>
            </w:ins>
          </w:p>
          <w:p w14:paraId="6015ECE8" w14:textId="0B63A167" w:rsidR="008152F0" w:rsidRPr="00B957AD" w:rsidRDefault="008152F0" w:rsidP="00633605">
            <w:pPr>
              <w:rPr>
                <w:ins w:id="382" w:author="Omar Cardona" w:date="2016-10-08T18:16:00Z"/>
                <w:rFonts w:ascii="Lucida Console" w:eastAsia="Times New Roman" w:hAnsi="Lucida Console" w:cs="Calibri"/>
                <w:color w:val="009900"/>
                <w:sz w:val="12"/>
                <w:szCs w:val="12"/>
              </w:rPr>
            </w:pPr>
          </w:p>
          <w:p w14:paraId="0833915D" w14:textId="3D5C55F2" w:rsidR="008152F0" w:rsidRPr="00B957AD" w:rsidRDefault="008152F0" w:rsidP="00633605">
            <w:pPr>
              <w:rPr>
                <w:ins w:id="383" w:author="Omar Cardona" w:date="2016-10-08T18:16:00Z"/>
                <w:rFonts w:ascii="Lucida Console" w:eastAsia="Times New Roman" w:hAnsi="Lucida Console" w:cs="Calibri"/>
                <w:color w:val="009900"/>
                <w:sz w:val="12"/>
                <w:szCs w:val="12"/>
              </w:rPr>
            </w:pPr>
          </w:p>
          <w:p w14:paraId="4EED91ED" w14:textId="77777777" w:rsidR="00240DF7" w:rsidRPr="00B957AD" w:rsidRDefault="00240DF7" w:rsidP="008152F0">
            <w:pPr>
              <w:rPr>
                <w:ins w:id="384" w:author="Omar Cardona" w:date="2016-10-08T18:38:00Z"/>
                <w:rFonts w:ascii="Lucida Console" w:eastAsia="Times New Roman" w:hAnsi="Lucida Console" w:cs="Calibri"/>
                <w:color w:val="009900"/>
                <w:sz w:val="12"/>
                <w:szCs w:val="12"/>
              </w:rPr>
            </w:pPr>
          </w:p>
          <w:p w14:paraId="0AACAAF2" w14:textId="49675747" w:rsidR="008152F0" w:rsidRPr="00417E41" w:rsidRDefault="008152F0" w:rsidP="008152F0">
            <w:pPr>
              <w:rPr>
                <w:ins w:id="385" w:author="Omar Cardona" w:date="2016-11-21T23:41:00Z"/>
                <w:rFonts w:ascii="Lucida Console" w:eastAsia="Times New Roman" w:hAnsi="Lucida Console" w:cs="Calibri"/>
                <w:color w:val="000000" w:themeColor="text1"/>
                <w:sz w:val="12"/>
                <w:szCs w:val="12"/>
                <w:rPrChange w:id="386" w:author="Omar Cardona" w:date="2016-11-21T23:41:00Z">
                  <w:rPr>
                    <w:ins w:id="387" w:author="Omar Cardona" w:date="2016-11-21T23:41:00Z"/>
                    <w:rFonts w:ascii="Lucida Console" w:eastAsia="Times New Roman" w:hAnsi="Lucida Console" w:cs="Calibri"/>
                    <w:color w:val="009900"/>
                    <w:sz w:val="12"/>
                    <w:szCs w:val="12"/>
                  </w:rPr>
                </w:rPrChange>
              </w:rPr>
            </w:pPr>
            <w:ins w:id="388" w:author="Omar Cardona" w:date="2016-10-08T18:16:00Z">
              <w:r w:rsidRPr="00417E41">
                <w:rPr>
                  <w:rFonts w:ascii="Lucida Console" w:eastAsia="Times New Roman" w:hAnsi="Lucida Console" w:cs="Calibri"/>
                  <w:color w:val="000000" w:themeColor="text1"/>
                  <w:sz w:val="12"/>
                  <w:szCs w:val="12"/>
                  <w:rPrChange w:id="389" w:author="Omar Cardona" w:date="2016-11-21T23:41:00Z">
                    <w:rPr>
                      <w:rFonts w:ascii="Lucida Console" w:eastAsia="Times New Roman" w:hAnsi="Lucida Console" w:cs="Calibri"/>
                      <w:color w:val="009900"/>
                      <w:sz w:val="12"/>
                      <w:szCs w:val="12"/>
                    </w:rPr>
                  </w:rPrChange>
                </w:rPr>
                <w:t># In some cases</w:t>
              </w:r>
            </w:ins>
            <w:ins w:id="390" w:author="Brian Leong (Inspur Worldwide Services Ltd)" w:date="2016-12-05T15:21:00Z">
              <w:r w:rsidR="00362721">
                <w:rPr>
                  <w:rFonts w:ascii="Lucida Console" w:eastAsia="Times New Roman" w:hAnsi="Lucida Console" w:cs="Calibri"/>
                  <w:color w:val="000000" w:themeColor="text1"/>
                  <w:sz w:val="12"/>
                  <w:szCs w:val="12"/>
                </w:rPr>
                <w:t xml:space="preserve">, it may be necessary to edit </w:t>
              </w:r>
            </w:ins>
            <w:ins w:id="391" w:author="Omar Cardona" w:date="2016-10-08T18:16:00Z">
              <w:del w:id="392" w:author="Brian Leong (Inspur Worldwide Services Ltd)" w:date="2016-12-05T15:22:00Z">
                <w:r w:rsidRPr="00417E41" w:rsidDel="00362721">
                  <w:rPr>
                    <w:rFonts w:ascii="Lucida Console" w:eastAsia="Times New Roman" w:hAnsi="Lucida Console" w:cs="Calibri"/>
                    <w:color w:val="000000" w:themeColor="text1"/>
                    <w:sz w:val="12"/>
                    <w:szCs w:val="12"/>
                    <w:rPrChange w:id="393" w:author="Omar Cardona" w:date="2016-11-21T23:41:00Z">
                      <w:rPr>
                        <w:rFonts w:ascii="Lucida Console" w:eastAsia="Times New Roman" w:hAnsi="Lucida Console" w:cs="Calibri"/>
                        <w:color w:val="009900"/>
                        <w:sz w:val="12"/>
                        <w:szCs w:val="12"/>
                      </w:rPr>
                    </w:rPrChange>
                  </w:rPr>
                  <w:delText xml:space="preserve"> </w:delText>
                </w:r>
              </w:del>
              <w:r w:rsidRPr="00417E41">
                <w:rPr>
                  <w:rFonts w:ascii="Lucida Console" w:eastAsia="Times New Roman" w:hAnsi="Lucida Console" w:cs="Calibri"/>
                  <w:color w:val="000000" w:themeColor="text1"/>
                  <w:sz w:val="12"/>
                  <w:szCs w:val="12"/>
                  <w:rPrChange w:id="394" w:author="Omar Cardona" w:date="2016-11-21T23:41:00Z">
                    <w:rPr>
                      <w:rFonts w:ascii="Lucida Console" w:eastAsia="Times New Roman" w:hAnsi="Lucida Console" w:cs="Calibri"/>
                      <w:color w:val="009900"/>
                      <w:sz w:val="12"/>
                      <w:szCs w:val="12"/>
                    </w:rPr>
                  </w:rPrChange>
                </w:rPr>
                <w:t xml:space="preserve">firewall </w:t>
              </w:r>
              <w:del w:id="395" w:author="Brian Leong (Inspur Worldwide Services Ltd)" w:date="2016-12-05T15:22:00Z">
                <w:r w:rsidRPr="00417E41" w:rsidDel="00362721">
                  <w:rPr>
                    <w:rFonts w:ascii="Lucida Console" w:eastAsia="Times New Roman" w:hAnsi="Lucida Console" w:cs="Calibri"/>
                    <w:color w:val="000000" w:themeColor="text1"/>
                    <w:sz w:val="12"/>
                    <w:szCs w:val="12"/>
                    <w:rPrChange w:id="396" w:author="Omar Cardona" w:date="2016-11-21T23:41:00Z">
                      <w:rPr>
                        <w:rFonts w:ascii="Lucida Console" w:eastAsia="Times New Roman" w:hAnsi="Lucida Console" w:cs="Calibri"/>
                        <w:color w:val="009900"/>
                        <w:sz w:val="12"/>
                        <w:szCs w:val="12"/>
                      </w:rPr>
                    </w:rPrChange>
                  </w:rPr>
                  <w:delText>disablement may be needed</w:delText>
                </w:r>
              </w:del>
            </w:ins>
            <w:ins w:id="397" w:author="Brian Leong (Inspur Worldwide Services Ltd)" w:date="2016-12-05T15:22:00Z">
              <w:r w:rsidR="00362721">
                <w:rPr>
                  <w:rFonts w:ascii="Lucida Console" w:eastAsia="Times New Roman" w:hAnsi="Lucida Console" w:cs="Calibri"/>
                  <w:color w:val="000000" w:themeColor="text1"/>
                  <w:sz w:val="12"/>
                  <w:szCs w:val="12"/>
                </w:rPr>
                <w:t>settings</w:t>
              </w:r>
            </w:ins>
            <w:ins w:id="398" w:author="Omar Cardona" w:date="2016-10-08T18:16:00Z">
              <w:r w:rsidRPr="00417E41">
                <w:rPr>
                  <w:rFonts w:ascii="Lucida Console" w:eastAsia="Times New Roman" w:hAnsi="Lucida Console" w:cs="Calibri"/>
                  <w:color w:val="000000" w:themeColor="text1"/>
                  <w:sz w:val="12"/>
                  <w:szCs w:val="12"/>
                  <w:rPrChange w:id="399" w:author="Omar Cardona" w:date="2016-11-21T23:41:00Z">
                    <w:rPr>
                      <w:rFonts w:ascii="Lucida Console" w:eastAsia="Times New Roman" w:hAnsi="Lucida Console" w:cs="Calibri"/>
                      <w:color w:val="009900"/>
                      <w:sz w:val="12"/>
                      <w:szCs w:val="12"/>
                    </w:rPr>
                  </w:rPrChange>
                </w:rPr>
                <w:t xml:space="preserve">. </w:t>
              </w:r>
              <w:del w:id="400" w:author="Brian Leong (Inspur Worldwide Services Ltd)" w:date="2016-12-05T15:22:00Z">
                <w:r w:rsidRPr="00417E41" w:rsidDel="00362721">
                  <w:rPr>
                    <w:rFonts w:ascii="Lucida Console" w:eastAsia="Times New Roman" w:hAnsi="Lucida Console" w:cs="Calibri"/>
                    <w:color w:val="000000" w:themeColor="text1"/>
                    <w:sz w:val="12"/>
                    <w:szCs w:val="12"/>
                    <w:rPrChange w:id="401" w:author="Omar Cardona" w:date="2016-11-21T23:41:00Z">
                      <w:rPr>
                        <w:rFonts w:ascii="Lucida Console" w:eastAsia="Times New Roman" w:hAnsi="Lucida Console" w:cs="Calibri"/>
                        <w:color w:val="009900"/>
                        <w:sz w:val="12"/>
                        <w:szCs w:val="12"/>
                      </w:rPr>
                    </w:rPrChange>
                  </w:rPr>
                  <w:delText xml:space="preserve"> </w:delText>
                </w:r>
              </w:del>
              <w:r w:rsidRPr="00417E41">
                <w:rPr>
                  <w:rFonts w:ascii="Lucida Console" w:eastAsia="Times New Roman" w:hAnsi="Lucida Console" w:cs="Calibri"/>
                  <w:color w:val="000000" w:themeColor="text1"/>
                  <w:sz w:val="12"/>
                  <w:szCs w:val="12"/>
                  <w:rPrChange w:id="402" w:author="Omar Cardona" w:date="2016-11-21T23:41:00Z">
                    <w:rPr>
                      <w:rFonts w:ascii="Lucida Console" w:eastAsia="Times New Roman" w:hAnsi="Lucida Console" w:cs="Calibri"/>
                      <w:color w:val="009900"/>
                      <w:sz w:val="12"/>
                      <w:szCs w:val="12"/>
                    </w:rPr>
                  </w:rPrChange>
                </w:rPr>
                <w:t>This should be done with security in mind</w:t>
              </w:r>
            </w:ins>
            <w:ins w:id="403" w:author="Brian Leong (Inspur Worldwide Services Ltd)" w:date="2016-12-05T15:22:00Z">
              <w:r w:rsidR="00362721">
                <w:rPr>
                  <w:rFonts w:ascii="Lucida Console" w:eastAsia="Times New Roman" w:hAnsi="Lucida Console" w:cs="Calibri"/>
                  <w:color w:val="000000" w:themeColor="text1"/>
                  <w:sz w:val="12"/>
                  <w:szCs w:val="12"/>
                </w:rPr>
                <w:t>,</w:t>
              </w:r>
            </w:ins>
            <w:ins w:id="404" w:author="Omar Cardona" w:date="2016-10-08T18:16:00Z">
              <w:r w:rsidRPr="00417E41">
                <w:rPr>
                  <w:rFonts w:ascii="Lucida Console" w:eastAsia="Times New Roman" w:hAnsi="Lucida Console" w:cs="Calibri"/>
                  <w:color w:val="000000" w:themeColor="text1"/>
                  <w:sz w:val="12"/>
                  <w:szCs w:val="12"/>
                  <w:rPrChange w:id="405" w:author="Omar Cardona" w:date="2016-11-21T23:41:00Z">
                    <w:rPr>
                      <w:rFonts w:ascii="Lucida Console" w:eastAsia="Times New Roman" w:hAnsi="Lucida Console" w:cs="Calibri"/>
                      <w:color w:val="009900"/>
                      <w:sz w:val="12"/>
                      <w:szCs w:val="12"/>
                    </w:rPr>
                  </w:rPrChange>
                </w:rPr>
                <w:t xml:space="preserve"> </w:t>
              </w:r>
              <w:del w:id="406" w:author="Brian Leong (Inspur Worldwide Services Ltd)" w:date="2016-12-05T15:22:00Z">
                <w:r w:rsidRPr="00417E41" w:rsidDel="00362721">
                  <w:rPr>
                    <w:rFonts w:ascii="Lucida Console" w:eastAsia="Times New Roman" w:hAnsi="Lucida Console" w:cs="Calibri"/>
                    <w:color w:val="000000" w:themeColor="text1"/>
                    <w:sz w:val="12"/>
                    <w:szCs w:val="12"/>
                    <w:rPrChange w:id="407" w:author="Omar Cardona" w:date="2016-11-21T23:41:00Z">
                      <w:rPr>
                        <w:rFonts w:ascii="Lucida Console" w:eastAsia="Times New Roman" w:hAnsi="Lucida Console" w:cs="Calibri"/>
                        <w:color w:val="009900"/>
                        <w:sz w:val="12"/>
                        <w:szCs w:val="12"/>
                      </w:rPr>
                    </w:rPrChange>
                  </w:rPr>
                  <w:delText xml:space="preserve">and per the </w:delText>
                </w:r>
              </w:del>
            </w:ins>
            <w:ins w:id="408" w:author="Brian Leong (Inspur Worldwide Services Ltd)" w:date="2016-12-05T15:22:00Z">
              <w:r w:rsidR="00362721">
                <w:rPr>
                  <w:rFonts w:ascii="Lucida Console" w:eastAsia="Times New Roman" w:hAnsi="Lucida Console" w:cs="Calibri"/>
                  <w:color w:val="000000" w:themeColor="text1"/>
                  <w:sz w:val="12"/>
                  <w:szCs w:val="12"/>
                </w:rPr>
                <w:t xml:space="preserve">according to your </w:t>
              </w:r>
            </w:ins>
            <w:ins w:id="409" w:author="Omar Cardona" w:date="2016-10-08T18:16:00Z">
              <w:r w:rsidRPr="00417E41">
                <w:rPr>
                  <w:rFonts w:ascii="Lucida Console" w:eastAsia="Times New Roman" w:hAnsi="Lucida Console" w:cs="Calibri"/>
                  <w:color w:val="000000" w:themeColor="text1"/>
                  <w:sz w:val="12"/>
                  <w:szCs w:val="12"/>
                  <w:rPrChange w:id="410" w:author="Omar Cardona" w:date="2016-11-21T23:41:00Z">
                    <w:rPr>
                      <w:rFonts w:ascii="Lucida Console" w:eastAsia="Times New Roman" w:hAnsi="Lucida Console" w:cs="Calibri"/>
                      <w:color w:val="009900"/>
                      <w:sz w:val="12"/>
                      <w:szCs w:val="12"/>
                    </w:rPr>
                  </w:rPrChange>
                </w:rPr>
                <w:t>organizational requirements.  In this example</w:t>
              </w:r>
            </w:ins>
            <w:ins w:id="411" w:author="Brian Leong (Inspur Worldwide Services Ltd)" w:date="2016-12-05T15:22:00Z">
              <w:r w:rsidR="00362721">
                <w:rPr>
                  <w:rFonts w:ascii="Lucida Console" w:eastAsia="Times New Roman" w:hAnsi="Lucida Console" w:cs="Calibri"/>
                  <w:color w:val="000000" w:themeColor="text1"/>
                  <w:sz w:val="12"/>
                  <w:szCs w:val="12"/>
                </w:rPr>
                <w:t>,</w:t>
              </w:r>
            </w:ins>
            <w:ins w:id="412" w:author="Omar Cardona" w:date="2016-10-08T18:16:00Z">
              <w:r w:rsidRPr="00417E41">
                <w:rPr>
                  <w:rFonts w:ascii="Lucida Console" w:eastAsia="Times New Roman" w:hAnsi="Lucida Console" w:cs="Calibri"/>
                  <w:color w:val="000000" w:themeColor="text1"/>
                  <w:sz w:val="12"/>
                  <w:szCs w:val="12"/>
                  <w:rPrChange w:id="413" w:author="Omar Cardona" w:date="2016-11-21T23:41:00Z">
                    <w:rPr>
                      <w:rFonts w:ascii="Lucida Console" w:eastAsia="Times New Roman" w:hAnsi="Lucida Console" w:cs="Calibri"/>
                      <w:color w:val="009900"/>
                      <w:sz w:val="12"/>
                      <w:szCs w:val="12"/>
                    </w:rPr>
                  </w:rPrChange>
                </w:rPr>
                <w:t xml:space="preserve"> we use the simplistic </w:t>
              </w:r>
            </w:ins>
            <w:ins w:id="414" w:author="Brian Leong (Inspur Worldwide Services Ltd)" w:date="2016-12-05T15:22:00Z">
              <w:r w:rsidR="00362721">
                <w:rPr>
                  <w:rFonts w:ascii="Lucida Console" w:eastAsia="Times New Roman" w:hAnsi="Lucida Console" w:cs="Calibri"/>
                  <w:color w:val="000000" w:themeColor="text1"/>
                  <w:sz w:val="12"/>
                  <w:szCs w:val="12"/>
                </w:rPr>
                <w:t>“</w:t>
              </w:r>
            </w:ins>
            <w:ins w:id="415" w:author="Omar Cardona" w:date="2016-10-08T18:16:00Z">
              <w:r w:rsidRPr="00417E41">
                <w:rPr>
                  <w:rFonts w:ascii="Lucida Console" w:eastAsia="Times New Roman" w:hAnsi="Lucida Console" w:cs="Calibri"/>
                  <w:color w:val="000000" w:themeColor="text1"/>
                  <w:sz w:val="12"/>
                  <w:szCs w:val="12"/>
                  <w:rPrChange w:id="416" w:author="Omar Cardona" w:date="2016-11-21T23:41:00Z">
                    <w:rPr>
                      <w:rFonts w:ascii="Lucida Console" w:eastAsia="Times New Roman" w:hAnsi="Lucida Console" w:cs="Calibri"/>
                      <w:color w:val="009900"/>
                      <w:sz w:val="12"/>
                      <w:szCs w:val="12"/>
                    </w:rPr>
                  </w:rPrChange>
                </w:rPr>
                <w:t>disable all</w:t>
              </w:r>
            </w:ins>
            <w:ins w:id="417" w:author="Brian Leong (Inspur Worldwide Services Ltd)" w:date="2016-12-05T15:22:00Z">
              <w:r w:rsidR="00362721">
                <w:rPr>
                  <w:rFonts w:ascii="Lucida Console" w:eastAsia="Times New Roman" w:hAnsi="Lucida Console" w:cs="Calibri"/>
                  <w:color w:val="000000" w:themeColor="text1"/>
                  <w:sz w:val="12"/>
                  <w:szCs w:val="12"/>
                </w:rPr>
                <w:t>”</w:t>
              </w:r>
            </w:ins>
            <w:ins w:id="418" w:author="Omar Cardona" w:date="2016-10-08T18:16:00Z">
              <w:r w:rsidRPr="00417E41">
                <w:rPr>
                  <w:rFonts w:ascii="Lucida Console" w:eastAsia="Times New Roman" w:hAnsi="Lucida Console" w:cs="Calibri"/>
                  <w:color w:val="000000" w:themeColor="text1"/>
                  <w:sz w:val="12"/>
                  <w:szCs w:val="12"/>
                  <w:rPrChange w:id="419" w:author="Omar Cardona" w:date="2016-11-21T23:41:00Z">
                    <w:rPr>
                      <w:rFonts w:ascii="Lucida Console" w:eastAsia="Times New Roman" w:hAnsi="Lucida Console" w:cs="Calibri"/>
                      <w:color w:val="009900"/>
                      <w:sz w:val="12"/>
                      <w:szCs w:val="12"/>
                    </w:rPr>
                  </w:rPrChange>
                </w:rPr>
                <w:t xml:space="preserve"> firewall </w:t>
              </w:r>
              <w:del w:id="420" w:author="Brian Leong (Inspur Worldwide Services Ltd)" w:date="2016-12-05T15:23:00Z">
                <w:r w:rsidRPr="00417E41" w:rsidDel="00362721">
                  <w:rPr>
                    <w:rFonts w:ascii="Lucida Console" w:eastAsia="Times New Roman" w:hAnsi="Lucida Console" w:cs="Calibri"/>
                    <w:color w:val="000000" w:themeColor="text1"/>
                    <w:sz w:val="12"/>
                    <w:szCs w:val="12"/>
                    <w:rPrChange w:id="421" w:author="Omar Cardona" w:date="2016-11-21T23:41:00Z">
                      <w:rPr>
                        <w:rFonts w:ascii="Lucida Console" w:eastAsia="Times New Roman" w:hAnsi="Lucida Console" w:cs="Calibri"/>
                        <w:color w:val="009900"/>
                        <w:sz w:val="12"/>
                        <w:szCs w:val="12"/>
                      </w:rPr>
                    </w:rPrChange>
                  </w:rPr>
                  <w:delText>profiles</w:delText>
                </w:r>
              </w:del>
            </w:ins>
            <w:ins w:id="422" w:author="Brian Leong (Inspur Worldwide Services Ltd)" w:date="2016-12-05T15:23:00Z">
              <w:r w:rsidR="00362721">
                <w:rPr>
                  <w:rFonts w:ascii="Lucida Console" w:eastAsia="Times New Roman" w:hAnsi="Lucida Console" w:cs="Calibri"/>
                  <w:color w:val="000000" w:themeColor="text1"/>
                  <w:sz w:val="12"/>
                  <w:szCs w:val="12"/>
                </w:rPr>
                <w:t>setting</w:t>
              </w:r>
            </w:ins>
            <w:ins w:id="423" w:author="Omar Cardona" w:date="2016-10-08T18:16:00Z">
              <w:r w:rsidRPr="00417E41">
                <w:rPr>
                  <w:rFonts w:ascii="Lucida Console" w:eastAsia="Times New Roman" w:hAnsi="Lucida Console" w:cs="Calibri"/>
                  <w:color w:val="000000" w:themeColor="text1"/>
                  <w:sz w:val="12"/>
                  <w:szCs w:val="12"/>
                  <w:rPrChange w:id="424" w:author="Omar Cardona" w:date="2016-11-21T23:41:00Z">
                    <w:rPr>
                      <w:rFonts w:ascii="Lucida Console" w:eastAsia="Times New Roman" w:hAnsi="Lucida Console" w:cs="Calibri"/>
                      <w:color w:val="009900"/>
                      <w:sz w:val="12"/>
                      <w:szCs w:val="12"/>
                    </w:rPr>
                  </w:rPrChange>
                </w:rPr>
                <w:t>.</w:t>
              </w:r>
            </w:ins>
          </w:p>
          <w:p w14:paraId="09779BF9" w14:textId="77777777" w:rsidR="00417E41" w:rsidRPr="00A350C8" w:rsidRDefault="00417E41" w:rsidP="008152F0">
            <w:pPr>
              <w:rPr>
                <w:ins w:id="425" w:author="Omar Cardona" w:date="2016-10-08T18:16:00Z"/>
                <w:rFonts w:ascii="Lucida Console" w:eastAsia="Times New Roman" w:hAnsi="Lucida Console" w:cs="Calibri"/>
                <w:sz w:val="12"/>
                <w:szCs w:val="12"/>
              </w:rPr>
            </w:pPr>
          </w:p>
          <w:p w14:paraId="1D26C648" w14:textId="3A3E1C6E" w:rsidR="008152F0" w:rsidRPr="008152F0" w:rsidRDefault="008152F0" w:rsidP="008152F0">
            <w:pPr>
              <w:rPr>
                <w:ins w:id="426" w:author="Omar Cardona" w:date="2016-10-08T18:16:00Z"/>
                <w:rFonts w:ascii="Lucida Console" w:eastAsia="Times New Roman" w:hAnsi="Lucida Console" w:cs="Calibri"/>
                <w:b/>
                <w:sz w:val="12"/>
                <w:szCs w:val="12"/>
                <w:rPrChange w:id="427" w:author="Omar Cardona" w:date="2016-10-08T18:16:00Z">
                  <w:rPr>
                    <w:ins w:id="428" w:author="Omar Cardona" w:date="2016-10-08T18:16:00Z"/>
                    <w:rFonts w:ascii="Lucida Console" w:eastAsia="Times New Roman" w:hAnsi="Lucida Console" w:cs="Calibri"/>
                    <w:sz w:val="12"/>
                    <w:szCs w:val="12"/>
                  </w:rPr>
                </w:rPrChange>
              </w:rPr>
            </w:pPr>
            <w:ins w:id="429" w:author="Omar Cardona" w:date="2016-10-08T18:16:00Z">
              <w:r w:rsidRPr="008152F0">
                <w:rPr>
                  <w:rFonts w:ascii="Lucida Console" w:eastAsia="Times New Roman" w:hAnsi="Lucida Console" w:cs="Calibri"/>
                  <w:b/>
                  <w:sz w:val="12"/>
                  <w:szCs w:val="12"/>
                  <w:rPrChange w:id="430" w:author="Omar Cardona" w:date="2016-10-08T18:16:00Z">
                    <w:rPr>
                      <w:rFonts w:ascii="Lucida Console" w:eastAsia="Times New Roman" w:hAnsi="Lucida Console" w:cs="Calibri"/>
                      <w:sz w:val="12"/>
                      <w:szCs w:val="12"/>
                    </w:rPr>
                  </w:rPrChange>
                </w:rPr>
                <w:t>Set-</w:t>
              </w:r>
              <w:proofErr w:type="spellStart"/>
              <w:r w:rsidRPr="008152F0">
                <w:rPr>
                  <w:rFonts w:ascii="Lucida Console" w:eastAsia="Times New Roman" w:hAnsi="Lucida Console" w:cs="Calibri"/>
                  <w:b/>
                  <w:sz w:val="12"/>
                  <w:szCs w:val="12"/>
                  <w:rPrChange w:id="431" w:author="Omar Cardona" w:date="2016-10-08T18:16:00Z">
                    <w:rPr>
                      <w:rFonts w:ascii="Lucida Console" w:eastAsia="Times New Roman" w:hAnsi="Lucida Console" w:cs="Calibri"/>
                      <w:sz w:val="12"/>
                      <w:szCs w:val="12"/>
                    </w:rPr>
                  </w:rPrChange>
                </w:rPr>
                <w:t>NetFirewallProfile</w:t>
              </w:r>
              <w:proofErr w:type="spellEnd"/>
              <w:r w:rsidRPr="008152F0">
                <w:rPr>
                  <w:rFonts w:ascii="Lucida Console" w:eastAsia="Times New Roman" w:hAnsi="Lucida Console" w:cs="Calibri"/>
                  <w:b/>
                  <w:sz w:val="12"/>
                  <w:szCs w:val="12"/>
                  <w:rPrChange w:id="432" w:author="Omar Cardona" w:date="2016-10-08T18:16:00Z">
                    <w:rPr>
                      <w:rFonts w:ascii="Lucida Console" w:eastAsia="Times New Roman" w:hAnsi="Lucida Console" w:cs="Calibri"/>
                      <w:sz w:val="12"/>
                      <w:szCs w:val="12"/>
                    </w:rPr>
                  </w:rPrChange>
                </w:rPr>
                <w:t xml:space="preserve"> -All -Enabled False</w:t>
              </w:r>
            </w:ins>
          </w:p>
          <w:p w14:paraId="1A5A0634" w14:textId="77777777" w:rsidR="008152F0" w:rsidRPr="00B957AD" w:rsidRDefault="008152F0" w:rsidP="00633605">
            <w:pPr>
              <w:rPr>
                <w:ins w:id="433" w:author="Omar Cardona" w:date="2016-10-08T18:16:00Z"/>
                <w:rFonts w:ascii="Lucida Console" w:eastAsia="Times New Roman" w:hAnsi="Lucida Console" w:cs="Calibri"/>
                <w:color w:val="009900"/>
                <w:sz w:val="12"/>
                <w:szCs w:val="12"/>
              </w:rPr>
            </w:pPr>
          </w:p>
          <w:p w14:paraId="78487D48" w14:textId="77777777" w:rsidR="008152F0" w:rsidRPr="00B957AD" w:rsidRDefault="008152F0" w:rsidP="00633605">
            <w:pPr>
              <w:rPr>
                <w:ins w:id="434" w:author="Omar Cardona" w:date="2016-10-08T18:16:00Z"/>
                <w:rFonts w:ascii="Lucida Console" w:eastAsia="Times New Roman" w:hAnsi="Lucida Console" w:cs="Calibri"/>
                <w:color w:val="009900"/>
                <w:sz w:val="12"/>
                <w:szCs w:val="12"/>
              </w:rPr>
            </w:pPr>
          </w:p>
          <w:p w14:paraId="78084F36" w14:textId="7BD56CBE" w:rsidR="008152F0" w:rsidRPr="007A4C93" w:rsidRDefault="008152F0" w:rsidP="008152F0">
            <w:pPr>
              <w:rPr>
                <w:ins w:id="435" w:author="Omar Cardona" w:date="2016-10-08T18:16:00Z"/>
                <w:rFonts w:ascii="Lucida Console" w:eastAsia="Times New Roman" w:hAnsi="Lucida Console" w:cs="Calibri"/>
                <w:color w:val="000000"/>
                <w:sz w:val="12"/>
                <w:szCs w:val="12"/>
              </w:rPr>
            </w:pPr>
            <w:ins w:id="436" w:author="Omar Cardona" w:date="2016-10-08T18:16:00Z">
              <w:r w:rsidRPr="007A4C93">
                <w:rPr>
                  <w:rFonts w:ascii="Lucida Console" w:eastAsia="Times New Roman" w:hAnsi="Lucida Console" w:cs="Calibri"/>
                  <w:b/>
                  <w:bCs/>
                  <w:color w:val="000000"/>
                  <w:sz w:val="12"/>
                  <w:szCs w:val="12"/>
                </w:rPr>
                <w:t>Test-</w:t>
              </w:r>
              <w:proofErr w:type="spellStart"/>
              <w:r w:rsidRPr="007A4C93">
                <w:rPr>
                  <w:rFonts w:ascii="Lucida Console" w:eastAsia="Times New Roman" w:hAnsi="Lucida Console" w:cs="Calibri"/>
                  <w:b/>
                  <w:bCs/>
                  <w:color w:val="000000"/>
                  <w:sz w:val="12"/>
                  <w:szCs w:val="12"/>
                </w:rPr>
                <w:t>NetConnection</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192.168.1.5</w:t>
              </w:r>
            </w:ins>
          </w:p>
          <w:p w14:paraId="71D3B23E" w14:textId="77777777" w:rsidR="008152F0" w:rsidRPr="007A4C93" w:rsidRDefault="008152F0" w:rsidP="008152F0">
            <w:pPr>
              <w:rPr>
                <w:ins w:id="437" w:author="Omar Cardona" w:date="2016-10-08T18:16:00Z"/>
                <w:rFonts w:ascii="Lucida Console" w:eastAsia="Times New Roman" w:hAnsi="Lucida Console" w:cs="Calibri"/>
                <w:sz w:val="12"/>
                <w:szCs w:val="12"/>
              </w:rPr>
            </w:pPr>
          </w:p>
          <w:p w14:paraId="6169D674" w14:textId="77777777" w:rsidR="008152F0" w:rsidRPr="007A4C93" w:rsidRDefault="008152F0" w:rsidP="008152F0">
            <w:pPr>
              <w:rPr>
                <w:ins w:id="438" w:author="Omar Cardona" w:date="2016-10-08T18:16:00Z"/>
                <w:rFonts w:ascii="Lucida Console" w:eastAsia="Times New Roman" w:hAnsi="Lucida Console" w:cs="Calibri"/>
                <w:color w:val="000000"/>
                <w:sz w:val="12"/>
                <w:szCs w:val="12"/>
              </w:rPr>
            </w:pPr>
            <w:proofErr w:type="spellStart"/>
            <w:ins w:id="439" w:author="Omar Cardona" w:date="2016-10-08T18:16:00Z">
              <w:r w:rsidRPr="007A4C93">
                <w:rPr>
                  <w:rFonts w:ascii="Lucida Console" w:eastAsia="Times New Roman" w:hAnsi="Lucida Console" w:cs="Calibri"/>
                  <w:color w:val="000000"/>
                  <w:sz w:val="12"/>
                  <w:szCs w:val="12"/>
                </w:rPr>
                <w:t>ComputerName</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ins>
          </w:p>
          <w:p w14:paraId="34550991" w14:textId="77777777" w:rsidR="008152F0" w:rsidRPr="007A4C93" w:rsidRDefault="008152F0" w:rsidP="008152F0">
            <w:pPr>
              <w:rPr>
                <w:ins w:id="440" w:author="Omar Cardona" w:date="2016-10-08T18:16:00Z"/>
                <w:rFonts w:ascii="Lucida Console" w:eastAsia="Times New Roman" w:hAnsi="Lucida Console" w:cs="Calibri"/>
                <w:color w:val="000000"/>
                <w:sz w:val="12"/>
                <w:szCs w:val="12"/>
              </w:rPr>
            </w:pPr>
            <w:proofErr w:type="spellStart"/>
            <w:ins w:id="441" w:author="Omar Cardona" w:date="2016-10-08T18:16:00Z">
              <w:r w:rsidRPr="007A4C93">
                <w:rPr>
                  <w:rFonts w:ascii="Lucida Console" w:eastAsia="Times New Roman" w:hAnsi="Lucida Console" w:cs="Calibri"/>
                  <w:color w:val="000000"/>
                  <w:sz w:val="12"/>
                  <w:szCs w:val="12"/>
                </w:rPr>
                <w:t>RemoteAddress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192.168.1.5</w:t>
              </w:r>
            </w:ins>
          </w:p>
          <w:p w14:paraId="3D5CC8F5" w14:textId="77777777" w:rsidR="008152F0" w:rsidRPr="007A4C93" w:rsidRDefault="008152F0" w:rsidP="008152F0">
            <w:pPr>
              <w:rPr>
                <w:ins w:id="442" w:author="Omar Cardona" w:date="2016-10-08T18:16:00Z"/>
                <w:rFonts w:ascii="Lucida Console" w:eastAsia="Times New Roman" w:hAnsi="Lucida Console" w:cs="Calibri"/>
                <w:color w:val="000000"/>
                <w:sz w:val="12"/>
                <w:szCs w:val="12"/>
              </w:rPr>
            </w:pPr>
            <w:proofErr w:type="spellStart"/>
            <w:ins w:id="443" w:author="Omar Cardona" w:date="2016-10-08T18:16:00Z">
              <w:r w:rsidRPr="007A4C93">
                <w:rPr>
                  <w:rFonts w:ascii="Lucida Console" w:eastAsia="Times New Roman" w:hAnsi="Lucida Console" w:cs="Calibri"/>
                  <w:color w:val="000000"/>
                  <w:sz w:val="12"/>
                  <w:szCs w:val="12"/>
                </w:rPr>
                <w:t>InterfaceAlias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Test-40G-1</w:t>
              </w:r>
            </w:ins>
          </w:p>
          <w:p w14:paraId="2B962B35" w14:textId="77777777" w:rsidR="008152F0" w:rsidRPr="007A4C93" w:rsidRDefault="008152F0" w:rsidP="008152F0">
            <w:pPr>
              <w:rPr>
                <w:ins w:id="444" w:author="Omar Cardona" w:date="2016-10-08T18:16:00Z"/>
                <w:rFonts w:ascii="Lucida Console" w:eastAsia="Times New Roman" w:hAnsi="Lucida Console" w:cs="Calibri"/>
                <w:color w:val="000000"/>
                <w:sz w:val="12"/>
                <w:szCs w:val="12"/>
              </w:rPr>
            </w:pPr>
            <w:proofErr w:type="spellStart"/>
            <w:ins w:id="445" w:author="Omar Cardona" w:date="2016-10-08T18:16:00Z">
              <w:r w:rsidRPr="007A4C93">
                <w:rPr>
                  <w:rFonts w:ascii="Lucida Console" w:eastAsia="Times New Roman" w:hAnsi="Lucida Console" w:cs="Calibri"/>
                  <w:color w:val="000000"/>
                  <w:sz w:val="12"/>
                  <w:szCs w:val="12"/>
                </w:rPr>
                <w:t>SourceAddress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w:t>
              </w:r>
              <w:r>
                <w:rPr>
                  <w:rFonts w:ascii="Lucida Console" w:eastAsia="Times New Roman" w:hAnsi="Lucida Console" w:cs="Calibri"/>
                  <w:color w:val="000000"/>
                  <w:sz w:val="12"/>
                  <w:szCs w:val="12"/>
                </w:rPr>
                <w:t>3</w:t>
              </w:r>
            </w:ins>
          </w:p>
          <w:p w14:paraId="3B045FAE" w14:textId="77777777" w:rsidR="008152F0" w:rsidRPr="007A4C93" w:rsidRDefault="008152F0" w:rsidP="008152F0">
            <w:pPr>
              <w:rPr>
                <w:ins w:id="446" w:author="Omar Cardona" w:date="2016-10-08T18:16:00Z"/>
                <w:rFonts w:ascii="Lucida Console" w:eastAsia="Times New Roman" w:hAnsi="Lucida Console" w:cs="Calibri"/>
                <w:color w:val="000000"/>
                <w:sz w:val="12"/>
                <w:szCs w:val="12"/>
              </w:rPr>
            </w:pPr>
            <w:proofErr w:type="spellStart"/>
            <w:ins w:id="447" w:author="Omar Cardona" w:date="2016-10-08T18:16:00Z">
              <w:r w:rsidRPr="007A4C93">
                <w:rPr>
                  <w:rFonts w:ascii="Lucida Console" w:eastAsia="Times New Roman" w:hAnsi="Lucida Console" w:cs="Calibri"/>
                  <w:color w:val="000000"/>
                  <w:sz w:val="12"/>
                  <w:szCs w:val="12"/>
                </w:rPr>
                <w:t>PingSucceeded</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True</w:t>
              </w:r>
            </w:ins>
          </w:p>
          <w:p w14:paraId="31D75E5E" w14:textId="77777777" w:rsidR="008152F0" w:rsidRPr="007A4C93" w:rsidRDefault="008152F0" w:rsidP="008152F0">
            <w:pPr>
              <w:rPr>
                <w:ins w:id="448" w:author="Omar Cardona" w:date="2016-10-08T18:16:00Z"/>
                <w:rFonts w:ascii="Lucida Console" w:eastAsia="Times New Roman" w:hAnsi="Lucida Console" w:cs="Calibri"/>
                <w:color w:val="000000"/>
                <w:sz w:val="12"/>
                <w:szCs w:val="12"/>
              </w:rPr>
            </w:pPr>
            <w:proofErr w:type="spellStart"/>
            <w:ins w:id="449" w:author="Omar Cardona" w:date="2016-10-08T18:16:00Z">
              <w:r w:rsidRPr="007A4C93">
                <w:rPr>
                  <w:rFonts w:ascii="Lucida Console" w:eastAsia="Times New Roman" w:hAnsi="Lucida Console" w:cs="Calibri"/>
                  <w:color w:val="000000"/>
                  <w:sz w:val="12"/>
                  <w:szCs w:val="12"/>
                </w:rPr>
                <w:t>PingReplyDetails</w:t>
              </w:r>
              <w:proofErr w:type="spellEnd"/>
              <w:r w:rsidRPr="007A4C93">
                <w:rPr>
                  <w:rFonts w:ascii="Lucida Console" w:eastAsia="Times New Roman" w:hAnsi="Lucida Console" w:cs="Calibri"/>
                  <w:color w:val="000000"/>
                  <w:sz w:val="12"/>
                  <w:szCs w:val="12"/>
                </w:rPr>
                <w:t xml:space="preserve"> (RTT</w:t>
              </w:r>
              <w:proofErr w:type="gramStart"/>
              <w:r w:rsidRPr="007A4C93">
                <w:rPr>
                  <w:rFonts w:ascii="Lucida Console" w:eastAsia="Times New Roman" w:hAnsi="Lucida Console" w:cs="Calibri"/>
                  <w:color w:val="000000"/>
                  <w:sz w:val="12"/>
                  <w:szCs w:val="12"/>
                </w:rPr>
                <w:t>) :</w:t>
              </w:r>
              <w:proofErr w:type="gramEnd"/>
              <w:r w:rsidRPr="007A4C93">
                <w:rPr>
                  <w:rFonts w:ascii="Lucida Console" w:eastAsia="Times New Roman" w:hAnsi="Lucida Console" w:cs="Calibri"/>
                  <w:color w:val="000000"/>
                  <w:sz w:val="12"/>
                  <w:szCs w:val="12"/>
                </w:rPr>
                <w:t xml:space="preserve"> 0 </w:t>
              </w:r>
              <w:proofErr w:type="spellStart"/>
              <w:r w:rsidRPr="007A4C93">
                <w:rPr>
                  <w:rFonts w:ascii="Lucida Console" w:eastAsia="Times New Roman" w:hAnsi="Lucida Console" w:cs="Calibri"/>
                  <w:color w:val="000000"/>
                  <w:sz w:val="12"/>
                  <w:szCs w:val="12"/>
                </w:rPr>
                <w:t>ms</w:t>
              </w:r>
              <w:proofErr w:type="spellEnd"/>
            </w:ins>
          </w:p>
          <w:p w14:paraId="68C798DD" w14:textId="147B0BEB" w:rsidR="008152F0" w:rsidRPr="008152F0" w:rsidDel="008152F0" w:rsidRDefault="008152F0" w:rsidP="00633605">
            <w:pPr>
              <w:rPr>
                <w:del w:id="450" w:author="Omar Cardona" w:date="2016-10-08T18:16:00Z"/>
                <w:rFonts w:ascii="Lucida Console" w:eastAsia="Times New Roman" w:hAnsi="Lucida Console" w:cs="Calibri"/>
                <w:sz w:val="12"/>
                <w:szCs w:val="12"/>
                <w:rPrChange w:id="451" w:author="Omar Cardona" w:date="2016-10-08T18:13:00Z">
                  <w:rPr>
                    <w:del w:id="452" w:author="Omar Cardona" w:date="2016-10-08T18:16:00Z"/>
                    <w:rFonts w:ascii="Lucida Console" w:eastAsia="Times New Roman" w:hAnsi="Lucida Console" w:cs="Calibri"/>
                    <w:color w:val="00B050"/>
                    <w:sz w:val="12"/>
                    <w:szCs w:val="12"/>
                  </w:rPr>
                </w:rPrChange>
              </w:rPr>
            </w:pPr>
          </w:p>
          <w:p w14:paraId="221A9BBB" w14:textId="512FC979" w:rsidR="00A350C8" w:rsidDel="008152F0" w:rsidRDefault="00A350C8" w:rsidP="00633605">
            <w:pPr>
              <w:rPr>
                <w:del w:id="453" w:author="Omar Cardona" w:date="2016-10-08T18:17:00Z"/>
                <w:rFonts w:ascii="Lucida Console" w:eastAsia="Times New Roman" w:hAnsi="Lucida Console" w:cs="Calibri"/>
                <w:color w:val="00B050"/>
                <w:sz w:val="12"/>
                <w:szCs w:val="12"/>
              </w:rPr>
            </w:pPr>
          </w:p>
          <w:tbl>
            <w:tblPr>
              <w:tblStyle w:val="TableGrid"/>
              <w:tblW w:w="0" w:type="auto"/>
              <w:tblLook w:val="04A0" w:firstRow="1" w:lastRow="0" w:firstColumn="1" w:lastColumn="0" w:noHBand="0" w:noVBand="1"/>
              <w:tblPrChange w:id="454" w:author="Brian Leong (Inspur Worldwide Services Ltd)" w:date="2016-09-30T14:15:00Z">
                <w:tblPr>
                  <w:tblStyle w:val="TableGrid"/>
                  <w:tblW w:w="0" w:type="auto"/>
                  <w:tblInd w:w="720" w:type="dxa"/>
                  <w:tblLook w:val="04A0" w:firstRow="1" w:lastRow="0" w:firstColumn="1" w:lastColumn="0" w:noHBand="0" w:noVBand="1"/>
                </w:tblPr>
              </w:tblPrChange>
            </w:tblPr>
            <w:tblGrid>
              <w:gridCol w:w="6325"/>
              <w:tblGridChange w:id="455">
                <w:tblGrid>
                  <w:gridCol w:w="9170"/>
                </w:tblGrid>
              </w:tblGridChange>
            </w:tblGrid>
            <w:tr w:rsidR="00E54B35" w:rsidDel="008152F0" w14:paraId="4B5BCEE0" w14:textId="42EB1FCD" w:rsidTr="00E54B35">
              <w:trPr>
                <w:ins w:id="456" w:author="Brian Leong (Inspur Worldwide Services Ltd)" w:date="2016-09-30T14:14:00Z"/>
                <w:del w:id="457" w:author="Omar Cardona" w:date="2016-10-08T18:17:00Z"/>
              </w:trPr>
              <w:tc>
                <w:tcPr>
                  <w:tcW w:w="6325" w:type="dxa"/>
                  <w:tcPrChange w:id="458" w:author="Brian Leong (Inspur Worldwide Services Ltd)" w:date="2016-09-30T14:15:00Z">
                    <w:tcPr>
                      <w:tcW w:w="9890" w:type="dxa"/>
                    </w:tcPr>
                  </w:tcPrChange>
                </w:tcPr>
                <w:p w14:paraId="6978630A" w14:textId="73916CC1" w:rsidR="002F700E" w:rsidDel="008152F0" w:rsidRDefault="002F700E">
                  <w:pPr>
                    <w:rPr>
                      <w:ins w:id="459" w:author="Brian Leong (Inspur Worldwide Services Ltd)" w:date="2016-09-30T14:15:00Z"/>
                      <w:del w:id="460" w:author="Omar Cardona" w:date="2016-10-08T18:17:00Z"/>
                      <w:rFonts w:ascii="Lucida Console" w:eastAsia="Times New Roman" w:hAnsi="Lucida Console" w:cs="Calibri"/>
                      <w:sz w:val="12"/>
                      <w:szCs w:val="12"/>
                    </w:rPr>
                    <w:pPrChange w:id="461" w:author="Brian Leong (Inspur Worldwide Services Ltd)" w:date="2016-09-30T14:14:00Z">
                      <w:pPr>
                        <w:ind w:left="720"/>
                      </w:pPr>
                    </w:pPrChange>
                  </w:pPr>
                </w:p>
                <w:p w14:paraId="46855ED1" w14:textId="07679D7F" w:rsidR="002C0712" w:rsidDel="008152F0" w:rsidRDefault="00E54B35">
                  <w:pPr>
                    <w:rPr>
                      <w:ins w:id="462" w:author="Brian Leong (Inspur Worldwide Services Ltd)" w:date="2016-09-30T15:52:00Z"/>
                      <w:del w:id="463" w:author="Omar Cardona" w:date="2016-10-08T18:17:00Z"/>
                      <w:rFonts w:ascii="Lucida Console" w:eastAsia="Times New Roman" w:hAnsi="Lucida Console" w:cs="Calibri"/>
                      <w:sz w:val="12"/>
                      <w:szCs w:val="12"/>
                    </w:rPr>
                    <w:pPrChange w:id="464" w:author="Brian Leong (Inspur Worldwide Services Ltd)" w:date="2016-09-30T14:14:00Z">
                      <w:pPr>
                        <w:ind w:left="720"/>
                      </w:pPr>
                    </w:pPrChange>
                  </w:pPr>
                  <w:ins w:id="465" w:author="Brian Leong (Inspur Worldwide Services Ltd)" w:date="2016-09-30T14:14:00Z">
                    <w:del w:id="466" w:author="Omar Cardona" w:date="2016-10-08T18:17:00Z">
                      <w:r w:rsidRPr="00836A5F" w:rsidDel="008152F0">
                        <w:rPr>
                          <w:rFonts w:ascii="Lucida Console" w:eastAsia="Times New Roman" w:hAnsi="Lucida Console" w:cs="Calibri"/>
                          <w:sz w:val="12"/>
                          <w:szCs w:val="12"/>
                          <w:highlight w:val="red"/>
                          <w:rPrChange w:id="467" w:author="Omar Cardona" w:date="2016-10-07T20:27:00Z">
                            <w:rPr>
                              <w:rFonts w:ascii="Lucida Console" w:eastAsia="Times New Roman" w:hAnsi="Lucida Console" w:cs="Calibri"/>
                              <w:sz w:val="12"/>
                              <w:szCs w:val="12"/>
                            </w:rPr>
                          </w:rPrChange>
                        </w:rPr>
                        <w:delText xml:space="preserve">[Brian] </w:delText>
                      </w:r>
                    </w:del>
                  </w:ins>
                  <w:ins w:id="468" w:author="Brian Leong (Inspur Worldwide Services Ltd)" w:date="2016-09-30T15:52:00Z">
                    <w:del w:id="469" w:author="Omar Cardona" w:date="2016-10-08T18:17:00Z">
                      <w:r w:rsidR="002C0712" w:rsidRPr="00836A5F" w:rsidDel="008152F0">
                        <w:rPr>
                          <w:rFonts w:ascii="Lucida Console" w:eastAsia="Times New Roman" w:hAnsi="Lucida Console" w:cs="Calibri"/>
                          <w:sz w:val="12"/>
                          <w:szCs w:val="12"/>
                          <w:highlight w:val="red"/>
                          <w:rPrChange w:id="470" w:author="Omar Cardona" w:date="2016-10-07T20:27:00Z">
                            <w:rPr>
                              <w:rFonts w:ascii="Lucida Console" w:eastAsia="Times New Roman" w:hAnsi="Lucida Console" w:cs="Calibri"/>
                              <w:sz w:val="12"/>
                              <w:szCs w:val="12"/>
                            </w:rPr>
                          </w:rPrChange>
                        </w:rPr>
                        <w:delText>I</w:delText>
                      </w:r>
                    </w:del>
                  </w:ins>
                  <w:ins w:id="471" w:author="Brian Leong (Inspur Worldwide Services Ltd)" w:date="2016-09-30T14:14:00Z">
                    <w:del w:id="472" w:author="Omar Cardona" w:date="2016-10-08T18:17:00Z">
                      <w:r w:rsidRPr="00836A5F" w:rsidDel="008152F0">
                        <w:rPr>
                          <w:rFonts w:ascii="Lucida Console" w:eastAsia="Times New Roman" w:hAnsi="Lucida Console" w:cs="Calibri"/>
                          <w:sz w:val="12"/>
                          <w:szCs w:val="12"/>
                          <w:highlight w:val="red"/>
                          <w:rPrChange w:id="473" w:author="Omar Cardona" w:date="2016-10-07T20:27:00Z">
                            <w:rPr>
                              <w:rFonts w:ascii="Lucida Console" w:eastAsia="Times New Roman" w:hAnsi="Lucida Console" w:cs="Calibri"/>
                              <w:sz w:val="12"/>
                              <w:szCs w:val="12"/>
                            </w:rPr>
                          </w:rPrChange>
                        </w:rPr>
                        <w:delText>f the ping</w:delText>
                      </w:r>
                    </w:del>
                  </w:ins>
                  <w:ins w:id="474" w:author="Brian Leong (Inspur Worldwide Services Ltd)" w:date="2016-09-30T15:52:00Z">
                    <w:del w:id="475" w:author="Omar Cardona" w:date="2016-10-08T18:17:00Z">
                      <w:r w:rsidR="002C0712" w:rsidRPr="00836A5F" w:rsidDel="008152F0">
                        <w:rPr>
                          <w:rFonts w:ascii="Lucida Console" w:eastAsia="Times New Roman" w:hAnsi="Lucida Console" w:cs="Calibri"/>
                          <w:sz w:val="12"/>
                          <w:szCs w:val="12"/>
                          <w:highlight w:val="red"/>
                          <w:rPrChange w:id="476" w:author="Omar Cardona" w:date="2016-10-07T20:27:00Z">
                            <w:rPr>
                              <w:rFonts w:ascii="Lucida Console" w:eastAsia="Times New Roman" w:hAnsi="Lucida Console" w:cs="Calibri"/>
                              <w:sz w:val="12"/>
                              <w:szCs w:val="12"/>
                            </w:rPr>
                          </w:rPrChange>
                        </w:rPr>
                        <w:delText>s</w:delText>
                      </w:r>
                    </w:del>
                  </w:ins>
                  <w:ins w:id="477" w:author="Brian Leong (Inspur Worldwide Services Ltd)" w:date="2016-09-30T14:14:00Z">
                    <w:del w:id="478" w:author="Omar Cardona" w:date="2016-10-08T18:17:00Z">
                      <w:r w:rsidRPr="00836A5F" w:rsidDel="008152F0">
                        <w:rPr>
                          <w:rFonts w:ascii="Lucida Console" w:eastAsia="Times New Roman" w:hAnsi="Lucida Console" w:cs="Calibri"/>
                          <w:sz w:val="12"/>
                          <w:szCs w:val="12"/>
                          <w:highlight w:val="red"/>
                          <w:rPrChange w:id="479" w:author="Omar Cardona" w:date="2016-10-07T20:27:00Z">
                            <w:rPr>
                              <w:rFonts w:ascii="Lucida Console" w:eastAsia="Times New Roman" w:hAnsi="Lucida Console" w:cs="Calibri"/>
                              <w:sz w:val="12"/>
                              <w:szCs w:val="12"/>
                            </w:rPr>
                          </w:rPrChange>
                        </w:rPr>
                        <w:delText xml:space="preserve"> fail</w:delText>
                      </w:r>
                    </w:del>
                  </w:ins>
                  <w:ins w:id="480" w:author="Brian Leong (Inspur Worldwide Services Ltd)" w:date="2016-09-30T15:51:00Z">
                    <w:del w:id="481" w:author="Omar Cardona" w:date="2016-10-08T18:17:00Z">
                      <w:r w:rsidR="00BD035F" w:rsidRPr="00836A5F" w:rsidDel="008152F0">
                        <w:rPr>
                          <w:rFonts w:ascii="Lucida Console" w:eastAsia="Times New Roman" w:hAnsi="Lucida Console" w:cs="Calibri"/>
                          <w:sz w:val="12"/>
                          <w:szCs w:val="12"/>
                          <w:highlight w:val="red"/>
                          <w:rPrChange w:id="482" w:author="Omar Cardona" w:date="2016-10-07T20:27:00Z">
                            <w:rPr>
                              <w:rFonts w:ascii="Lucida Console" w:eastAsia="Times New Roman" w:hAnsi="Lucida Console" w:cs="Calibri"/>
                              <w:sz w:val="12"/>
                              <w:szCs w:val="12"/>
                            </w:rPr>
                          </w:rPrChange>
                        </w:rPr>
                        <w:delText xml:space="preserve"> during the sanity check</w:delText>
                      </w:r>
                    </w:del>
                  </w:ins>
                  <w:ins w:id="483" w:author="Brian Leong (Inspur Worldwide Services Ltd)" w:date="2016-09-30T14:14:00Z">
                    <w:del w:id="484" w:author="Omar Cardona" w:date="2016-10-08T18:17:00Z">
                      <w:r w:rsidR="002C0712" w:rsidRPr="00836A5F" w:rsidDel="008152F0">
                        <w:rPr>
                          <w:rFonts w:ascii="Lucida Console" w:eastAsia="Times New Roman" w:hAnsi="Lucida Console" w:cs="Calibri"/>
                          <w:sz w:val="12"/>
                          <w:szCs w:val="12"/>
                          <w:highlight w:val="red"/>
                          <w:rPrChange w:id="485" w:author="Omar Cardona" w:date="2016-10-07T20:27:00Z">
                            <w:rPr>
                              <w:rFonts w:ascii="Lucida Console" w:eastAsia="Times New Roman" w:hAnsi="Lucida Console" w:cs="Calibri"/>
                              <w:sz w:val="12"/>
                              <w:szCs w:val="12"/>
                            </w:rPr>
                          </w:rPrChange>
                        </w:rPr>
                        <w:delText xml:space="preserve">, </w:delText>
                      </w:r>
                    </w:del>
                  </w:ins>
                  <w:ins w:id="486" w:author="Brian Leong (Inspur Worldwide Services Ltd)" w:date="2016-09-30T15:53:00Z">
                    <w:del w:id="487" w:author="Omar Cardona" w:date="2016-10-08T18:17:00Z">
                      <w:r w:rsidR="002C0712" w:rsidRPr="00836A5F" w:rsidDel="008152F0">
                        <w:rPr>
                          <w:rFonts w:ascii="Lucida Console" w:eastAsia="Times New Roman" w:hAnsi="Lucida Console" w:cs="Calibri"/>
                          <w:sz w:val="12"/>
                          <w:szCs w:val="12"/>
                          <w:highlight w:val="red"/>
                          <w:rPrChange w:id="488" w:author="Omar Cardona" w:date="2016-10-07T20:27:00Z">
                            <w:rPr>
                              <w:rFonts w:ascii="Lucida Console" w:eastAsia="Times New Roman" w:hAnsi="Lucida Console" w:cs="Calibri"/>
                              <w:sz w:val="12"/>
                              <w:szCs w:val="12"/>
                            </w:rPr>
                          </w:rPrChange>
                        </w:rPr>
                        <w:delText>r</w:delText>
                      </w:r>
                    </w:del>
                  </w:ins>
                  <w:ins w:id="489" w:author="Brian Leong (Inspur Worldwide Services Ltd)" w:date="2016-09-30T15:52:00Z">
                    <w:del w:id="490" w:author="Omar Cardona" w:date="2016-10-08T18:17:00Z">
                      <w:r w:rsidR="002C0712" w:rsidRPr="00836A5F" w:rsidDel="008152F0">
                        <w:rPr>
                          <w:rFonts w:ascii="Lucida Console" w:eastAsia="Times New Roman" w:hAnsi="Lucida Console" w:cs="Calibri"/>
                          <w:sz w:val="12"/>
                          <w:szCs w:val="12"/>
                          <w:highlight w:val="red"/>
                          <w:rPrChange w:id="491" w:author="Omar Cardona" w:date="2016-10-07T20:27:00Z">
                            <w:rPr>
                              <w:rFonts w:ascii="Lucida Console" w:eastAsia="Times New Roman" w:hAnsi="Lucida Console" w:cs="Calibri"/>
                              <w:sz w:val="12"/>
                              <w:szCs w:val="12"/>
                            </w:rPr>
                          </w:rPrChange>
                        </w:rPr>
                        <w:delText xml:space="preserve">un </w:delText>
                      </w:r>
                    </w:del>
                  </w:ins>
                  <w:ins w:id="492" w:author="Brian Leong (Inspur Worldwide Services Ltd)" w:date="2016-09-30T14:14:00Z">
                    <w:del w:id="493" w:author="Omar Cardona" w:date="2016-10-08T18:17:00Z">
                      <w:r w:rsidRPr="00836A5F" w:rsidDel="008152F0">
                        <w:rPr>
                          <w:rFonts w:ascii="Lucida Console" w:eastAsia="Times New Roman" w:hAnsi="Lucida Console" w:cs="Calibri"/>
                          <w:sz w:val="12"/>
                          <w:szCs w:val="12"/>
                          <w:highlight w:val="red"/>
                          <w:rPrChange w:id="494" w:author="Omar Cardona" w:date="2016-10-07T20:27:00Z">
                            <w:rPr>
                              <w:rFonts w:ascii="Lucida Console" w:eastAsia="Times New Roman" w:hAnsi="Lucida Console" w:cs="Calibri"/>
                              <w:sz w:val="12"/>
                              <w:szCs w:val="12"/>
                            </w:rPr>
                          </w:rPrChange>
                        </w:rPr>
                        <w:delText>“Set-NetFirewallProfile -All -Enabled False”</w:delText>
                      </w:r>
                    </w:del>
                  </w:ins>
                  <w:ins w:id="495" w:author="Brian Leong (Inspur Worldwide Services Ltd)" w:date="2016-09-30T15:52:00Z">
                    <w:del w:id="496" w:author="Omar Cardona" w:date="2016-10-08T18:17:00Z">
                      <w:r w:rsidR="002C0712" w:rsidRPr="00836A5F" w:rsidDel="008152F0">
                        <w:rPr>
                          <w:rFonts w:ascii="Lucida Console" w:eastAsia="Times New Roman" w:hAnsi="Lucida Console" w:cs="Calibri"/>
                          <w:sz w:val="12"/>
                          <w:szCs w:val="12"/>
                          <w:highlight w:val="red"/>
                          <w:rPrChange w:id="497" w:author="Omar Cardona" w:date="2016-10-07T20:27:00Z">
                            <w:rPr>
                              <w:rFonts w:ascii="Lucida Console" w:eastAsia="Times New Roman" w:hAnsi="Lucida Console" w:cs="Calibri"/>
                              <w:sz w:val="12"/>
                              <w:szCs w:val="12"/>
                            </w:rPr>
                          </w:rPrChange>
                        </w:rPr>
                        <w:delText xml:space="preserve"> on both </w:delText>
                      </w:r>
                    </w:del>
                  </w:ins>
                  <w:ins w:id="498" w:author="Brian Leong (Inspur Worldwide Services Ltd)" w:date="2016-09-30T15:53:00Z">
                    <w:del w:id="499" w:author="Omar Cardona" w:date="2016-10-08T18:17:00Z">
                      <w:r w:rsidR="002C0712" w:rsidRPr="00836A5F" w:rsidDel="008152F0">
                        <w:rPr>
                          <w:rFonts w:ascii="Lucida Console" w:eastAsia="Times New Roman" w:hAnsi="Lucida Console" w:cs="Calibri"/>
                          <w:sz w:val="12"/>
                          <w:szCs w:val="12"/>
                          <w:highlight w:val="red"/>
                          <w:rPrChange w:id="500" w:author="Omar Cardona" w:date="2016-10-07T20:27:00Z">
                            <w:rPr>
                              <w:rFonts w:ascii="Lucida Console" w:eastAsia="Times New Roman" w:hAnsi="Lucida Console" w:cs="Calibri"/>
                              <w:sz w:val="12"/>
                              <w:szCs w:val="12"/>
                            </w:rPr>
                          </w:rPrChange>
                        </w:rPr>
                        <w:delText>systems</w:delText>
                      </w:r>
                    </w:del>
                  </w:ins>
                  <w:ins w:id="501" w:author="Brian Leong (Inspur Worldwide Services Ltd)" w:date="2016-09-30T15:52:00Z">
                    <w:del w:id="502" w:author="Omar Cardona" w:date="2016-10-08T18:17:00Z">
                      <w:r w:rsidR="002C0712" w:rsidRPr="00836A5F" w:rsidDel="008152F0">
                        <w:rPr>
                          <w:rFonts w:ascii="Lucida Console" w:eastAsia="Times New Roman" w:hAnsi="Lucida Console" w:cs="Calibri"/>
                          <w:sz w:val="12"/>
                          <w:szCs w:val="12"/>
                          <w:highlight w:val="red"/>
                          <w:rPrChange w:id="503" w:author="Omar Cardona" w:date="2016-10-07T20:27:00Z">
                            <w:rPr>
                              <w:rFonts w:ascii="Lucida Console" w:eastAsia="Times New Roman" w:hAnsi="Lucida Console" w:cs="Calibri"/>
                              <w:sz w:val="12"/>
                              <w:szCs w:val="12"/>
                            </w:rPr>
                          </w:rPrChange>
                        </w:rPr>
                        <w:delText>.</w:delText>
                      </w:r>
                    </w:del>
                  </w:ins>
                </w:p>
                <w:p w14:paraId="31BC5304" w14:textId="1BA5643F" w:rsidR="00E54B35" w:rsidRPr="00A350C8" w:rsidDel="008152F0" w:rsidRDefault="00E54B35">
                  <w:pPr>
                    <w:rPr>
                      <w:ins w:id="504" w:author="Brian Leong (Inspur Worldwide Services Ltd)" w:date="2016-09-30T14:14:00Z"/>
                      <w:del w:id="505" w:author="Omar Cardona" w:date="2016-10-08T18:17:00Z"/>
                      <w:rFonts w:ascii="Lucida Console" w:eastAsia="Times New Roman" w:hAnsi="Lucida Console" w:cs="Calibri"/>
                      <w:sz w:val="12"/>
                      <w:szCs w:val="12"/>
                    </w:rPr>
                    <w:pPrChange w:id="506" w:author="Brian Leong (Inspur Worldwide Services Ltd)" w:date="2016-09-30T14:14:00Z">
                      <w:pPr>
                        <w:ind w:left="720"/>
                      </w:pPr>
                    </w:pPrChange>
                  </w:pPr>
                  <w:ins w:id="507" w:author="Brian Leong (Inspur Worldwide Services Ltd)" w:date="2016-09-30T14:14:00Z">
                    <w:del w:id="508" w:author="Omar Cardona" w:date="2016-10-08T18:17:00Z">
                      <w:r w:rsidDel="008152F0">
                        <w:rPr>
                          <w:rFonts w:ascii="Lucida Console" w:eastAsia="Times New Roman" w:hAnsi="Lucida Console" w:cs="Calibri"/>
                          <w:sz w:val="12"/>
                          <w:szCs w:val="12"/>
                        </w:rPr>
                        <w:br/>
                        <w:delText>Example:</w:delText>
                      </w:r>
                      <w:r w:rsidDel="008152F0">
                        <w:rPr>
                          <w:rFonts w:ascii="Lucida Console" w:eastAsia="Times New Roman" w:hAnsi="Lucida Console" w:cs="Calibri"/>
                          <w:sz w:val="12"/>
                          <w:szCs w:val="12"/>
                        </w:rPr>
                        <w:br/>
                      </w:r>
                    </w:del>
                  </w:ins>
                </w:p>
                <w:p w14:paraId="20C9A143" w14:textId="33038D0B" w:rsidR="00E54B35" w:rsidRPr="00A350C8" w:rsidDel="008152F0" w:rsidRDefault="00E54B35">
                  <w:pPr>
                    <w:rPr>
                      <w:ins w:id="509" w:author="Brian Leong (Inspur Worldwide Services Ltd)" w:date="2016-09-30T14:14:00Z"/>
                      <w:del w:id="510" w:author="Omar Cardona" w:date="2016-10-08T18:17:00Z"/>
                      <w:rFonts w:ascii="Lucida Console" w:eastAsia="Times New Roman" w:hAnsi="Lucida Console" w:cs="Calibri"/>
                      <w:sz w:val="12"/>
                      <w:szCs w:val="12"/>
                    </w:rPr>
                    <w:pPrChange w:id="511" w:author="Brian Leong (Inspur Worldwide Services Ltd)" w:date="2016-09-30T14:14:00Z">
                      <w:pPr>
                        <w:ind w:left="720"/>
                      </w:pPr>
                    </w:pPrChange>
                  </w:pPr>
                  <w:ins w:id="512" w:author="Brian Leong (Inspur Worldwide Services Ltd)" w:date="2016-09-30T14:14:00Z">
                    <w:del w:id="513" w:author="Omar Cardona" w:date="2016-10-08T18:17:00Z">
                      <w:r w:rsidRPr="00A350C8" w:rsidDel="008152F0">
                        <w:rPr>
                          <w:rFonts w:ascii="Lucida Console" w:eastAsia="Times New Roman" w:hAnsi="Lucida Console" w:cs="Calibri"/>
                          <w:sz w:val="12"/>
                          <w:szCs w:val="12"/>
                        </w:rPr>
                        <w:delText>PS C:\&gt; Test-NetConnection 169.254.129.119</w:delText>
                      </w:r>
                    </w:del>
                  </w:ins>
                </w:p>
                <w:p w14:paraId="723C54E3" w14:textId="431F2F77" w:rsidR="00E54B35" w:rsidRPr="00A350C8" w:rsidDel="008152F0" w:rsidRDefault="00E54B35">
                  <w:pPr>
                    <w:rPr>
                      <w:ins w:id="514" w:author="Brian Leong (Inspur Worldwide Services Ltd)" w:date="2016-09-30T14:14:00Z"/>
                      <w:del w:id="515" w:author="Omar Cardona" w:date="2016-10-08T18:17:00Z"/>
                      <w:rFonts w:ascii="Lucida Console" w:eastAsia="Times New Roman" w:hAnsi="Lucida Console" w:cs="Calibri"/>
                      <w:sz w:val="12"/>
                      <w:szCs w:val="12"/>
                    </w:rPr>
                    <w:pPrChange w:id="516" w:author="Brian Leong (Inspur Worldwide Services Ltd)" w:date="2016-09-30T14:14:00Z">
                      <w:pPr>
                        <w:ind w:left="720"/>
                      </w:pPr>
                    </w:pPrChange>
                  </w:pPr>
                  <w:ins w:id="517" w:author="Brian Leong (Inspur Worldwide Services Ltd)" w:date="2016-09-30T14:14:00Z">
                    <w:del w:id="518" w:author="Omar Cardona" w:date="2016-10-08T18:17:00Z">
                      <w:r w:rsidRPr="00A350C8" w:rsidDel="008152F0">
                        <w:rPr>
                          <w:rFonts w:ascii="Lucida Console" w:eastAsia="Times New Roman" w:hAnsi="Lucida Console" w:cs="Calibri"/>
                          <w:sz w:val="12"/>
                          <w:szCs w:val="12"/>
                        </w:rPr>
                        <w:delText>WARNING: Ping to 169.254.129.119 failed -- Status: DestinationHostUnreachable</w:delText>
                      </w:r>
                    </w:del>
                  </w:ins>
                </w:p>
                <w:p w14:paraId="0F918898" w14:textId="1E6CD148" w:rsidR="00E54B35" w:rsidRPr="00A350C8" w:rsidDel="008152F0" w:rsidRDefault="00E54B35">
                  <w:pPr>
                    <w:rPr>
                      <w:ins w:id="519" w:author="Brian Leong (Inspur Worldwide Services Ltd)" w:date="2016-09-30T14:14:00Z"/>
                      <w:del w:id="520" w:author="Omar Cardona" w:date="2016-10-08T18:17:00Z"/>
                      <w:rFonts w:ascii="Lucida Console" w:eastAsia="Times New Roman" w:hAnsi="Lucida Console" w:cs="Calibri"/>
                      <w:sz w:val="12"/>
                      <w:szCs w:val="12"/>
                    </w:rPr>
                    <w:pPrChange w:id="521" w:author="Brian Leong (Inspur Worldwide Services Ltd)" w:date="2016-09-30T14:14:00Z">
                      <w:pPr>
                        <w:ind w:left="720"/>
                      </w:pPr>
                    </w:pPrChange>
                  </w:pPr>
                </w:p>
                <w:p w14:paraId="5D31FA12" w14:textId="5044AF1D" w:rsidR="00E54B35" w:rsidRPr="00A350C8" w:rsidDel="008152F0" w:rsidRDefault="00E54B35">
                  <w:pPr>
                    <w:rPr>
                      <w:ins w:id="522" w:author="Brian Leong (Inspur Worldwide Services Ltd)" w:date="2016-09-30T14:14:00Z"/>
                      <w:del w:id="523" w:author="Omar Cardona" w:date="2016-10-08T18:17:00Z"/>
                      <w:rFonts w:ascii="Lucida Console" w:eastAsia="Times New Roman" w:hAnsi="Lucida Console" w:cs="Calibri"/>
                      <w:sz w:val="12"/>
                      <w:szCs w:val="12"/>
                    </w:rPr>
                    <w:pPrChange w:id="524" w:author="Brian Leong (Inspur Worldwide Services Ltd)" w:date="2016-09-30T14:14:00Z">
                      <w:pPr>
                        <w:ind w:left="720"/>
                      </w:pPr>
                    </w:pPrChange>
                  </w:pPr>
                  <w:ins w:id="525" w:author="Brian Leong (Inspur Worldwide Services Ltd)" w:date="2016-09-30T14:14:00Z">
                    <w:del w:id="526" w:author="Omar Cardona" w:date="2016-10-08T18:17:00Z">
                      <w:r w:rsidRPr="00A350C8" w:rsidDel="008152F0">
                        <w:rPr>
                          <w:rFonts w:ascii="Lucida Console" w:eastAsia="Times New Roman" w:hAnsi="Lucida Console" w:cs="Calibri"/>
                          <w:sz w:val="12"/>
                          <w:szCs w:val="12"/>
                        </w:rPr>
                        <w:delText>ComputerName           : 169.254.129.119</w:delText>
                      </w:r>
                    </w:del>
                  </w:ins>
                </w:p>
                <w:p w14:paraId="61536FFC" w14:textId="46EEFB6F" w:rsidR="00E54B35" w:rsidRPr="00A350C8" w:rsidDel="008152F0" w:rsidRDefault="00E54B35">
                  <w:pPr>
                    <w:rPr>
                      <w:ins w:id="527" w:author="Brian Leong (Inspur Worldwide Services Ltd)" w:date="2016-09-30T14:14:00Z"/>
                      <w:del w:id="528" w:author="Omar Cardona" w:date="2016-10-08T18:17:00Z"/>
                      <w:rFonts w:ascii="Lucida Console" w:eastAsia="Times New Roman" w:hAnsi="Lucida Console" w:cs="Calibri"/>
                      <w:sz w:val="12"/>
                      <w:szCs w:val="12"/>
                    </w:rPr>
                    <w:pPrChange w:id="529" w:author="Brian Leong (Inspur Worldwide Services Ltd)" w:date="2016-09-30T14:14:00Z">
                      <w:pPr>
                        <w:ind w:left="720"/>
                      </w:pPr>
                    </w:pPrChange>
                  </w:pPr>
                  <w:ins w:id="530" w:author="Brian Leong (Inspur Worldwide Services Ltd)" w:date="2016-09-30T14:14:00Z">
                    <w:del w:id="531" w:author="Omar Cardona" w:date="2016-10-08T18:17:00Z">
                      <w:r w:rsidRPr="00A350C8" w:rsidDel="008152F0">
                        <w:rPr>
                          <w:rFonts w:ascii="Lucida Console" w:eastAsia="Times New Roman" w:hAnsi="Lucida Console" w:cs="Calibri"/>
                          <w:sz w:val="12"/>
                          <w:szCs w:val="12"/>
                        </w:rPr>
                        <w:delText>RemoteAddress          : 169.254.129.119</w:delText>
                      </w:r>
                    </w:del>
                  </w:ins>
                </w:p>
                <w:p w14:paraId="58FC0284" w14:textId="75513C2C" w:rsidR="00E54B35" w:rsidRPr="00A350C8" w:rsidDel="008152F0" w:rsidRDefault="00E54B35">
                  <w:pPr>
                    <w:rPr>
                      <w:ins w:id="532" w:author="Brian Leong (Inspur Worldwide Services Ltd)" w:date="2016-09-30T14:14:00Z"/>
                      <w:del w:id="533" w:author="Omar Cardona" w:date="2016-10-08T18:17:00Z"/>
                      <w:rFonts w:ascii="Lucida Console" w:eastAsia="Times New Roman" w:hAnsi="Lucida Console" w:cs="Calibri"/>
                      <w:sz w:val="12"/>
                      <w:szCs w:val="12"/>
                    </w:rPr>
                    <w:pPrChange w:id="534" w:author="Brian Leong (Inspur Worldwide Services Ltd)" w:date="2016-09-30T14:14:00Z">
                      <w:pPr>
                        <w:ind w:left="720"/>
                      </w:pPr>
                    </w:pPrChange>
                  </w:pPr>
                  <w:ins w:id="535" w:author="Brian Leong (Inspur Worldwide Services Ltd)" w:date="2016-09-30T14:14:00Z">
                    <w:del w:id="536" w:author="Omar Cardona" w:date="2016-10-08T18:17:00Z">
                      <w:r w:rsidRPr="00A350C8" w:rsidDel="008152F0">
                        <w:rPr>
                          <w:rFonts w:ascii="Lucida Console" w:eastAsia="Times New Roman" w:hAnsi="Lucida Console" w:cs="Calibri"/>
                          <w:sz w:val="12"/>
                          <w:szCs w:val="12"/>
                        </w:rPr>
                        <w:delText>InterfaceAlias         : TEST-10G-1</w:delText>
                      </w:r>
                    </w:del>
                  </w:ins>
                </w:p>
                <w:p w14:paraId="56F97857" w14:textId="3AE8A007" w:rsidR="00E54B35" w:rsidRPr="00A350C8" w:rsidDel="008152F0" w:rsidRDefault="00E54B35">
                  <w:pPr>
                    <w:rPr>
                      <w:ins w:id="537" w:author="Brian Leong (Inspur Worldwide Services Ltd)" w:date="2016-09-30T14:14:00Z"/>
                      <w:del w:id="538" w:author="Omar Cardona" w:date="2016-10-08T18:17:00Z"/>
                      <w:rFonts w:ascii="Lucida Console" w:eastAsia="Times New Roman" w:hAnsi="Lucida Console" w:cs="Calibri"/>
                      <w:sz w:val="12"/>
                      <w:szCs w:val="12"/>
                    </w:rPr>
                    <w:pPrChange w:id="539" w:author="Brian Leong (Inspur Worldwide Services Ltd)" w:date="2016-09-30T14:14:00Z">
                      <w:pPr>
                        <w:ind w:left="720"/>
                      </w:pPr>
                    </w:pPrChange>
                  </w:pPr>
                  <w:ins w:id="540" w:author="Brian Leong (Inspur Worldwide Services Ltd)" w:date="2016-09-30T14:14:00Z">
                    <w:del w:id="541" w:author="Omar Cardona" w:date="2016-10-08T18:17:00Z">
                      <w:r w:rsidRPr="00A350C8" w:rsidDel="008152F0">
                        <w:rPr>
                          <w:rFonts w:ascii="Lucida Console" w:eastAsia="Times New Roman" w:hAnsi="Lucida Console" w:cs="Calibri"/>
                          <w:sz w:val="12"/>
                          <w:szCs w:val="12"/>
                        </w:rPr>
                        <w:delText>SourceAddress          : 169.254.226.104</w:delText>
                      </w:r>
                    </w:del>
                  </w:ins>
                </w:p>
                <w:p w14:paraId="3B8A7B25" w14:textId="53FC8CC0" w:rsidR="00E54B35" w:rsidRPr="00A350C8" w:rsidDel="008152F0" w:rsidRDefault="00E54B35">
                  <w:pPr>
                    <w:rPr>
                      <w:ins w:id="542" w:author="Brian Leong (Inspur Worldwide Services Ltd)" w:date="2016-09-30T14:14:00Z"/>
                      <w:del w:id="543" w:author="Omar Cardona" w:date="2016-10-08T18:17:00Z"/>
                      <w:rFonts w:ascii="Lucida Console" w:eastAsia="Times New Roman" w:hAnsi="Lucida Console" w:cs="Calibri"/>
                      <w:sz w:val="12"/>
                      <w:szCs w:val="12"/>
                    </w:rPr>
                    <w:pPrChange w:id="544" w:author="Brian Leong (Inspur Worldwide Services Ltd)" w:date="2016-09-30T14:14:00Z">
                      <w:pPr>
                        <w:ind w:left="720"/>
                      </w:pPr>
                    </w:pPrChange>
                  </w:pPr>
                  <w:ins w:id="545" w:author="Brian Leong (Inspur Worldwide Services Ltd)" w:date="2016-09-30T14:14:00Z">
                    <w:del w:id="546"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red"/>
                        </w:rPr>
                        <w:delText>False</w:delText>
                      </w:r>
                    </w:del>
                  </w:ins>
                </w:p>
                <w:p w14:paraId="4AA3169A" w14:textId="1AB0973D" w:rsidR="00E54B35" w:rsidRPr="00A350C8" w:rsidDel="008152F0" w:rsidRDefault="00E54B35">
                  <w:pPr>
                    <w:rPr>
                      <w:ins w:id="547" w:author="Brian Leong (Inspur Worldwide Services Ltd)" w:date="2016-09-30T14:14:00Z"/>
                      <w:del w:id="548" w:author="Omar Cardona" w:date="2016-10-08T18:17:00Z"/>
                      <w:rFonts w:ascii="Lucida Console" w:eastAsia="Times New Roman" w:hAnsi="Lucida Console" w:cs="Calibri"/>
                      <w:sz w:val="12"/>
                      <w:szCs w:val="12"/>
                    </w:rPr>
                    <w:pPrChange w:id="549" w:author="Brian Leong (Inspur Worldwide Services Ltd)" w:date="2016-09-30T14:14:00Z">
                      <w:pPr>
                        <w:ind w:left="720"/>
                      </w:pPr>
                    </w:pPrChange>
                  </w:pPr>
                  <w:ins w:id="550" w:author="Brian Leong (Inspur Worldwide Services Ltd)" w:date="2016-09-30T14:14:00Z">
                    <w:del w:id="551" w:author="Omar Cardona" w:date="2016-10-08T18:17:00Z">
                      <w:r w:rsidRPr="00A350C8" w:rsidDel="008152F0">
                        <w:rPr>
                          <w:rFonts w:ascii="Lucida Console" w:eastAsia="Times New Roman" w:hAnsi="Lucida Console" w:cs="Calibri"/>
                          <w:sz w:val="12"/>
                          <w:szCs w:val="12"/>
                        </w:rPr>
                        <w:delText>PingReplyDetails (RTT) : 0 ms</w:delText>
                      </w:r>
                    </w:del>
                  </w:ins>
                </w:p>
                <w:p w14:paraId="3478168C" w14:textId="6089B446" w:rsidR="008152F0" w:rsidRPr="00A350C8" w:rsidDel="008152F0" w:rsidRDefault="008152F0">
                  <w:pPr>
                    <w:rPr>
                      <w:ins w:id="552" w:author="Brian Leong (Inspur Worldwide Services Ltd)" w:date="2016-09-30T14:14:00Z"/>
                      <w:del w:id="553" w:author="Omar Cardona" w:date="2016-10-08T18:17:00Z"/>
                      <w:rFonts w:ascii="Lucida Console" w:eastAsia="Times New Roman" w:hAnsi="Lucida Console" w:cs="Calibri"/>
                      <w:sz w:val="12"/>
                      <w:szCs w:val="12"/>
                    </w:rPr>
                    <w:pPrChange w:id="554" w:author="Brian Leong (Inspur Worldwide Services Ltd)" w:date="2016-09-30T14:14:00Z">
                      <w:pPr>
                        <w:ind w:left="720"/>
                      </w:pPr>
                    </w:pPrChange>
                  </w:pPr>
                </w:p>
                <w:p w14:paraId="3A177404" w14:textId="2CA62A6B" w:rsidR="00E54B35" w:rsidRPr="00A350C8" w:rsidDel="008152F0" w:rsidRDefault="00E54B35">
                  <w:pPr>
                    <w:rPr>
                      <w:ins w:id="555" w:author="Brian Leong (Inspur Worldwide Services Ltd)" w:date="2016-09-30T14:14:00Z"/>
                      <w:del w:id="556" w:author="Omar Cardona" w:date="2016-10-08T18:17:00Z"/>
                      <w:rFonts w:ascii="Lucida Console" w:eastAsia="Times New Roman" w:hAnsi="Lucida Console" w:cs="Calibri"/>
                      <w:sz w:val="12"/>
                      <w:szCs w:val="12"/>
                    </w:rPr>
                    <w:pPrChange w:id="557" w:author="Brian Leong (Inspur Worldwide Services Ltd)" w:date="2016-09-30T14:14:00Z">
                      <w:pPr>
                        <w:ind w:left="720"/>
                      </w:pPr>
                    </w:pPrChange>
                  </w:pPr>
                  <w:ins w:id="558" w:author="Brian Leong (Inspur Worldwide Services Ltd)" w:date="2016-09-30T14:14:00Z">
                    <w:del w:id="559" w:author="Omar Cardona" w:date="2016-10-08T18:17:00Z">
                      <w:r w:rsidRPr="00A350C8" w:rsidDel="008152F0">
                        <w:rPr>
                          <w:rFonts w:ascii="Lucida Console" w:eastAsia="Times New Roman" w:hAnsi="Lucida Console" w:cs="Calibri"/>
                          <w:sz w:val="12"/>
                          <w:szCs w:val="12"/>
                        </w:rPr>
                        <w:delText>PS C:\&gt; Set-NetFirewallProfile -All -Enabled False</w:delText>
                      </w:r>
                    </w:del>
                  </w:ins>
                </w:p>
                <w:p w14:paraId="30CA974B" w14:textId="7DB621C9" w:rsidR="00E54B35" w:rsidRPr="00A350C8" w:rsidDel="008152F0" w:rsidRDefault="00E54B35">
                  <w:pPr>
                    <w:rPr>
                      <w:ins w:id="560" w:author="Brian Leong (Inspur Worldwide Services Ltd)" w:date="2016-09-30T14:14:00Z"/>
                      <w:del w:id="561" w:author="Omar Cardona" w:date="2016-10-08T18:17:00Z"/>
                      <w:rFonts w:ascii="Lucida Console" w:eastAsia="Times New Roman" w:hAnsi="Lucida Console" w:cs="Calibri"/>
                      <w:sz w:val="12"/>
                      <w:szCs w:val="12"/>
                    </w:rPr>
                    <w:pPrChange w:id="562" w:author="Brian Leong (Inspur Worldwide Services Ltd)" w:date="2016-09-30T14:14:00Z">
                      <w:pPr>
                        <w:ind w:left="720"/>
                      </w:pPr>
                    </w:pPrChange>
                  </w:pPr>
                </w:p>
                <w:p w14:paraId="671AE9EA" w14:textId="4F3B10D5" w:rsidR="00E54B35" w:rsidRPr="00A350C8" w:rsidDel="008152F0" w:rsidRDefault="00E54B35">
                  <w:pPr>
                    <w:rPr>
                      <w:ins w:id="563" w:author="Brian Leong (Inspur Worldwide Services Ltd)" w:date="2016-09-30T14:14:00Z"/>
                      <w:del w:id="564" w:author="Omar Cardona" w:date="2016-10-08T18:17:00Z"/>
                      <w:rFonts w:ascii="Lucida Console" w:eastAsia="Times New Roman" w:hAnsi="Lucida Console" w:cs="Calibri"/>
                      <w:sz w:val="12"/>
                      <w:szCs w:val="12"/>
                    </w:rPr>
                    <w:pPrChange w:id="565" w:author="Brian Leong (Inspur Worldwide Services Ltd)" w:date="2016-09-30T14:14:00Z">
                      <w:pPr>
                        <w:ind w:left="720"/>
                      </w:pPr>
                    </w:pPrChange>
                  </w:pPr>
                  <w:ins w:id="566" w:author="Brian Leong (Inspur Worldwide Services Ltd)" w:date="2016-09-30T14:14:00Z">
                    <w:del w:id="567" w:author="Omar Cardona" w:date="2016-10-08T18:17:00Z">
                      <w:r w:rsidRPr="00A350C8" w:rsidDel="008152F0">
                        <w:rPr>
                          <w:rFonts w:ascii="Lucida Console" w:eastAsia="Times New Roman" w:hAnsi="Lucida Console" w:cs="Calibri"/>
                          <w:sz w:val="12"/>
                          <w:szCs w:val="12"/>
                        </w:rPr>
                        <w:delText>PS C:\&gt; Test-NetConnection 169.254.129.119</w:delText>
                      </w:r>
                    </w:del>
                  </w:ins>
                </w:p>
                <w:p w14:paraId="0E8CB5C4" w14:textId="28019C1D" w:rsidR="00E54B35" w:rsidRPr="00A350C8" w:rsidDel="008152F0" w:rsidRDefault="00E54B35">
                  <w:pPr>
                    <w:rPr>
                      <w:ins w:id="568" w:author="Brian Leong (Inspur Worldwide Services Ltd)" w:date="2016-09-30T14:14:00Z"/>
                      <w:del w:id="569" w:author="Omar Cardona" w:date="2016-10-08T18:17:00Z"/>
                      <w:rFonts w:ascii="Lucida Console" w:eastAsia="Times New Roman" w:hAnsi="Lucida Console" w:cs="Calibri"/>
                      <w:sz w:val="12"/>
                      <w:szCs w:val="12"/>
                    </w:rPr>
                    <w:pPrChange w:id="570" w:author="Brian Leong (Inspur Worldwide Services Ltd)" w:date="2016-09-30T14:14:00Z">
                      <w:pPr>
                        <w:ind w:left="720"/>
                      </w:pPr>
                    </w:pPrChange>
                  </w:pPr>
                </w:p>
                <w:p w14:paraId="4725C811" w14:textId="60CECB1E" w:rsidR="00E54B35" w:rsidRPr="00A350C8" w:rsidDel="008152F0" w:rsidRDefault="00E54B35">
                  <w:pPr>
                    <w:rPr>
                      <w:ins w:id="571" w:author="Brian Leong (Inspur Worldwide Services Ltd)" w:date="2016-09-30T14:14:00Z"/>
                      <w:del w:id="572" w:author="Omar Cardona" w:date="2016-10-08T18:17:00Z"/>
                      <w:rFonts w:ascii="Lucida Console" w:eastAsia="Times New Roman" w:hAnsi="Lucida Console" w:cs="Calibri"/>
                      <w:sz w:val="12"/>
                      <w:szCs w:val="12"/>
                    </w:rPr>
                    <w:pPrChange w:id="573" w:author="Brian Leong (Inspur Worldwide Services Ltd)" w:date="2016-09-30T14:14:00Z">
                      <w:pPr>
                        <w:ind w:left="720"/>
                      </w:pPr>
                    </w:pPrChange>
                  </w:pPr>
                  <w:ins w:id="574" w:author="Brian Leong (Inspur Worldwide Services Ltd)" w:date="2016-09-30T14:14:00Z">
                    <w:del w:id="575" w:author="Omar Cardona" w:date="2016-10-08T18:17:00Z">
                      <w:r w:rsidRPr="00A350C8" w:rsidDel="008152F0">
                        <w:rPr>
                          <w:rFonts w:ascii="Lucida Console" w:eastAsia="Times New Roman" w:hAnsi="Lucida Console" w:cs="Calibri"/>
                          <w:sz w:val="12"/>
                          <w:szCs w:val="12"/>
                        </w:rPr>
                        <w:delText>ComputerName           : 169.254.129.119</w:delText>
                      </w:r>
                    </w:del>
                  </w:ins>
                </w:p>
                <w:p w14:paraId="0F78FFEE" w14:textId="78531BC8" w:rsidR="00E54B35" w:rsidRPr="00A350C8" w:rsidDel="008152F0" w:rsidRDefault="00E54B35">
                  <w:pPr>
                    <w:rPr>
                      <w:ins w:id="576" w:author="Brian Leong (Inspur Worldwide Services Ltd)" w:date="2016-09-30T14:14:00Z"/>
                      <w:del w:id="577" w:author="Omar Cardona" w:date="2016-10-08T18:17:00Z"/>
                      <w:rFonts w:ascii="Lucida Console" w:eastAsia="Times New Roman" w:hAnsi="Lucida Console" w:cs="Calibri"/>
                      <w:sz w:val="12"/>
                      <w:szCs w:val="12"/>
                    </w:rPr>
                    <w:pPrChange w:id="578" w:author="Brian Leong (Inspur Worldwide Services Ltd)" w:date="2016-09-30T14:14:00Z">
                      <w:pPr>
                        <w:ind w:left="720"/>
                      </w:pPr>
                    </w:pPrChange>
                  </w:pPr>
                  <w:ins w:id="579" w:author="Brian Leong (Inspur Worldwide Services Ltd)" w:date="2016-09-30T14:14:00Z">
                    <w:del w:id="580" w:author="Omar Cardona" w:date="2016-10-08T18:17:00Z">
                      <w:r w:rsidRPr="00A350C8" w:rsidDel="008152F0">
                        <w:rPr>
                          <w:rFonts w:ascii="Lucida Console" w:eastAsia="Times New Roman" w:hAnsi="Lucida Console" w:cs="Calibri"/>
                          <w:sz w:val="12"/>
                          <w:szCs w:val="12"/>
                        </w:rPr>
                        <w:delText>RemoteAddress          : 169.254.129.119</w:delText>
                      </w:r>
                    </w:del>
                  </w:ins>
                </w:p>
                <w:p w14:paraId="2FFF1971" w14:textId="275DB85A" w:rsidR="00E54B35" w:rsidRPr="00A350C8" w:rsidDel="008152F0" w:rsidRDefault="00E54B35">
                  <w:pPr>
                    <w:rPr>
                      <w:ins w:id="581" w:author="Brian Leong (Inspur Worldwide Services Ltd)" w:date="2016-09-30T14:14:00Z"/>
                      <w:del w:id="582" w:author="Omar Cardona" w:date="2016-10-08T18:17:00Z"/>
                      <w:rFonts w:ascii="Lucida Console" w:eastAsia="Times New Roman" w:hAnsi="Lucida Console" w:cs="Calibri"/>
                      <w:sz w:val="12"/>
                      <w:szCs w:val="12"/>
                    </w:rPr>
                    <w:pPrChange w:id="583" w:author="Brian Leong (Inspur Worldwide Services Ltd)" w:date="2016-09-30T14:14:00Z">
                      <w:pPr>
                        <w:ind w:left="720"/>
                      </w:pPr>
                    </w:pPrChange>
                  </w:pPr>
                  <w:ins w:id="584" w:author="Brian Leong (Inspur Worldwide Services Ltd)" w:date="2016-09-30T14:14:00Z">
                    <w:del w:id="585" w:author="Omar Cardona" w:date="2016-10-08T18:17:00Z">
                      <w:r w:rsidRPr="00A350C8" w:rsidDel="008152F0">
                        <w:rPr>
                          <w:rFonts w:ascii="Lucida Console" w:eastAsia="Times New Roman" w:hAnsi="Lucida Console" w:cs="Calibri"/>
                          <w:sz w:val="12"/>
                          <w:szCs w:val="12"/>
                        </w:rPr>
                        <w:delText>InterfaceAlias         : TEST-10G-1</w:delText>
                      </w:r>
                    </w:del>
                  </w:ins>
                </w:p>
                <w:p w14:paraId="687FBE91" w14:textId="51760F5D" w:rsidR="00E54B35" w:rsidRPr="00A350C8" w:rsidDel="008152F0" w:rsidRDefault="00E54B35">
                  <w:pPr>
                    <w:rPr>
                      <w:ins w:id="586" w:author="Brian Leong (Inspur Worldwide Services Ltd)" w:date="2016-09-30T14:14:00Z"/>
                      <w:del w:id="587" w:author="Omar Cardona" w:date="2016-10-08T18:17:00Z"/>
                      <w:rFonts w:ascii="Lucida Console" w:eastAsia="Times New Roman" w:hAnsi="Lucida Console" w:cs="Calibri"/>
                      <w:sz w:val="12"/>
                      <w:szCs w:val="12"/>
                    </w:rPr>
                    <w:pPrChange w:id="588" w:author="Brian Leong (Inspur Worldwide Services Ltd)" w:date="2016-09-30T14:14:00Z">
                      <w:pPr>
                        <w:ind w:left="720"/>
                      </w:pPr>
                    </w:pPrChange>
                  </w:pPr>
                  <w:ins w:id="589" w:author="Brian Leong (Inspur Worldwide Services Ltd)" w:date="2016-09-30T14:14:00Z">
                    <w:del w:id="590" w:author="Omar Cardona" w:date="2016-10-08T18:17:00Z">
                      <w:r w:rsidRPr="00A350C8" w:rsidDel="008152F0">
                        <w:rPr>
                          <w:rFonts w:ascii="Lucida Console" w:eastAsia="Times New Roman" w:hAnsi="Lucida Console" w:cs="Calibri"/>
                          <w:sz w:val="12"/>
                          <w:szCs w:val="12"/>
                        </w:rPr>
                        <w:delText>SourceAddress          : 169.254.226.104</w:delText>
                      </w:r>
                    </w:del>
                  </w:ins>
                </w:p>
                <w:p w14:paraId="07BEBB90" w14:textId="56CB720B" w:rsidR="00E54B35" w:rsidRPr="00A350C8" w:rsidDel="008152F0" w:rsidRDefault="00E54B35">
                  <w:pPr>
                    <w:rPr>
                      <w:ins w:id="591" w:author="Brian Leong (Inspur Worldwide Services Ltd)" w:date="2016-09-30T14:14:00Z"/>
                      <w:del w:id="592" w:author="Omar Cardona" w:date="2016-10-08T18:17:00Z"/>
                      <w:rFonts w:ascii="Lucida Console" w:eastAsia="Times New Roman" w:hAnsi="Lucida Console" w:cs="Calibri"/>
                      <w:sz w:val="12"/>
                      <w:szCs w:val="12"/>
                    </w:rPr>
                    <w:pPrChange w:id="593" w:author="Brian Leong (Inspur Worldwide Services Ltd)" w:date="2016-09-30T14:14:00Z">
                      <w:pPr>
                        <w:ind w:left="720"/>
                      </w:pPr>
                    </w:pPrChange>
                  </w:pPr>
                  <w:ins w:id="594" w:author="Brian Leong (Inspur Worldwide Services Ltd)" w:date="2016-09-30T14:14:00Z">
                    <w:del w:id="595"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green"/>
                        </w:rPr>
                        <w:delText>True</w:delText>
                      </w:r>
                    </w:del>
                  </w:ins>
                </w:p>
                <w:p w14:paraId="3B2E3298" w14:textId="3D0545A2" w:rsidR="00E54B35" w:rsidRPr="00F61F4A" w:rsidDel="008152F0" w:rsidRDefault="00E54B35">
                  <w:pPr>
                    <w:rPr>
                      <w:ins w:id="596" w:author="Brian Leong (Inspur Worldwide Services Ltd)" w:date="2016-09-30T14:14:00Z"/>
                      <w:del w:id="597" w:author="Omar Cardona" w:date="2016-10-08T18:17:00Z"/>
                      <w:rFonts w:ascii="Lucida Console" w:eastAsia="Times New Roman" w:hAnsi="Lucida Console" w:cs="Calibri"/>
                      <w:sz w:val="12"/>
                      <w:szCs w:val="12"/>
                    </w:rPr>
                    <w:pPrChange w:id="598" w:author="Brian Leong (Inspur Worldwide Services Ltd)" w:date="2016-09-30T14:14:00Z">
                      <w:pPr>
                        <w:ind w:left="720"/>
                      </w:pPr>
                    </w:pPrChange>
                  </w:pPr>
                  <w:ins w:id="599" w:author="Brian Leong (Inspur Worldwide Services Ltd)" w:date="2016-09-30T14:14:00Z">
                    <w:del w:id="600" w:author="Omar Cardona" w:date="2016-10-08T18:17:00Z">
                      <w:r w:rsidRPr="00A350C8" w:rsidDel="008152F0">
                        <w:rPr>
                          <w:rFonts w:ascii="Lucida Console" w:eastAsia="Times New Roman" w:hAnsi="Lucida Console" w:cs="Calibri"/>
                          <w:sz w:val="12"/>
                          <w:szCs w:val="12"/>
                        </w:rPr>
                        <w:delText>PingReplyDetails (RTT) : 0 ms</w:delText>
                      </w:r>
                      <w:r w:rsidDel="008152F0">
                        <w:rPr>
                          <w:rFonts w:ascii="Lucida Console" w:eastAsia="Times New Roman" w:hAnsi="Lucida Console" w:cs="Calibri"/>
                          <w:sz w:val="12"/>
                          <w:szCs w:val="12"/>
                        </w:rPr>
                        <w:delText>]</w:delText>
                      </w:r>
                    </w:del>
                  </w:ins>
                </w:p>
                <w:p w14:paraId="65536523" w14:textId="0E4D34B1" w:rsidR="00E54B35" w:rsidDel="008152F0" w:rsidRDefault="00E54B35" w:rsidP="00A350C8">
                  <w:pPr>
                    <w:rPr>
                      <w:ins w:id="601" w:author="Brian Leong (Inspur Worldwide Services Ltd)" w:date="2016-09-30T14:14:00Z"/>
                      <w:del w:id="602" w:author="Omar Cardona" w:date="2016-10-08T18:17:00Z"/>
                      <w:rFonts w:ascii="Lucida Console" w:eastAsia="Times New Roman" w:hAnsi="Lucida Console" w:cs="Calibri"/>
                      <w:sz w:val="12"/>
                      <w:szCs w:val="12"/>
                    </w:rPr>
                  </w:pPr>
                </w:p>
              </w:tc>
            </w:tr>
          </w:tbl>
          <w:p w14:paraId="0DE4F1B0" w14:textId="289597AE" w:rsidR="00A350C8" w:rsidRPr="00A350C8" w:rsidDel="008152F0" w:rsidRDefault="00E1016E" w:rsidP="00A350C8">
            <w:pPr>
              <w:ind w:left="720"/>
              <w:rPr>
                <w:del w:id="603" w:author="Omar Cardona" w:date="2016-10-08T18:17:00Z"/>
                <w:rFonts w:ascii="Lucida Console" w:eastAsia="Times New Roman" w:hAnsi="Lucida Console" w:cs="Calibri"/>
                <w:sz w:val="12"/>
                <w:szCs w:val="12"/>
              </w:rPr>
            </w:pPr>
            <w:del w:id="604" w:author="Omar Cardona" w:date="2016-10-08T18:17:00Z">
              <w:r w:rsidDel="008152F0">
                <w:rPr>
                  <w:rFonts w:ascii="Lucida Console" w:eastAsia="Times New Roman" w:hAnsi="Lucida Console" w:cs="Calibri"/>
                  <w:sz w:val="12"/>
                  <w:szCs w:val="12"/>
                </w:rPr>
                <w:delText>[Brian</w:delText>
              </w:r>
              <w:r w:rsidR="00593CEA" w:rsidDel="008152F0">
                <w:rPr>
                  <w:rFonts w:ascii="Lucida Console" w:eastAsia="Times New Roman" w:hAnsi="Lucida Console" w:cs="Calibri"/>
                  <w:sz w:val="12"/>
                  <w:szCs w:val="12"/>
                </w:rPr>
                <w:delText>]</w:delText>
              </w:r>
              <w:r w:rsidDel="008152F0">
                <w:rPr>
                  <w:rFonts w:ascii="Lucida Console" w:eastAsia="Times New Roman" w:hAnsi="Lucida Console" w:cs="Calibri"/>
                  <w:sz w:val="12"/>
                  <w:szCs w:val="12"/>
                </w:rPr>
                <w:delText xml:space="preserve"> </w:delText>
              </w:r>
              <w:r w:rsidR="00F61F4A" w:rsidDel="008152F0">
                <w:rPr>
                  <w:rFonts w:ascii="Lucida Console" w:eastAsia="Times New Roman" w:hAnsi="Lucida Console" w:cs="Calibri"/>
                  <w:sz w:val="12"/>
                  <w:szCs w:val="12"/>
                </w:rPr>
                <w:delText>What to do if the ping fails? “</w:delText>
              </w:r>
              <w:r w:rsidR="00F61F4A" w:rsidRPr="00F61F4A" w:rsidDel="008152F0">
                <w:rPr>
                  <w:rFonts w:ascii="Lucida Console" w:eastAsia="Times New Roman" w:hAnsi="Lucida Console" w:cs="Calibri"/>
                  <w:sz w:val="12"/>
                  <w:szCs w:val="12"/>
                </w:rPr>
                <w:delText>Set-NetFirewallProfile -All -Enabled False</w:delText>
              </w:r>
              <w:r w:rsidR="00F61F4A" w:rsidDel="008152F0">
                <w:rPr>
                  <w:rFonts w:ascii="Lucida Console" w:eastAsia="Times New Roman" w:hAnsi="Lucida Console" w:cs="Calibri"/>
                  <w:sz w:val="12"/>
                  <w:szCs w:val="12"/>
                </w:rPr>
                <w:delText>”</w:delText>
              </w:r>
              <w:r w:rsidR="00A350C8" w:rsidDel="008152F0">
                <w:rPr>
                  <w:rFonts w:ascii="Lucida Console" w:eastAsia="Times New Roman" w:hAnsi="Lucida Console" w:cs="Calibri"/>
                  <w:sz w:val="12"/>
                  <w:szCs w:val="12"/>
                </w:rPr>
                <w:br/>
              </w:r>
              <w:r w:rsidR="00A350C8" w:rsidDel="008152F0">
                <w:rPr>
                  <w:rFonts w:ascii="Lucida Console" w:eastAsia="Times New Roman" w:hAnsi="Lucida Console" w:cs="Calibri"/>
                  <w:sz w:val="12"/>
                  <w:szCs w:val="12"/>
                </w:rPr>
                <w:br/>
                <w:delText>Example:</w:delText>
              </w:r>
              <w:r w:rsidR="00A350C8" w:rsidDel="008152F0">
                <w:rPr>
                  <w:rFonts w:ascii="Lucida Console" w:eastAsia="Times New Roman" w:hAnsi="Lucida Console" w:cs="Calibri"/>
                  <w:sz w:val="12"/>
                  <w:szCs w:val="12"/>
                </w:rPr>
                <w:br/>
              </w:r>
            </w:del>
          </w:p>
          <w:p w14:paraId="2318A2F7" w14:textId="0DE8C9A0" w:rsidR="00A350C8" w:rsidRPr="00A350C8" w:rsidDel="008152F0" w:rsidRDefault="00A350C8" w:rsidP="00A350C8">
            <w:pPr>
              <w:ind w:left="720"/>
              <w:rPr>
                <w:del w:id="605" w:author="Omar Cardona" w:date="2016-10-08T18:17:00Z"/>
                <w:rFonts w:ascii="Lucida Console" w:eastAsia="Times New Roman" w:hAnsi="Lucida Console" w:cs="Calibri"/>
                <w:sz w:val="12"/>
                <w:szCs w:val="12"/>
              </w:rPr>
            </w:pPr>
            <w:del w:id="606" w:author="Omar Cardona" w:date="2016-10-08T18:17:00Z">
              <w:r w:rsidRPr="00A350C8" w:rsidDel="008152F0">
                <w:rPr>
                  <w:rFonts w:ascii="Lucida Console" w:eastAsia="Times New Roman" w:hAnsi="Lucida Console" w:cs="Calibri"/>
                  <w:sz w:val="12"/>
                  <w:szCs w:val="12"/>
                </w:rPr>
                <w:delText>PS C:\&gt; Test-NetConnection 169.254.129.119</w:delText>
              </w:r>
            </w:del>
          </w:p>
          <w:p w14:paraId="03308FC9" w14:textId="2BC4E7C9" w:rsidR="00A350C8" w:rsidRPr="00A350C8" w:rsidDel="008152F0" w:rsidRDefault="00A350C8" w:rsidP="00A350C8">
            <w:pPr>
              <w:ind w:left="720"/>
              <w:rPr>
                <w:del w:id="607" w:author="Omar Cardona" w:date="2016-10-08T18:17:00Z"/>
                <w:rFonts w:ascii="Lucida Console" w:eastAsia="Times New Roman" w:hAnsi="Lucida Console" w:cs="Calibri"/>
                <w:sz w:val="12"/>
                <w:szCs w:val="12"/>
              </w:rPr>
            </w:pPr>
            <w:del w:id="608" w:author="Omar Cardona" w:date="2016-10-08T18:17:00Z">
              <w:r w:rsidRPr="00A350C8" w:rsidDel="008152F0">
                <w:rPr>
                  <w:rFonts w:ascii="Lucida Console" w:eastAsia="Times New Roman" w:hAnsi="Lucida Console" w:cs="Calibri"/>
                  <w:sz w:val="12"/>
                  <w:szCs w:val="12"/>
                </w:rPr>
                <w:delText>WARNING: Ping to 169.254.129.119 failed -- Status: DestinationHostUnreachable</w:delText>
              </w:r>
            </w:del>
          </w:p>
          <w:p w14:paraId="7908D261" w14:textId="3BFCE01D" w:rsidR="00A350C8" w:rsidRPr="00A350C8" w:rsidDel="008152F0" w:rsidRDefault="00A350C8" w:rsidP="00A350C8">
            <w:pPr>
              <w:ind w:left="720"/>
              <w:rPr>
                <w:del w:id="609" w:author="Omar Cardona" w:date="2016-10-08T18:17:00Z"/>
                <w:rFonts w:ascii="Lucida Console" w:eastAsia="Times New Roman" w:hAnsi="Lucida Console" w:cs="Calibri"/>
                <w:sz w:val="12"/>
                <w:szCs w:val="12"/>
              </w:rPr>
            </w:pPr>
          </w:p>
          <w:p w14:paraId="43969CDC" w14:textId="6F2E870F" w:rsidR="00A350C8" w:rsidRPr="00A350C8" w:rsidDel="008152F0" w:rsidRDefault="00A350C8" w:rsidP="00A350C8">
            <w:pPr>
              <w:ind w:left="720"/>
              <w:rPr>
                <w:del w:id="610" w:author="Omar Cardona" w:date="2016-10-08T18:17:00Z"/>
                <w:rFonts w:ascii="Lucida Console" w:eastAsia="Times New Roman" w:hAnsi="Lucida Console" w:cs="Calibri"/>
                <w:sz w:val="12"/>
                <w:szCs w:val="12"/>
              </w:rPr>
            </w:pPr>
            <w:del w:id="611" w:author="Omar Cardona" w:date="2016-10-08T18:17:00Z">
              <w:r w:rsidRPr="00A350C8" w:rsidDel="008152F0">
                <w:rPr>
                  <w:rFonts w:ascii="Lucida Console" w:eastAsia="Times New Roman" w:hAnsi="Lucida Console" w:cs="Calibri"/>
                  <w:sz w:val="12"/>
                  <w:szCs w:val="12"/>
                </w:rPr>
                <w:delText>ComputerName           : 169.254.129.119</w:delText>
              </w:r>
            </w:del>
          </w:p>
          <w:p w14:paraId="040C8A21" w14:textId="67003213" w:rsidR="00A350C8" w:rsidRPr="00A350C8" w:rsidDel="008152F0" w:rsidRDefault="00A350C8" w:rsidP="00A350C8">
            <w:pPr>
              <w:ind w:left="720"/>
              <w:rPr>
                <w:del w:id="612" w:author="Omar Cardona" w:date="2016-10-08T18:17:00Z"/>
                <w:rFonts w:ascii="Lucida Console" w:eastAsia="Times New Roman" w:hAnsi="Lucida Console" w:cs="Calibri"/>
                <w:sz w:val="12"/>
                <w:szCs w:val="12"/>
              </w:rPr>
            </w:pPr>
            <w:del w:id="613" w:author="Omar Cardona" w:date="2016-10-08T18:17:00Z">
              <w:r w:rsidRPr="00A350C8" w:rsidDel="008152F0">
                <w:rPr>
                  <w:rFonts w:ascii="Lucida Console" w:eastAsia="Times New Roman" w:hAnsi="Lucida Console" w:cs="Calibri"/>
                  <w:sz w:val="12"/>
                  <w:szCs w:val="12"/>
                </w:rPr>
                <w:delText>RemoteAddress          : 169.254.129.119</w:delText>
              </w:r>
            </w:del>
          </w:p>
          <w:p w14:paraId="701BBE2C" w14:textId="0D8DE4D6" w:rsidR="00A350C8" w:rsidRPr="00A350C8" w:rsidDel="008152F0" w:rsidRDefault="00A350C8" w:rsidP="00A350C8">
            <w:pPr>
              <w:ind w:left="720"/>
              <w:rPr>
                <w:del w:id="614" w:author="Omar Cardona" w:date="2016-10-08T18:17:00Z"/>
                <w:rFonts w:ascii="Lucida Console" w:eastAsia="Times New Roman" w:hAnsi="Lucida Console" w:cs="Calibri"/>
                <w:sz w:val="12"/>
                <w:szCs w:val="12"/>
              </w:rPr>
            </w:pPr>
            <w:del w:id="615" w:author="Omar Cardona" w:date="2016-10-08T18:17:00Z">
              <w:r w:rsidRPr="00A350C8" w:rsidDel="008152F0">
                <w:rPr>
                  <w:rFonts w:ascii="Lucida Console" w:eastAsia="Times New Roman" w:hAnsi="Lucida Console" w:cs="Calibri"/>
                  <w:sz w:val="12"/>
                  <w:szCs w:val="12"/>
                </w:rPr>
                <w:delText>InterfaceAlias         : TEST-10G-1</w:delText>
              </w:r>
            </w:del>
          </w:p>
          <w:p w14:paraId="735B81F0" w14:textId="1790A8BB" w:rsidR="00A350C8" w:rsidRPr="00A350C8" w:rsidDel="008152F0" w:rsidRDefault="00A350C8" w:rsidP="00A350C8">
            <w:pPr>
              <w:ind w:left="720"/>
              <w:rPr>
                <w:del w:id="616" w:author="Omar Cardona" w:date="2016-10-08T18:17:00Z"/>
                <w:rFonts w:ascii="Lucida Console" w:eastAsia="Times New Roman" w:hAnsi="Lucida Console" w:cs="Calibri"/>
                <w:sz w:val="12"/>
                <w:szCs w:val="12"/>
              </w:rPr>
            </w:pPr>
            <w:del w:id="617" w:author="Omar Cardona" w:date="2016-10-08T18:17:00Z">
              <w:r w:rsidRPr="00A350C8" w:rsidDel="008152F0">
                <w:rPr>
                  <w:rFonts w:ascii="Lucida Console" w:eastAsia="Times New Roman" w:hAnsi="Lucida Console" w:cs="Calibri"/>
                  <w:sz w:val="12"/>
                  <w:szCs w:val="12"/>
                </w:rPr>
                <w:delText>SourceAddress          : 169.254.226.104</w:delText>
              </w:r>
            </w:del>
          </w:p>
          <w:p w14:paraId="1894BA05" w14:textId="5790D3AA" w:rsidR="00A350C8" w:rsidRPr="00A350C8" w:rsidDel="008152F0" w:rsidRDefault="00A350C8" w:rsidP="00A350C8">
            <w:pPr>
              <w:ind w:left="720"/>
              <w:rPr>
                <w:del w:id="618" w:author="Omar Cardona" w:date="2016-10-08T18:17:00Z"/>
                <w:rFonts w:ascii="Lucida Console" w:eastAsia="Times New Roman" w:hAnsi="Lucida Console" w:cs="Calibri"/>
                <w:sz w:val="12"/>
                <w:szCs w:val="12"/>
              </w:rPr>
            </w:pPr>
            <w:del w:id="619"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red"/>
                </w:rPr>
                <w:delText>False</w:delText>
              </w:r>
            </w:del>
          </w:p>
          <w:p w14:paraId="1CB0FF9A" w14:textId="6A1512CC" w:rsidR="00A350C8" w:rsidRPr="00A350C8" w:rsidDel="008152F0" w:rsidRDefault="00A350C8" w:rsidP="00A350C8">
            <w:pPr>
              <w:ind w:left="720"/>
              <w:rPr>
                <w:del w:id="620" w:author="Omar Cardona" w:date="2016-10-08T18:17:00Z"/>
                <w:rFonts w:ascii="Lucida Console" w:eastAsia="Times New Roman" w:hAnsi="Lucida Console" w:cs="Calibri"/>
                <w:sz w:val="12"/>
                <w:szCs w:val="12"/>
              </w:rPr>
            </w:pPr>
            <w:del w:id="621" w:author="Omar Cardona" w:date="2016-10-08T18:17:00Z">
              <w:r w:rsidRPr="00A350C8" w:rsidDel="008152F0">
                <w:rPr>
                  <w:rFonts w:ascii="Lucida Console" w:eastAsia="Times New Roman" w:hAnsi="Lucida Console" w:cs="Calibri"/>
                  <w:sz w:val="12"/>
                  <w:szCs w:val="12"/>
                </w:rPr>
                <w:delText>PingReplyDetails (RTT) : 0 ms</w:delText>
              </w:r>
            </w:del>
          </w:p>
          <w:p w14:paraId="4D4A69BF" w14:textId="457F077B" w:rsidR="00A350C8" w:rsidRPr="00A350C8" w:rsidDel="008152F0" w:rsidRDefault="00A350C8" w:rsidP="00A350C8">
            <w:pPr>
              <w:ind w:left="720"/>
              <w:rPr>
                <w:del w:id="622" w:author="Omar Cardona" w:date="2016-10-08T18:17:00Z"/>
                <w:rFonts w:ascii="Lucida Console" w:eastAsia="Times New Roman" w:hAnsi="Lucida Console" w:cs="Calibri"/>
                <w:sz w:val="12"/>
                <w:szCs w:val="12"/>
              </w:rPr>
            </w:pPr>
          </w:p>
          <w:p w14:paraId="12BF128D" w14:textId="2DC1DA15" w:rsidR="00A350C8" w:rsidRPr="00A350C8" w:rsidDel="008152F0" w:rsidRDefault="00A350C8" w:rsidP="00A350C8">
            <w:pPr>
              <w:ind w:left="720"/>
              <w:rPr>
                <w:del w:id="623" w:author="Omar Cardona" w:date="2016-10-08T18:17:00Z"/>
                <w:rFonts w:ascii="Lucida Console" w:eastAsia="Times New Roman" w:hAnsi="Lucida Console" w:cs="Calibri"/>
                <w:sz w:val="12"/>
                <w:szCs w:val="12"/>
              </w:rPr>
            </w:pPr>
            <w:del w:id="624" w:author="Omar Cardona" w:date="2016-10-08T18:17:00Z">
              <w:r w:rsidRPr="00A350C8" w:rsidDel="008152F0">
                <w:rPr>
                  <w:rFonts w:ascii="Lucida Console" w:eastAsia="Times New Roman" w:hAnsi="Lucida Console" w:cs="Calibri"/>
                  <w:sz w:val="12"/>
                  <w:szCs w:val="12"/>
                </w:rPr>
                <w:delText>PS C:\&gt; Set-NetFirewallProfile -All -Enabled False</w:delText>
              </w:r>
            </w:del>
          </w:p>
          <w:p w14:paraId="473770D5" w14:textId="00D830CC" w:rsidR="00A350C8" w:rsidRPr="00A350C8" w:rsidDel="008152F0" w:rsidRDefault="00A350C8" w:rsidP="00A350C8">
            <w:pPr>
              <w:ind w:left="720"/>
              <w:rPr>
                <w:del w:id="625" w:author="Omar Cardona" w:date="2016-10-08T18:17:00Z"/>
                <w:rFonts w:ascii="Lucida Console" w:eastAsia="Times New Roman" w:hAnsi="Lucida Console" w:cs="Calibri"/>
                <w:sz w:val="12"/>
                <w:szCs w:val="12"/>
              </w:rPr>
            </w:pPr>
          </w:p>
          <w:p w14:paraId="34F06B67" w14:textId="00D4BB6F" w:rsidR="00A350C8" w:rsidRPr="00A350C8" w:rsidDel="008152F0" w:rsidRDefault="00A350C8" w:rsidP="00A350C8">
            <w:pPr>
              <w:ind w:left="720"/>
              <w:rPr>
                <w:del w:id="626" w:author="Omar Cardona" w:date="2016-10-08T18:17:00Z"/>
                <w:rFonts w:ascii="Lucida Console" w:eastAsia="Times New Roman" w:hAnsi="Lucida Console" w:cs="Calibri"/>
                <w:sz w:val="12"/>
                <w:szCs w:val="12"/>
              </w:rPr>
            </w:pPr>
            <w:del w:id="627" w:author="Omar Cardona" w:date="2016-10-08T18:17:00Z">
              <w:r w:rsidRPr="00A350C8" w:rsidDel="008152F0">
                <w:rPr>
                  <w:rFonts w:ascii="Lucida Console" w:eastAsia="Times New Roman" w:hAnsi="Lucida Console" w:cs="Calibri"/>
                  <w:sz w:val="12"/>
                  <w:szCs w:val="12"/>
                </w:rPr>
                <w:delText>PS C:\&gt; Test-NetConnection 169.254.129.119</w:delText>
              </w:r>
            </w:del>
          </w:p>
          <w:p w14:paraId="0BEABE2B" w14:textId="7C274313" w:rsidR="00A350C8" w:rsidRPr="00A350C8" w:rsidDel="008152F0" w:rsidRDefault="00A350C8" w:rsidP="00A350C8">
            <w:pPr>
              <w:ind w:left="720"/>
              <w:rPr>
                <w:del w:id="628" w:author="Omar Cardona" w:date="2016-10-08T18:17:00Z"/>
                <w:rFonts w:ascii="Lucida Console" w:eastAsia="Times New Roman" w:hAnsi="Lucida Console" w:cs="Calibri"/>
                <w:sz w:val="12"/>
                <w:szCs w:val="12"/>
              </w:rPr>
            </w:pPr>
          </w:p>
          <w:p w14:paraId="478E3B22" w14:textId="09452C9F" w:rsidR="00A350C8" w:rsidRPr="00A350C8" w:rsidDel="008152F0" w:rsidRDefault="00A350C8" w:rsidP="00A350C8">
            <w:pPr>
              <w:ind w:left="720"/>
              <w:rPr>
                <w:del w:id="629" w:author="Omar Cardona" w:date="2016-10-08T18:17:00Z"/>
                <w:rFonts w:ascii="Lucida Console" w:eastAsia="Times New Roman" w:hAnsi="Lucida Console" w:cs="Calibri"/>
                <w:sz w:val="12"/>
                <w:szCs w:val="12"/>
              </w:rPr>
            </w:pPr>
            <w:del w:id="630" w:author="Omar Cardona" w:date="2016-10-08T18:17:00Z">
              <w:r w:rsidRPr="00A350C8" w:rsidDel="008152F0">
                <w:rPr>
                  <w:rFonts w:ascii="Lucida Console" w:eastAsia="Times New Roman" w:hAnsi="Lucida Console" w:cs="Calibri"/>
                  <w:sz w:val="12"/>
                  <w:szCs w:val="12"/>
                </w:rPr>
                <w:delText>ComputerName           : 169.254.129.119</w:delText>
              </w:r>
            </w:del>
          </w:p>
          <w:p w14:paraId="367F5414" w14:textId="3DCD8C87" w:rsidR="00A350C8" w:rsidRPr="00A350C8" w:rsidDel="008152F0" w:rsidRDefault="00A350C8" w:rsidP="00A350C8">
            <w:pPr>
              <w:ind w:left="720"/>
              <w:rPr>
                <w:del w:id="631" w:author="Omar Cardona" w:date="2016-10-08T18:17:00Z"/>
                <w:rFonts w:ascii="Lucida Console" w:eastAsia="Times New Roman" w:hAnsi="Lucida Console" w:cs="Calibri"/>
                <w:sz w:val="12"/>
                <w:szCs w:val="12"/>
              </w:rPr>
            </w:pPr>
            <w:del w:id="632" w:author="Omar Cardona" w:date="2016-10-08T18:17:00Z">
              <w:r w:rsidRPr="00A350C8" w:rsidDel="008152F0">
                <w:rPr>
                  <w:rFonts w:ascii="Lucida Console" w:eastAsia="Times New Roman" w:hAnsi="Lucida Console" w:cs="Calibri"/>
                  <w:sz w:val="12"/>
                  <w:szCs w:val="12"/>
                </w:rPr>
                <w:delText>RemoteAddress          : 169.254.129.119</w:delText>
              </w:r>
            </w:del>
          </w:p>
          <w:p w14:paraId="4DC95D1B" w14:textId="1194FCCC" w:rsidR="00A350C8" w:rsidRPr="00A350C8" w:rsidDel="008152F0" w:rsidRDefault="00A350C8" w:rsidP="00A350C8">
            <w:pPr>
              <w:ind w:left="720"/>
              <w:rPr>
                <w:del w:id="633" w:author="Omar Cardona" w:date="2016-10-08T18:17:00Z"/>
                <w:rFonts w:ascii="Lucida Console" w:eastAsia="Times New Roman" w:hAnsi="Lucida Console" w:cs="Calibri"/>
                <w:sz w:val="12"/>
                <w:szCs w:val="12"/>
              </w:rPr>
            </w:pPr>
            <w:del w:id="634" w:author="Omar Cardona" w:date="2016-10-08T18:17:00Z">
              <w:r w:rsidRPr="00A350C8" w:rsidDel="008152F0">
                <w:rPr>
                  <w:rFonts w:ascii="Lucida Console" w:eastAsia="Times New Roman" w:hAnsi="Lucida Console" w:cs="Calibri"/>
                  <w:sz w:val="12"/>
                  <w:szCs w:val="12"/>
                </w:rPr>
                <w:delText>InterfaceAlias         : TEST-10G-1</w:delText>
              </w:r>
            </w:del>
          </w:p>
          <w:p w14:paraId="4105A67B" w14:textId="1BB2EB37" w:rsidR="00A350C8" w:rsidRPr="00A350C8" w:rsidDel="008152F0" w:rsidRDefault="00A350C8" w:rsidP="00A350C8">
            <w:pPr>
              <w:ind w:left="720"/>
              <w:rPr>
                <w:del w:id="635" w:author="Omar Cardona" w:date="2016-10-08T18:17:00Z"/>
                <w:rFonts w:ascii="Lucida Console" w:eastAsia="Times New Roman" w:hAnsi="Lucida Console" w:cs="Calibri"/>
                <w:sz w:val="12"/>
                <w:szCs w:val="12"/>
              </w:rPr>
            </w:pPr>
            <w:del w:id="636" w:author="Omar Cardona" w:date="2016-10-08T18:17:00Z">
              <w:r w:rsidRPr="00A350C8" w:rsidDel="008152F0">
                <w:rPr>
                  <w:rFonts w:ascii="Lucida Console" w:eastAsia="Times New Roman" w:hAnsi="Lucida Console" w:cs="Calibri"/>
                  <w:sz w:val="12"/>
                  <w:szCs w:val="12"/>
                </w:rPr>
                <w:delText>SourceAddress          : 169.254.226.104</w:delText>
              </w:r>
            </w:del>
          </w:p>
          <w:p w14:paraId="10D09614" w14:textId="18447C5C" w:rsidR="00A350C8" w:rsidRPr="00A350C8" w:rsidDel="008152F0" w:rsidRDefault="00A350C8" w:rsidP="00A350C8">
            <w:pPr>
              <w:ind w:left="720"/>
              <w:rPr>
                <w:del w:id="637" w:author="Omar Cardona" w:date="2016-10-08T18:17:00Z"/>
                <w:rFonts w:ascii="Lucida Console" w:eastAsia="Times New Roman" w:hAnsi="Lucida Console" w:cs="Calibri"/>
                <w:sz w:val="12"/>
                <w:szCs w:val="12"/>
              </w:rPr>
            </w:pPr>
            <w:del w:id="638"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green"/>
                </w:rPr>
                <w:delText>True</w:delText>
              </w:r>
            </w:del>
          </w:p>
          <w:p w14:paraId="1FF66ADF" w14:textId="6639AC69" w:rsidR="00F61F4A" w:rsidRPr="00F61F4A" w:rsidDel="008152F0" w:rsidRDefault="00A350C8" w:rsidP="00A350C8">
            <w:pPr>
              <w:ind w:left="720"/>
              <w:rPr>
                <w:del w:id="639" w:author="Omar Cardona" w:date="2016-10-08T18:17:00Z"/>
                <w:rFonts w:ascii="Lucida Console" w:eastAsia="Times New Roman" w:hAnsi="Lucida Console" w:cs="Calibri"/>
                <w:sz w:val="12"/>
                <w:szCs w:val="12"/>
              </w:rPr>
            </w:pPr>
            <w:del w:id="640" w:author="Omar Cardona" w:date="2016-10-08T18:17:00Z">
              <w:r w:rsidRPr="00A350C8" w:rsidDel="008152F0">
                <w:rPr>
                  <w:rFonts w:ascii="Lucida Console" w:eastAsia="Times New Roman" w:hAnsi="Lucida Console" w:cs="Calibri"/>
                  <w:sz w:val="12"/>
                  <w:szCs w:val="12"/>
                </w:rPr>
                <w:delText>PingReplyDetails (RTT) : 0 ms</w:delText>
              </w:r>
              <w:r w:rsidR="00E1016E" w:rsidDel="008152F0">
                <w:rPr>
                  <w:rFonts w:ascii="Lucida Console" w:eastAsia="Times New Roman" w:hAnsi="Lucida Console" w:cs="Calibri"/>
                  <w:sz w:val="12"/>
                  <w:szCs w:val="12"/>
                </w:rPr>
                <w:delText>]</w:delText>
              </w:r>
            </w:del>
          </w:p>
          <w:p w14:paraId="11DD57C2" w14:textId="4D98229F" w:rsidR="00633605" w:rsidRPr="007A4C93" w:rsidDel="008152F0" w:rsidRDefault="00633605" w:rsidP="00633605">
            <w:pPr>
              <w:rPr>
                <w:del w:id="641" w:author="Omar Cardona" w:date="2016-10-08T18:17:00Z"/>
                <w:rFonts w:ascii="Lucida Console" w:eastAsia="Times New Roman" w:hAnsi="Lucida Console" w:cs="Calibri"/>
                <w:color w:val="000000"/>
                <w:sz w:val="12"/>
                <w:szCs w:val="12"/>
              </w:rPr>
            </w:pPr>
          </w:p>
          <w:p w14:paraId="737C570F" w14:textId="3A36539A" w:rsidR="00633605" w:rsidRPr="007A4C93" w:rsidDel="008152F0" w:rsidRDefault="00633605" w:rsidP="00633605">
            <w:pPr>
              <w:rPr>
                <w:del w:id="642" w:author="Omar Cardona" w:date="2016-10-08T18:17:00Z"/>
                <w:rFonts w:ascii="Lucida Console" w:eastAsia="Times New Roman" w:hAnsi="Lucida Console" w:cs="Calibri"/>
                <w:color w:val="000000"/>
                <w:sz w:val="12"/>
                <w:szCs w:val="12"/>
              </w:rPr>
            </w:pPr>
            <w:del w:id="643" w:author="Omar Cardona" w:date="2016-10-08T18:17:00Z">
              <w:r w:rsidRPr="007A4C93" w:rsidDel="008152F0">
                <w:rPr>
                  <w:rFonts w:ascii="Lucida Console" w:eastAsia="Times New Roman" w:hAnsi="Lucida Console" w:cs="Calibri"/>
                  <w:color w:val="000000"/>
                  <w:sz w:val="12"/>
                  <w:szCs w:val="12"/>
                </w:rPr>
                <w:delText xml:space="preserve">PS C:\TEST&gt; </w:delText>
              </w:r>
              <w:r w:rsidRPr="007A4C93" w:rsidDel="008152F0">
                <w:rPr>
                  <w:rFonts w:ascii="Lucida Console" w:eastAsia="Times New Roman" w:hAnsi="Lucida Console" w:cs="Calibri"/>
                  <w:b/>
                  <w:bCs/>
                  <w:color w:val="000000"/>
                  <w:sz w:val="12"/>
                  <w:szCs w:val="12"/>
                </w:rPr>
                <w:delText xml:space="preserve">Test-NetConnection </w:delText>
              </w:r>
              <w:r w:rsidRPr="007A4C93" w:rsidDel="008152F0">
                <w:rPr>
                  <w:rFonts w:ascii="Lucida Console" w:eastAsia="Times New Roman" w:hAnsi="Lucida Console" w:cs="Calibri"/>
                  <w:b/>
                  <w:bCs/>
                  <w:color w:val="000000"/>
                  <w:sz w:val="12"/>
                  <w:szCs w:val="12"/>
                  <w:highlight w:val="yellow"/>
                </w:rPr>
                <w:delText>192.168.1.5</w:delText>
              </w:r>
            </w:del>
          </w:p>
          <w:p w14:paraId="0424D363" w14:textId="51320DD1" w:rsidR="00633605" w:rsidRPr="007A4C93" w:rsidDel="008152F0" w:rsidRDefault="00633605" w:rsidP="00633605">
            <w:pPr>
              <w:rPr>
                <w:del w:id="644" w:author="Omar Cardona" w:date="2016-10-08T18:17:00Z"/>
                <w:rFonts w:ascii="Lucida Console" w:eastAsia="Times New Roman" w:hAnsi="Lucida Console" w:cs="Calibri"/>
                <w:sz w:val="12"/>
                <w:szCs w:val="12"/>
              </w:rPr>
            </w:pPr>
          </w:p>
          <w:p w14:paraId="13CE370A" w14:textId="0848E0B9" w:rsidR="00633605" w:rsidRPr="007A4C93" w:rsidDel="008152F0" w:rsidRDefault="00633605" w:rsidP="00633605">
            <w:pPr>
              <w:rPr>
                <w:del w:id="645" w:author="Omar Cardona" w:date="2016-10-08T18:17:00Z"/>
                <w:rFonts w:ascii="Lucida Console" w:eastAsia="Times New Roman" w:hAnsi="Lucida Console" w:cs="Calibri"/>
                <w:color w:val="000000"/>
                <w:sz w:val="12"/>
                <w:szCs w:val="12"/>
              </w:rPr>
            </w:pPr>
            <w:del w:id="646" w:author="Omar Cardona" w:date="2016-10-08T18:17:00Z">
              <w:r w:rsidRPr="007A4C93" w:rsidDel="008152F0">
                <w:rPr>
                  <w:rFonts w:ascii="Lucida Console" w:eastAsia="Times New Roman" w:hAnsi="Lucida Console" w:cs="Calibri"/>
                  <w:color w:val="000000"/>
                  <w:sz w:val="12"/>
                  <w:szCs w:val="12"/>
                </w:rPr>
                <w:delText>ComputerName           : 192.168.1.5</w:delText>
              </w:r>
            </w:del>
          </w:p>
          <w:p w14:paraId="69222557" w14:textId="7DC5E88D" w:rsidR="00633605" w:rsidRPr="007A4C93" w:rsidDel="008152F0" w:rsidRDefault="00633605" w:rsidP="00633605">
            <w:pPr>
              <w:rPr>
                <w:del w:id="647" w:author="Omar Cardona" w:date="2016-10-08T18:17:00Z"/>
                <w:rFonts w:ascii="Lucida Console" w:eastAsia="Times New Roman" w:hAnsi="Lucida Console" w:cs="Calibri"/>
                <w:color w:val="000000"/>
                <w:sz w:val="12"/>
                <w:szCs w:val="12"/>
              </w:rPr>
            </w:pPr>
            <w:del w:id="648" w:author="Omar Cardona" w:date="2016-10-08T18:17:00Z">
              <w:r w:rsidRPr="007A4C93" w:rsidDel="008152F0">
                <w:rPr>
                  <w:rFonts w:ascii="Lucida Console" w:eastAsia="Times New Roman" w:hAnsi="Lucida Console" w:cs="Calibri"/>
                  <w:color w:val="000000"/>
                  <w:sz w:val="12"/>
                  <w:szCs w:val="12"/>
                </w:rPr>
                <w:delText xml:space="preserve">RemoteAddress          : </w:delText>
              </w:r>
              <w:r w:rsidRPr="007A4C93" w:rsidDel="008152F0">
                <w:rPr>
                  <w:rFonts w:ascii="Lucida Console" w:eastAsia="Times New Roman" w:hAnsi="Lucida Console" w:cs="Calibri"/>
                  <w:color w:val="000000"/>
                  <w:sz w:val="12"/>
                  <w:szCs w:val="12"/>
                  <w:highlight w:val="yellow"/>
                </w:rPr>
                <w:delText>192.168.1.5</w:delText>
              </w:r>
            </w:del>
          </w:p>
          <w:p w14:paraId="5DFF68F9" w14:textId="2C7760A9" w:rsidR="00633605" w:rsidRPr="007A4C93" w:rsidDel="008152F0" w:rsidRDefault="00633605" w:rsidP="00633605">
            <w:pPr>
              <w:rPr>
                <w:del w:id="649" w:author="Omar Cardona" w:date="2016-10-08T18:17:00Z"/>
                <w:rFonts w:ascii="Lucida Console" w:eastAsia="Times New Roman" w:hAnsi="Lucida Console" w:cs="Calibri"/>
                <w:color w:val="000000"/>
                <w:sz w:val="12"/>
                <w:szCs w:val="12"/>
              </w:rPr>
            </w:pPr>
            <w:del w:id="650" w:author="Omar Cardona" w:date="2016-10-08T18:17:00Z">
              <w:r w:rsidRPr="007A4C93" w:rsidDel="008152F0">
                <w:rPr>
                  <w:rFonts w:ascii="Lucida Console" w:eastAsia="Times New Roman" w:hAnsi="Lucida Console" w:cs="Calibri"/>
                  <w:color w:val="000000"/>
                  <w:sz w:val="12"/>
                  <w:szCs w:val="12"/>
                </w:rPr>
                <w:delText>InterfaceAlias         : Test-40G-1</w:delText>
              </w:r>
            </w:del>
          </w:p>
          <w:p w14:paraId="2A6B07A7" w14:textId="5A629EEF" w:rsidR="00633605" w:rsidRPr="007A4C93" w:rsidDel="008152F0" w:rsidRDefault="00633605" w:rsidP="00633605">
            <w:pPr>
              <w:rPr>
                <w:del w:id="651" w:author="Omar Cardona" w:date="2016-10-08T18:17:00Z"/>
                <w:rFonts w:ascii="Lucida Console" w:eastAsia="Times New Roman" w:hAnsi="Lucida Console" w:cs="Calibri"/>
                <w:color w:val="000000"/>
                <w:sz w:val="12"/>
                <w:szCs w:val="12"/>
              </w:rPr>
            </w:pPr>
            <w:del w:id="652" w:author="Omar Cardona" w:date="2016-10-08T18:17:00Z">
              <w:r w:rsidRPr="007A4C93" w:rsidDel="008152F0">
                <w:rPr>
                  <w:rFonts w:ascii="Lucida Console" w:eastAsia="Times New Roman" w:hAnsi="Lucida Console" w:cs="Calibri"/>
                  <w:color w:val="000000"/>
                  <w:sz w:val="12"/>
                  <w:szCs w:val="12"/>
                </w:rPr>
                <w:delText>SourceAddress          : 192.168.1.</w:delText>
              </w:r>
            </w:del>
            <w:del w:id="653" w:author="Omar Cardona" w:date="2016-10-08T18:15:00Z">
              <w:r w:rsidRPr="007A4C93" w:rsidDel="008152F0">
                <w:rPr>
                  <w:rFonts w:ascii="Lucida Console" w:eastAsia="Times New Roman" w:hAnsi="Lucida Console" w:cs="Calibri"/>
                  <w:color w:val="000000"/>
                  <w:sz w:val="12"/>
                  <w:szCs w:val="12"/>
                </w:rPr>
                <w:delText>5</w:delText>
              </w:r>
            </w:del>
          </w:p>
          <w:p w14:paraId="67115A6C" w14:textId="01AF380B" w:rsidR="00633605" w:rsidRPr="007A4C93" w:rsidDel="008152F0" w:rsidRDefault="00633605" w:rsidP="00633605">
            <w:pPr>
              <w:rPr>
                <w:del w:id="654" w:author="Omar Cardona" w:date="2016-10-08T18:17:00Z"/>
                <w:rFonts w:ascii="Lucida Console" w:eastAsia="Times New Roman" w:hAnsi="Lucida Console" w:cs="Calibri"/>
                <w:color w:val="000000"/>
                <w:sz w:val="12"/>
                <w:szCs w:val="12"/>
              </w:rPr>
            </w:pPr>
            <w:del w:id="655" w:author="Omar Cardona" w:date="2016-10-08T18:17:00Z">
              <w:r w:rsidRPr="007A4C93" w:rsidDel="008152F0">
                <w:rPr>
                  <w:rFonts w:ascii="Lucida Console" w:eastAsia="Times New Roman" w:hAnsi="Lucida Console" w:cs="Calibri"/>
                  <w:color w:val="000000"/>
                  <w:sz w:val="12"/>
                  <w:szCs w:val="12"/>
                </w:rPr>
                <w:delText xml:space="preserve">PingSucceeded          : </w:delText>
              </w:r>
              <w:r w:rsidRPr="007A4C93" w:rsidDel="008152F0">
                <w:rPr>
                  <w:rFonts w:ascii="Lucida Console" w:eastAsia="Times New Roman" w:hAnsi="Lucida Console" w:cs="Calibri"/>
                  <w:color w:val="000000"/>
                  <w:sz w:val="12"/>
                  <w:szCs w:val="12"/>
                  <w:highlight w:val="yellow"/>
                </w:rPr>
                <w:delText>True</w:delText>
              </w:r>
            </w:del>
          </w:p>
          <w:p w14:paraId="1FC6C963" w14:textId="3A059D64" w:rsidR="00633605" w:rsidRPr="007A4C93" w:rsidDel="008152F0" w:rsidRDefault="00633605" w:rsidP="00633605">
            <w:pPr>
              <w:rPr>
                <w:del w:id="656" w:author="Omar Cardona" w:date="2016-10-08T18:17:00Z"/>
                <w:rFonts w:ascii="Lucida Console" w:eastAsia="Times New Roman" w:hAnsi="Lucida Console" w:cs="Calibri"/>
                <w:color w:val="000000"/>
                <w:sz w:val="12"/>
                <w:szCs w:val="12"/>
              </w:rPr>
            </w:pPr>
            <w:del w:id="657" w:author="Omar Cardona" w:date="2016-10-08T18:17:00Z">
              <w:r w:rsidRPr="007A4C93" w:rsidDel="008152F0">
                <w:rPr>
                  <w:rFonts w:ascii="Lucida Console" w:eastAsia="Times New Roman" w:hAnsi="Lucida Console" w:cs="Calibri"/>
                  <w:color w:val="000000"/>
                  <w:sz w:val="12"/>
                  <w:szCs w:val="12"/>
                </w:rPr>
                <w:delText>PingReplyDetails (RTT) : 0 ms</w:delText>
              </w:r>
            </w:del>
          </w:p>
          <w:p w14:paraId="2828A0E0" w14:textId="77777777" w:rsidR="00633605" w:rsidRPr="007A4C93" w:rsidRDefault="00633605">
            <w:pPr>
              <w:rPr>
                <w:rFonts w:ascii="Lucida Console" w:hAnsi="Lucida Console"/>
                <w:sz w:val="12"/>
                <w:szCs w:val="12"/>
              </w:rPr>
            </w:pPr>
          </w:p>
        </w:tc>
      </w:tr>
      <w:tr w:rsidR="003F3F97" w:rsidRPr="007A4C93" w14:paraId="12F9ADD3" w14:textId="77777777" w:rsidTr="007B48A4">
        <w:tc>
          <w:tcPr>
            <w:tcW w:w="288" w:type="dxa"/>
            <w:tcPrChange w:id="658" w:author="Omar Cardona" w:date="2016-10-08T18:22:00Z">
              <w:tcPr>
                <w:tcW w:w="529" w:type="dxa"/>
              </w:tcPr>
            </w:tcPrChange>
          </w:tcPr>
          <w:p w14:paraId="41CE91B3" w14:textId="2246C013" w:rsidR="00633605" w:rsidRPr="00C15F4C" w:rsidRDefault="00870357" w:rsidP="00633605">
            <w:pPr>
              <w:rPr>
                <w:rFonts w:ascii="Lucida Console" w:hAnsi="Lucida Console"/>
                <w:b/>
                <w:sz w:val="12"/>
                <w:szCs w:val="12"/>
                <w:rPrChange w:id="659" w:author="Omar Cardona" w:date="2016-10-08T18:19:00Z">
                  <w:rPr>
                    <w:rFonts w:ascii="Lucida Console" w:hAnsi="Lucida Console"/>
                    <w:sz w:val="12"/>
                    <w:szCs w:val="12"/>
                  </w:rPr>
                </w:rPrChange>
              </w:rPr>
            </w:pPr>
            <w:ins w:id="660" w:author="Omar Cardona" w:date="2016-10-08T18:19:00Z">
              <w:r w:rsidRPr="00C15F4C">
                <w:rPr>
                  <w:rFonts w:ascii="Lucida Console" w:hAnsi="Lucida Console"/>
                  <w:b/>
                  <w:sz w:val="12"/>
                  <w:szCs w:val="12"/>
                  <w:rPrChange w:id="661" w:author="Omar Cardona" w:date="2016-10-08T18:19:00Z">
                    <w:rPr>
                      <w:rFonts w:ascii="Lucida Console" w:hAnsi="Lucida Console"/>
                      <w:sz w:val="12"/>
                      <w:szCs w:val="12"/>
                    </w:rPr>
                  </w:rPrChange>
                </w:rPr>
                <w:lastRenderedPageBreak/>
                <w:t>5</w:t>
              </w:r>
            </w:ins>
          </w:p>
        </w:tc>
        <w:tc>
          <w:tcPr>
            <w:tcW w:w="222" w:type="dxa"/>
            <w:shd w:val="clear" w:color="auto" w:fill="auto"/>
            <w:tcPrChange w:id="662" w:author="Omar Cardona" w:date="2016-10-08T18:22:00Z">
              <w:tcPr>
                <w:tcW w:w="434" w:type="dxa"/>
                <w:shd w:val="clear" w:color="auto" w:fill="auto"/>
              </w:tcPr>
            </w:tcPrChange>
          </w:tcPr>
          <w:p w14:paraId="2CB85DB0" w14:textId="77777777" w:rsidR="00633605" w:rsidRPr="00870357" w:rsidRDefault="00633605" w:rsidP="00633605">
            <w:pPr>
              <w:rPr>
                <w:rFonts w:ascii="Lucida Console" w:hAnsi="Lucida Console"/>
                <w:sz w:val="12"/>
                <w:szCs w:val="12"/>
              </w:rPr>
            </w:pPr>
          </w:p>
        </w:tc>
        <w:tc>
          <w:tcPr>
            <w:tcW w:w="222" w:type="dxa"/>
            <w:shd w:val="clear" w:color="auto" w:fill="00B0F0"/>
            <w:tcPrChange w:id="663" w:author="Omar Cardona" w:date="2016-10-08T18:22:00Z">
              <w:tcPr>
                <w:tcW w:w="434" w:type="dxa"/>
                <w:shd w:val="clear" w:color="auto" w:fill="00B0F0"/>
              </w:tcPr>
            </w:tcPrChange>
          </w:tcPr>
          <w:p w14:paraId="37EF04BA" w14:textId="77777777" w:rsidR="00633605" w:rsidRPr="00870357" w:rsidRDefault="00633605" w:rsidP="00633605">
            <w:pPr>
              <w:rPr>
                <w:rFonts w:ascii="Lucida Console" w:hAnsi="Lucida Console"/>
                <w:sz w:val="12"/>
                <w:szCs w:val="12"/>
              </w:rPr>
            </w:pPr>
          </w:p>
        </w:tc>
        <w:tc>
          <w:tcPr>
            <w:tcW w:w="10058" w:type="dxa"/>
            <w:tcPrChange w:id="664" w:author="Omar Cardona" w:date="2016-10-08T18:22:00Z">
              <w:tcPr>
                <w:tcW w:w="9393" w:type="dxa"/>
              </w:tcPr>
            </w:tcPrChange>
          </w:tcPr>
          <w:p w14:paraId="76AF7355" w14:textId="0473E34B" w:rsidR="00481B10" w:rsidRDefault="00481B10" w:rsidP="00633605">
            <w:pPr>
              <w:rPr>
                <w:ins w:id="665" w:author="Omar Cardona" w:date="2016-10-08T18:17:00Z"/>
                <w:rFonts w:ascii="Lucida Console" w:eastAsia="Times New Roman" w:hAnsi="Lucida Console" w:cs="Calibri"/>
                <w:color w:val="000000" w:themeColor="text1"/>
                <w:sz w:val="12"/>
                <w:szCs w:val="12"/>
              </w:rPr>
            </w:pPr>
          </w:p>
          <w:p w14:paraId="6CE3762E" w14:textId="4CA748AB" w:rsidR="008152F0" w:rsidRPr="00417E41" w:rsidRDefault="008152F0" w:rsidP="00633605">
            <w:pPr>
              <w:rPr>
                <w:ins w:id="666" w:author="Omar Cardona" w:date="2016-11-21T23:41:00Z"/>
                <w:rFonts w:ascii="Lucida Console" w:eastAsia="Times New Roman" w:hAnsi="Lucida Console" w:cs="Calibri"/>
                <w:color w:val="000000" w:themeColor="text1"/>
                <w:sz w:val="12"/>
                <w:szCs w:val="12"/>
                <w:rPrChange w:id="667" w:author="Omar Cardona" w:date="2016-11-21T23:41:00Z">
                  <w:rPr>
                    <w:ins w:id="668" w:author="Omar Cardona" w:date="2016-11-21T23:41:00Z"/>
                    <w:rFonts w:ascii="Lucida Console" w:eastAsia="Times New Roman" w:hAnsi="Lucida Console" w:cs="Calibri"/>
                    <w:color w:val="009900"/>
                    <w:sz w:val="12"/>
                    <w:szCs w:val="12"/>
                  </w:rPr>
                </w:rPrChange>
              </w:rPr>
            </w:pPr>
            <w:ins w:id="669" w:author="Omar Cardona" w:date="2016-10-08T18:17:00Z">
              <w:r w:rsidRPr="00417E41">
                <w:rPr>
                  <w:rFonts w:ascii="Lucida Console" w:eastAsia="Times New Roman" w:hAnsi="Lucida Console" w:cs="Calibri"/>
                  <w:color w:val="000000" w:themeColor="text1"/>
                  <w:sz w:val="12"/>
                  <w:szCs w:val="12"/>
                </w:rPr>
                <w:t xml:space="preserve"># Repeat the steps above for all subsequent </w:t>
              </w:r>
              <w:proofErr w:type="spellStart"/>
              <w:r w:rsidRPr="00417E41">
                <w:rPr>
                  <w:rFonts w:ascii="Lucida Console" w:eastAsia="Times New Roman" w:hAnsi="Lucida Console" w:cs="Calibri"/>
                  <w:color w:val="000000" w:themeColor="text1"/>
                  <w:sz w:val="12"/>
                  <w:szCs w:val="12"/>
                </w:rPr>
                <w:t>pNICs</w:t>
              </w:r>
              <w:proofErr w:type="spellEnd"/>
              <w:r w:rsidRPr="00417E41">
                <w:rPr>
                  <w:rFonts w:ascii="Lucida Console" w:eastAsia="Times New Roman" w:hAnsi="Lucida Console" w:cs="Calibri"/>
                  <w:color w:val="000000" w:themeColor="text1"/>
                  <w:sz w:val="12"/>
                  <w:szCs w:val="12"/>
                </w:rPr>
                <w:t xml:space="preserve"> which will be under the team.</w:t>
              </w:r>
            </w:ins>
          </w:p>
          <w:p w14:paraId="489B9E37" w14:textId="77777777" w:rsidR="00417E41" w:rsidRPr="00B957AD" w:rsidRDefault="00417E41" w:rsidP="00633605">
            <w:pPr>
              <w:rPr>
                <w:ins w:id="670" w:author="Omar Cardona" w:date="2016-10-08T18:17:00Z"/>
                <w:rFonts w:ascii="Lucida Console" w:eastAsia="Times New Roman" w:hAnsi="Lucida Console" w:cs="Calibri"/>
                <w:color w:val="009900"/>
                <w:sz w:val="12"/>
                <w:szCs w:val="12"/>
                <w:rPrChange w:id="671" w:author="Omar Cardona" w:date="2016-10-08T18:18:00Z">
                  <w:rPr>
                    <w:ins w:id="672" w:author="Omar Cardona" w:date="2016-10-08T18:17:00Z"/>
                    <w:rFonts w:ascii="Lucida Console" w:eastAsia="Times New Roman" w:hAnsi="Lucida Console" w:cs="Calibri"/>
                    <w:color w:val="000000" w:themeColor="text1"/>
                    <w:sz w:val="12"/>
                    <w:szCs w:val="12"/>
                  </w:rPr>
                </w:rPrChange>
              </w:rPr>
            </w:pPr>
          </w:p>
          <w:p w14:paraId="2BB2E938" w14:textId="0B040A31" w:rsidR="008152F0" w:rsidDel="00240DF7" w:rsidRDefault="008152F0" w:rsidP="00633605">
            <w:pPr>
              <w:rPr>
                <w:del w:id="673" w:author="Omar Cardona" w:date="2016-10-08T18:38:00Z"/>
                <w:rFonts w:ascii="Lucida Console" w:eastAsia="Times New Roman" w:hAnsi="Lucida Console" w:cs="Calibri"/>
                <w:color w:val="000000" w:themeColor="text1"/>
                <w:sz w:val="12"/>
                <w:szCs w:val="12"/>
              </w:rPr>
            </w:pPr>
          </w:p>
          <w:p w14:paraId="67951A9A" w14:textId="45B9AB7C" w:rsidR="00633605" w:rsidRPr="007A4C93" w:rsidRDefault="00633605" w:rsidP="00633605">
            <w:pPr>
              <w:rPr>
                <w:rFonts w:ascii="Lucida Console" w:eastAsia="Times New Roman" w:hAnsi="Lucida Console" w:cs="Calibri"/>
                <w:color w:val="000000" w:themeColor="text1"/>
                <w:sz w:val="12"/>
                <w:szCs w:val="12"/>
              </w:rPr>
            </w:pPr>
            <w:del w:id="674" w:author="Omar Cardona" w:date="2016-10-08T19:10: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Test-</w:t>
            </w:r>
            <w:proofErr w:type="spellStart"/>
            <w:r w:rsidRPr="007A4C93">
              <w:rPr>
                <w:rFonts w:ascii="Lucida Console" w:eastAsia="Times New Roman" w:hAnsi="Lucida Console" w:cs="Calibri"/>
                <w:b/>
                <w:color w:val="000000" w:themeColor="text1"/>
                <w:sz w:val="12"/>
                <w:szCs w:val="12"/>
              </w:rPr>
              <w:t>NetConnection</w:t>
            </w:r>
            <w:proofErr w:type="spellEnd"/>
            <w:r w:rsidRPr="007A4C93">
              <w:rPr>
                <w:rFonts w:ascii="Lucida Console" w:eastAsia="Times New Roman" w:hAnsi="Lucida Console" w:cs="Calibri"/>
                <w:b/>
                <w:color w:val="000000" w:themeColor="text1"/>
                <w:sz w:val="12"/>
                <w:szCs w:val="12"/>
              </w:rPr>
              <w:t xml:space="preserve"> </w:t>
            </w:r>
            <w:r w:rsidRPr="007A4C93">
              <w:rPr>
                <w:rFonts w:ascii="Lucida Console" w:eastAsia="Times New Roman" w:hAnsi="Lucida Console" w:cs="Calibri"/>
                <w:b/>
                <w:color w:val="000000" w:themeColor="text1"/>
                <w:sz w:val="12"/>
                <w:szCs w:val="12"/>
                <w:highlight w:val="yellow"/>
              </w:rPr>
              <w:t>192.168.2.5</w:t>
            </w:r>
          </w:p>
          <w:p w14:paraId="5E2A6747" w14:textId="77777777" w:rsidR="00633605" w:rsidRPr="007A4C93" w:rsidRDefault="00633605" w:rsidP="00633605">
            <w:pPr>
              <w:rPr>
                <w:rFonts w:ascii="Lucida Console" w:eastAsia="Times New Roman" w:hAnsi="Lucida Console" w:cs="Calibri"/>
                <w:color w:val="000000" w:themeColor="text1"/>
                <w:sz w:val="12"/>
                <w:szCs w:val="12"/>
              </w:rPr>
            </w:pPr>
          </w:p>
          <w:p w14:paraId="1BC8E6C3" w14:textId="77777777" w:rsidR="00633605" w:rsidRPr="007A4C93" w:rsidRDefault="00633605" w:rsidP="00633605">
            <w:pPr>
              <w:rPr>
                <w:rFonts w:ascii="Lucida Console" w:eastAsia="Times New Roman" w:hAnsi="Lucida Console" w:cs="Calibri"/>
                <w:color w:val="000000" w:themeColor="text1"/>
                <w:sz w:val="12"/>
                <w:szCs w:val="12"/>
              </w:rPr>
            </w:pPr>
          </w:p>
          <w:p w14:paraId="054983C3"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ComputerName</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192.168.2.5</w:t>
            </w:r>
          </w:p>
          <w:p w14:paraId="705076CD"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RemoteAddress</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w:t>
            </w:r>
            <w:r w:rsidRPr="007A4C93">
              <w:rPr>
                <w:rFonts w:ascii="Lucida Console" w:eastAsia="Times New Roman" w:hAnsi="Lucida Console" w:cs="Calibri"/>
                <w:color w:val="000000" w:themeColor="text1"/>
                <w:sz w:val="12"/>
                <w:szCs w:val="12"/>
                <w:highlight w:val="yellow"/>
              </w:rPr>
              <w:t>192.168.2.5</w:t>
            </w:r>
          </w:p>
          <w:p w14:paraId="59EA81B2"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InterfaceAlias</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TEST-40G-2</w:t>
            </w:r>
          </w:p>
          <w:p w14:paraId="147E60CF"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SourceAddress</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192.168.2.3</w:t>
            </w:r>
          </w:p>
          <w:p w14:paraId="4F54A231"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PingSucceeded</w:t>
            </w:r>
            <w:proofErr w:type="spellEnd"/>
            <w:r w:rsidRPr="007A4C93">
              <w:rPr>
                <w:rFonts w:ascii="Lucida Console" w:eastAsia="Times New Roman" w:hAnsi="Lucida Console" w:cs="Calibri"/>
                <w:color w:val="000000" w:themeColor="text1"/>
                <w:sz w:val="12"/>
                <w:szCs w:val="12"/>
              </w:rPr>
              <w:t xml:space="preserve">        </w:t>
            </w:r>
            <w:proofErr w:type="gramStart"/>
            <w:r w:rsidRPr="007A4C93">
              <w:rPr>
                <w:rFonts w:ascii="Lucida Console" w:eastAsia="Times New Roman" w:hAnsi="Lucida Console" w:cs="Calibri"/>
                <w:color w:val="000000" w:themeColor="text1"/>
                <w:sz w:val="12"/>
                <w:szCs w:val="12"/>
              </w:rPr>
              <w:t xml:space="preserve">  :</w:t>
            </w:r>
            <w:proofErr w:type="gramEnd"/>
            <w:r w:rsidRPr="007A4C93">
              <w:rPr>
                <w:rFonts w:ascii="Lucida Console" w:eastAsia="Times New Roman" w:hAnsi="Lucida Console" w:cs="Calibri"/>
                <w:color w:val="000000" w:themeColor="text1"/>
                <w:sz w:val="12"/>
                <w:szCs w:val="12"/>
              </w:rPr>
              <w:t xml:space="preserve"> </w:t>
            </w:r>
            <w:r w:rsidRPr="007A4C93">
              <w:rPr>
                <w:rFonts w:ascii="Lucida Console" w:eastAsia="Times New Roman" w:hAnsi="Lucida Console" w:cs="Calibri"/>
                <w:color w:val="000000" w:themeColor="text1"/>
                <w:sz w:val="12"/>
                <w:szCs w:val="12"/>
                <w:highlight w:val="yellow"/>
              </w:rPr>
              <w:t>True</w:t>
            </w:r>
          </w:p>
          <w:p w14:paraId="215D7499" w14:textId="77777777" w:rsidR="00633605" w:rsidRPr="007A4C93" w:rsidRDefault="00633605" w:rsidP="00633605">
            <w:pPr>
              <w:rPr>
                <w:rFonts w:ascii="Lucida Console" w:eastAsia="Times New Roman" w:hAnsi="Lucida Console" w:cs="Calibri"/>
                <w:color w:val="000000" w:themeColor="text1"/>
                <w:sz w:val="12"/>
                <w:szCs w:val="12"/>
              </w:rPr>
            </w:pPr>
            <w:proofErr w:type="spellStart"/>
            <w:r w:rsidRPr="007A4C93">
              <w:rPr>
                <w:rFonts w:ascii="Lucida Console" w:eastAsia="Times New Roman" w:hAnsi="Lucida Console" w:cs="Calibri"/>
                <w:color w:val="000000" w:themeColor="text1"/>
                <w:sz w:val="12"/>
                <w:szCs w:val="12"/>
              </w:rPr>
              <w:t>PingReplyDetails</w:t>
            </w:r>
            <w:proofErr w:type="spellEnd"/>
            <w:r w:rsidRPr="007A4C93">
              <w:rPr>
                <w:rFonts w:ascii="Lucida Console" w:eastAsia="Times New Roman" w:hAnsi="Lucida Console" w:cs="Calibri"/>
                <w:color w:val="000000" w:themeColor="text1"/>
                <w:sz w:val="12"/>
                <w:szCs w:val="12"/>
              </w:rPr>
              <w:t xml:space="preserve"> (RTT</w:t>
            </w:r>
            <w:proofErr w:type="gramStart"/>
            <w:r w:rsidRPr="007A4C93">
              <w:rPr>
                <w:rFonts w:ascii="Lucida Console" w:eastAsia="Times New Roman" w:hAnsi="Lucida Console" w:cs="Calibri"/>
                <w:color w:val="000000" w:themeColor="text1"/>
                <w:sz w:val="12"/>
                <w:szCs w:val="12"/>
              </w:rPr>
              <w:t>) :</w:t>
            </w:r>
            <w:proofErr w:type="gramEnd"/>
            <w:r w:rsidRPr="007A4C93">
              <w:rPr>
                <w:rFonts w:ascii="Lucida Console" w:eastAsia="Times New Roman" w:hAnsi="Lucida Console" w:cs="Calibri"/>
                <w:color w:val="000000" w:themeColor="text1"/>
                <w:sz w:val="12"/>
                <w:szCs w:val="12"/>
              </w:rPr>
              <w:t xml:space="preserve"> 0 </w:t>
            </w:r>
            <w:proofErr w:type="spellStart"/>
            <w:r w:rsidRPr="007A4C93">
              <w:rPr>
                <w:rFonts w:ascii="Lucida Console" w:eastAsia="Times New Roman" w:hAnsi="Lucida Console" w:cs="Calibri"/>
                <w:color w:val="000000" w:themeColor="text1"/>
                <w:sz w:val="12"/>
                <w:szCs w:val="12"/>
              </w:rPr>
              <w:t>ms</w:t>
            </w:r>
            <w:proofErr w:type="spellEnd"/>
          </w:p>
          <w:p w14:paraId="7CDF0617" w14:textId="78FD1D64" w:rsidR="00633605" w:rsidRPr="00B957AD" w:rsidRDefault="00633605" w:rsidP="00633605">
            <w:pPr>
              <w:rPr>
                <w:rFonts w:ascii="Lucida Console" w:eastAsia="Times New Roman" w:hAnsi="Lucida Console" w:cs="Calibri"/>
                <w:color w:val="009900"/>
                <w:sz w:val="12"/>
                <w:szCs w:val="12"/>
              </w:rPr>
            </w:pPr>
          </w:p>
        </w:tc>
      </w:tr>
    </w:tbl>
    <w:p w14:paraId="380D24F5" w14:textId="77777777" w:rsidR="001E55E1" w:rsidRDefault="001E55E1">
      <w:pPr>
        <w:rPr>
          <w:rFonts w:ascii="Lucida Console" w:hAnsi="Lucida Console"/>
          <w:sz w:val="12"/>
          <w:szCs w:val="12"/>
        </w:rPr>
      </w:pPr>
    </w:p>
    <w:p w14:paraId="4C68800C" w14:textId="07EA06A2" w:rsidR="003C79D8" w:rsidRPr="007A4C93" w:rsidRDefault="003C79D8">
      <w:pPr>
        <w:rPr>
          <w:rFonts w:ascii="Lucida Console" w:hAnsi="Lucida Console"/>
          <w:sz w:val="12"/>
          <w:szCs w:val="12"/>
        </w:rPr>
      </w:pPr>
      <w:r w:rsidRPr="007A4C93">
        <w:rPr>
          <w:rFonts w:ascii="Lucida Console" w:hAnsi="Lucida Console"/>
          <w:sz w:val="12"/>
          <w:szCs w:val="12"/>
        </w:rPr>
        <w:br w:type="page"/>
      </w:r>
    </w:p>
    <w:tbl>
      <w:tblPr>
        <w:tblStyle w:val="TableGrid"/>
        <w:tblW w:w="0" w:type="auto"/>
        <w:tblLook w:val="04A0" w:firstRow="1" w:lastRow="0" w:firstColumn="1" w:lastColumn="0" w:noHBand="0" w:noVBand="1"/>
      </w:tblPr>
      <w:tblGrid>
        <w:gridCol w:w="289"/>
        <w:gridCol w:w="222"/>
        <w:gridCol w:w="222"/>
        <w:gridCol w:w="10057"/>
        <w:tblGridChange w:id="675">
          <w:tblGrid>
            <w:gridCol w:w="237"/>
            <w:gridCol w:w="52"/>
            <w:gridCol w:w="181"/>
            <w:gridCol w:w="41"/>
            <w:gridCol w:w="192"/>
            <w:gridCol w:w="30"/>
            <w:gridCol w:w="10057"/>
          </w:tblGrid>
        </w:tblGridChange>
      </w:tblGrid>
      <w:tr w:rsidR="00EA3F39" w:rsidRPr="007A4C93" w14:paraId="45F694C5" w14:textId="77777777" w:rsidTr="003C79D8">
        <w:tc>
          <w:tcPr>
            <w:tcW w:w="529" w:type="dxa"/>
            <w:shd w:val="clear" w:color="auto" w:fill="D9D9D9" w:themeFill="background1" w:themeFillShade="D9"/>
          </w:tcPr>
          <w:p w14:paraId="24C63216" w14:textId="175C5654" w:rsidR="00EA3F39" w:rsidRPr="00777B89" w:rsidRDefault="00EA3F39">
            <w:pPr>
              <w:rPr>
                <w:rFonts w:ascii="Lucida Console" w:hAnsi="Lucida Console"/>
                <w:b/>
                <w:sz w:val="12"/>
                <w:szCs w:val="12"/>
                <w:rPrChange w:id="676" w:author="Omar Cardona" w:date="2016-10-08T18:42:00Z">
                  <w:rPr>
                    <w:rFonts w:ascii="Lucida Console" w:hAnsi="Lucida Console"/>
                    <w:sz w:val="12"/>
                    <w:szCs w:val="12"/>
                  </w:rPr>
                </w:rPrChange>
              </w:rPr>
            </w:pPr>
          </w:p>
        </w:tc>
        <w:tc>
          <w:tcPr>
            <w:tcW w:w="434" w:type="dxa"/>
            <w:shd w:val="clear" w:color="auto" w:fill="D9D9D9" w:themeFill="background1" w:themeFillShade="D9"/>
          </w:tcPr>
          <w:p w14:paraId="627C4AA9" w14:textId="77777777" w:rsidR="00EA3F39" w:rsidRPr="007A4C93" w:rsidRDefault="00EA3F39">
            <w:pPr>
              <w:rPr>
                <w:rFonts w:ascii="Lucida Console" w:hAnsi="Lucida Console"/>
                <w:sz w:val="12"/>
                <w:szCs w:val="12"/>
              </w:rPr>
            </w:pPr>
          </w:p>
        </w:tc>
        <w:tc>
          <w:tcPr>
            <w:tcW w:w="434" w:type="dxa"/>
            <w:shd w:val="clear" w:color="auto" w:fill="D9D9D9" w:themeFill="background1" w:themeFillShade="D9"/>
          </w:tcPr>
          <w:p w14:paraId="554918F9" w14:textId="77777777" w:rsidR="00EA3F39" w:rsidRPr="007A4C93" w:rsidRDefault="00EA3F39">
            <w:pPr>
              <w:rPr>
                <w:rFonts w:ascii="Lucida Console" w:hAnsi="Lucida Console"/>
                <w:sz w:val="12"/>
                <w:szCs w:val="12"/>
              </w:rPr>
            </w:pPr>
          </w:p>
        </w:tc>
        <w:tc>
          <w:tcPr>
            <w:tcW w:w="9393" w:type="dxa"/>
            <w:shd w:val="clear" w:color="auto" w:fill="D9D9D9" w:themeFill="background1" w:themeFillShade="D9"/>
          </w:tcPr>
          <w:p w14:paraId="704FF1A7" w14:textId="264421F3" w:rsidR="00EA3F39" w:rsidRPr="007A4C93" w:rsidRDefault="00A02B1C" w:rsidP="007F1E8F">
            <w:pPr>
              <w:rPr>
                <w:rFonts w:ascii="Lucida Console" w:eastAsia="Times New Roman" w:hAnsi="Lucida Console" w:cs="Calibri"/>
                <w:b/>
                <w:color w:val="000000" w:themeColor="text1"/>
                <w:sz w:val="12"/>
                <w:szCs w:val="12"/>
              </w:rPr>
            </w:pPr>
            <w:ins w:id="677" w:author="Omar Cardona" w:date="2016-10-08T18:42:00Z">
              <w:r>
                <w:rPr>
                  <w:rFonts w:ascii="Lucida Console" w:eastAsia="Times New Roman" w:hAnsi="Lucida Console" w:cs="Calibri"/>
                  <w:b/>
                  <w:color w:val="000000" w:themeColor="text1"/>
                  <w:sz w:val="12"/>
                  <w:szCs w:val="12"/>
                </w:rPr>
                <w:t xml:space="preserve">2.0 </w:t>
              </w:r>
            </w:ins>
            <w:r w:rsidR="001264AF" w:rsidRPr="007A4C93">
              <w:rPr>
                <w:rFonts w:ascii="Lucida Console" w:eastAsia="Times New Roman" w:hAnsi="Lucida Console" w:cs="Calibri"/>
                <w:b/>
                <w:color w:val="000000" w:themeColor="text1"/>
                <w:sz w:val="12"/>
                <w:szCs w:val="12"/>
              </w:rPr>
              <w:t>Configure VLANs</w:t>
            </w:r>
          </w:p>
        </w:tc>
      </w:tr>
      <w:tr w:rsidR="00EA3F39" w:rsidRPr="007A4C93" w14:paraId="727B159A" w14:textId="77777777" w:rsidTr="007B48A4">
        <w:tblPrEx>
          <w:tblW w:w="0" w:type="auto"/>
          <w:tblPrExChange w:id="678" w:author="Omar Cardona" w:date="2016-10-08T18:23:00Z">
            <w:tblPrEx>
              <w:tblW w:w="0" w:type="auto"/>
            </w:tblPrEx>
          </w:tblPrExChange>
        </w:tblPrEx>
        <w:tc>
          <w:tcPr>
            <w:tcW w:w="529" w:type="dxa"/>
            <w:shd w:val="clear" w:color="auto" w:fill="auto"/>
            <w:tcPrChange w:id="679" w:author="Omar Cardona" w:date="2016-10-08T18:23:00Z">
              <w:tcPr>
                <w:tcW w:w="529" w:type="dxa"/>
                <w:shd w:val="clear" w:color="auto" w:fill="D9D9D9" w:themeFill="background1" w:themeFillShade="D9"/>
              </w:tcPr>
            </w:tcPrChange>
          </w:tcPr>
          <w:p w14:paraId="169B1349" w14:textId="77777777" w:rsidR="00EA3F39" w:rsidRPr="00777B89" w:rsidRDefault="00EA3F39">
            <w:pPr>
              <w:rPr>
                <w:rFonts w:ascii="Lucida Console" w:hAnsi="Lucida Console"/>
                <w:b/>
                <w:sz w:val="12"/>
                <w:szCs w:val="12"/>
                <w:rPrChange w:id="680" w:author="Omar Cardona" w:date="2016-10-08T18:42:00Z">
                  <w:rPr>
                    <w:rFonts w:ascii="Lucida Console" w:hAnsi="Lucida Console"/>
                    <w:sz w:val="12"/>
                    <w:szCs w:val="12"/>
                  </w:rPr>
                </w:rPrChange>
              </w:rPr>
            </w:pPr>
          </w:p>
        </w:tc>
        <w:tc>
          <w:tcPr>
            <w:tcW w:w="434" w:type="dxa"/>
            <w:shd w:val="clear" w:color="auto" w:fill="auto"/>
            <w:tcPrChange w:id="681" w:author="Omar Cardona" w:date="2016-10-08T18:23:00Z">
              <w:tcPr>
                <w:tcW w:w="434" w:type="dxa"/>
                <w:gridSpan w:val="2"/>
                <w:shd w:val="clear" w:color="auto" w:fill="D9D9D9" w:themeFill="background1" w:themeFillShade="D9"/>
              </w:tcPr>
            </w:tcPrChange>
          </w:tcPr>
          <w:p w14:paraId="563FA6B8" w14:textId="77777777" w:rsidR="00EA3F39" w:rsidRPr="007A4C93" w:rsidRDefault="00EA3F39">
            <w:pPr>
              <w:rPr>
                <w:rFonts w:ascii="Lucida Console" w:hAnsi="Lucida Console"/>
                <w:sz w:val="12"/>
                <w:szCs w:val="12"/>
              </w:rPr>
            </w:pPr>
          </w:p>
        </w:tc>
        <w:tc>
          <w:tcPr>
            <w:tcW w:w="434" w:type="dxa"/>
            <w:shd w:val="clear" w:color="auto" w:fill="auto"/>
            <w:tcPrChange w:id="682" w:author="Omar Cardona" w:date="2016-10-08T18:23:00Z">
              <w:tcPr>
                <w:tcW w:w="434" w:type="dxa"/>
                <w:gridSpan w:val="2"/>
                <w:shd w:val="clear" w:color="auto" w:fill="D9D9D9" w:themeFill="background1" w:themeFillShade="D9"/>
              </w:tcPr>
            </w:tcPrChange>
          </w:tcPr>
          <w:p w14:paraId="62EBBA75" w14:textId="77777777" w:rsidR="00EA3F39" w:rsidRPr="007A4C93" w:rsidRDefault="00EA3F39">
            <w:pPr>
              <w:rPr>
                <w:rFonts w:ascii="Lucida Console" w:hAnsi="Lucida Console"/>
                <w:sz w:val="12"/>
                <w:szCs w:val="12"/>
              </w:rPr>
            </w:pPr>
          </w:p>
        </w:tc>
        <w:tc>
          <w:tcPr>
            <w:tcW w:w="9393" w:type="dxa"/>
            <w:shd w:val="clear" w:color="auto" w:fill="auto"/>
            <w:tcPrChange w:id="683" w:author="Omar Cardona" w:date="2016-10-08T18:23:00Z">
              <w:tcPr>
                <w:tcW w:w="9393" w:type="dxa"/>
                <w:gridSpan w:val="2"/>
                <w:shd w:val="clear" w:color="auto" w:fill="D9D9D9" w:themeFill="background1" w:themeFillShade="D9"/>
              </w:tcPr>
            </w:tcPrChange>
          </w:tcPr>
          <w:p w14:paraId="12D0CF07" w14:textId="77777777" w:rsidR="002B039C" w:rsidRDefault="002B039C" w:rsidP="00EA3F39">
            <w:pPr>
              <w:rPr>
                <w:rFonts w:ascii="Lucida Console" w:eastAsia="Times New Roman" w:hAnsi="Lucida Console" w:cs="Calibri"/>
                <w:color w:val="000000" w:themeColor="text1"/>
                <w:sz w:val="12"/>
                <w:szCs w:val="12"/>
              </w:rPr>
            </w:pPr>
          </w:p>
          <w:p w14:paraId="59A8149B" w14:textId="77777777" w:rsidR="00EA3F39" w:rsidRDefault="00EA3F39" w:rsidP="00EA3F39">
            <w:pPr>
              <w:rPr>
                <w:rFonts w:ascii="Lucida Console" w:eastAsia="Times New Roman" w:hAnsi="Lucida Console" w:cs="Calibri"/>
                <w:color w:val="000000" w:themeColor="text1"/>
                <w:sz w:val="12"/>
                <w:szCs w:val="12"/>
              </w:rPr>
            </w:pPr>
            <w:r w:rsidRPr="007B48A4">
              <w:rPr>
                <w:rFonts w:ascii="Lucida Console" w:eastAsia="Times New Roman" w:hAnsi="Lucida Console" w:cs="Calibri"/>
                <w:color w:val="000000" w:themeColor="text1"/>
                <w:sz w:val="12"/>
                <w:szCs w:val="12"/>
              </w:rPr>
              <w:t xml:space="preserve">Note that in this case the NICs are in ACCESS mode.  </w:t>
            </w:r>
            <w:proofErr w:type="gramStart"/>
            <w:r w:rsidRPr="007B48A4">
              <w:rPr>
                <w:rFonts w:ascii="Lucida Console" w:eastAsia="Times New Roman" w:hAnsi="Lucida Console" w:cs="Calibri"/>
                <w:color w:val="000000" w:themeColor="text1"/>
                <w:sz w:val="12"/>
                <w:szCs w:val="12"/>
              </w:rPr>
              <w:t>However</w:t>
            </w:r>
            <w:proofErr w:type="gramEnd"/>
            <w:r w:rsidRPr="007B48A4">
              <w:rPr>
                <w:rFonts w:ascii="Lucida Console" w:eastAsia="Times New Roman" w:hAnsi="Lucida Console" w:cs="Calibri"/>
                <w:color w:val="000000" w:themeColor="text1"/>
                <w:sz w:val="12"/>
                <w:szCs w:val="12"/>
              </w:rPr>
              <w:t xml:space="preserve"> when a switch is created later, the VLAN properties are applied at the vSwitch port level.  Given a switch will host multiple VLANs, it is necessary for the Physical Switch (</w:t>
            </w:r>
            <w:proofErr w:type="spellStart"/>
            <w:r w:rsidRPr="007B48A4">
              <w:rPr>
                <w:rFonts w:ascii="Lucida Console" w:eastAsia="Times New Roman" w:hAnsi="Lucida Console" w:cs="Calibri"/>
                <w:color w:val="000000" w:themeColor="text1"/>
                <w:sz w:val="12"/>
                <w:szCs w:val="12"/>
              </w:rPr>
              <w:t>ToR</w:t>
            </w:r>
            <w:proofErr w:type="spellEnd"/>
            <w:r w:rsidRPr="007B48A4">
              <w:rPr>
                <w:rFonts w:ascii="Lucida Console" w:eastAsia="Times New Roman" w:hAnsi="Lucida Console" w:cs="Calibri"/>
                <w:color w:val="000000" w:themeColor="text1"/>
                <w:sz w:val="12"/>
                <w:szCs w:val="12"/>
              </w:rPr>
              <w:t xml:space="preserve">) to have </w:t>
            </w:r>
            <w:proofErr w:type="spellStart"/>
            <w:proofErr w:type="gramStart"/>
            <w:r w:rsidRPr="007B48A4">
              <w:rPr>
                <w:rFonts w:ascii="Lucida Console" w:eastAsia="Times New Roman" w:hAnsi="Lucida Console" w:cs="Calibri"/>
                <w:color w:val="000000" w:themeColor="text1"/>
                <w:sz w:val="12"/>
                <w:szCs w:val="12"/>
              </w:rPr>
              <w:t>it’s</w:t>
            </w:r>
            <w:proofErr w:type="spellEnd"/>
            <w:proofErr w:type="gramEnd"/>
            <w:r w:rsidRPr="007B48A4">
              <w:rPr>
                <w:rFonts w:ascii="Lucida Console" w:eastAsia="Times New Roman" w:hAnsi="Lucida Console" w:cs="Calibri"/>
                <w:color w:val="000000" w:themeColor="text1"/>
                <w:sz w:val="12"/>
                <w:szCs w:val="12"/>
              </w:rPr>
              <w:t xml:space="preserve"> port configured in Trunk mode.  Consult the switch vendor documentation for instructions.</w:t>
            </w:r>
          </w:p>
          <w:p w14:paraId="085CFDA3" w14:textId="6FA2F544" w:rsidR="002B039C" w:rsidRPr="007A4C93" w:rsidRDefault="002B039C" w:rsidP="00EA3F39">
            <w:pPr>
              <w:rPr>
                <w:rFonts w:ascii="Lucida Console" w:eastAsia="Times New Roman" w:hAnsi="Lucida Console" w:cs="Calibri"/>
                <w:color w:val="000000" w:themeColor="text1"/>
                <w:sz w:val="12"/>
                <w:szCs w:val="12"/>
              </w:rPr>
            </w:pPr>
          </w:p>
        </w:tc>
      </w:tr>
      <w:tr w:rsidR="003F3F97" w:rsidRPr="007A4C93" w14:paraId="00620E81" w14:textId="77777777" w:rsidTr="00301716">
        <w:tc>
          <w:tcPr>
            <w:tcW w:w="529" w:type="dxa"/>
            <w:shd w:val="clear" w:color="auto" w:fill="auto"/>
          </w:tcPr>
          <w:p w14:paraId="71BA7B12" w14:textId="1ED73EA5" w:rsidR="003F3F97" w:rsidRPr="00777B89" w:rsidRDefault="00A02B1C">
            <w:pPr>
              <w:rPr>
                <w:rFonts w:ascii="Lucida Console" w:hAnsi="Lucida Console"/>
                <w:b/>
                <w:sz w:val="12"/>
                <w:szCs w:val="12"/>
                <w:rPrChange w:id="684" w:author="Omar Cardona" w:date="2016-10-08T18:42:00Z">
                  <w:rPr>
                    <w:rFonts w:ascii="Lucida Console" w:hAnsi="Lucida Console"/>
                    <w:sz w:val="12"/>
                    <w:szCs w:val="12"/>
                  </w:rPr>
                </w:rPrChange>
              </w:rPr>
            </w:pPr>
            <w:ins w:id="685" w:author="Omar Cardona" w:date="2016-10-08T18:42:00Z">
              <w:r w:rsidRPr="00777B89">
                <w:rPr>
                  <w:rFonts w:ascii="Lucida Console" w:hAnsi="Lucida Console"/>
                  <w:b/>
                  <w:sz w:val="12"/>
                  <w:szCs w:val="12"/>
                  <w:rPrChange w:id="686" w:author="Omar Cardona" w:date="2016-10-08T18:42:00Z">
                    <w:rPr>
                      <w:rFonts w:ascii="Lucida Console" w:hAnsi="Lucida Console"/>
                      <w:sz w:val="12"/>
                      <w:szCs w:val="12"/>
                    </w:rPr>
                  </w:rPrChange>
                </w:rPr>
                <w:t>1</w:t>
              </w:r>
            </w:ins>
          </w:p>
        </w:tc>
        <w:tc>
          <w:tcPr>
            <w:tcW w:w="434" w:type="dxa"/>
            <w:shd w:val="clear" w:color="auto" w:fill="92D050"/>
          </w:tcPr>
          <w:p w14:paraId="1A105010" w14:textId="77777777" w:rsidR="003F3F97" w:rsidRPr="007A4C93" w:rsidRDefault="003F3F97">
            <w:pPr>
              <w:rPr>
                <w:rFonts w:ascii="Lucida Console" w:hAnsi="Lucida Console"/>
                <w:sz w:val="12"/>
                <w:szCs w:val="12"/>
              </w:rPr>
            </w:pPr>
          </w:p>
        </w:tc>
        <w:tc>
          <w:tcPr>
            <w:tcW w:w="434" w:type="dxa"/>
            <w:shd w:val="clear" w:color="auto" w:fill="00B0F0"/>
          </w:tcPr>
          <w:p w14:paraId="7EDC264A" w14:textId="77777777" w:rsidR="003F3F97" w:rsidRPr="007A4C93" w:rsidRDefault="003F3F97">
            <w:pPr>
              <w:rPr>
                <w:rFonts w:ascii="Lucida Console" w:hAnsi="Lucida Console"/>
                <w:sz w:val="12"/>
                <w:szCs w:val="12"/>
              </w:rPr>
            </w:pPr>
          </w:p>
        </w:tc>
        <w:tc>
          <w:tcPr>
            <w:tcW w:w="9393" w:type="dxa"/>
            <w:shd w:val="clear" w:color="auto" w:fill="auto"/>
          </w:tcPr>
          <w:p w14:paraId="5EB5D2BA" w14:textId="2FE5AAF7" w:rsidR="003F3F97" w:rsidRDefault="003F3F97" w:rsidP="00EA3F39">
            <w:pPr>
              <w:rPr>
                <w:rFonts w:ascii="Lucida Console" w:eastAsia="Times New Roman" w:hAnsi="Lucida Console" w:cs="Calibri"/>
                <w:color w:val="000000" w:themeColor="text1"/>
                <w:sz w:val="12"/>
                <w:szCs w:val="12"/>
              </w:rPr>
            </w:pPr>
            <w:r>
              <w:rPr>
                <w:noProof/>
              </w:rPr>
              <w:drawing>
                <wp:inline distT="0" distB="0" distL="0" distR="0" wp14:anchorId="18DC820D" wp14:editId="60C77762">
                  <wp:extent cx="6268101" cy="168832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1022" cy="1705272"/>
                          </a:xfrm>
                          <a:prstGeom prst="rect">
                            <a:avLst/>
                          </a:prstGeom>
                        </pic:spPr>
                      </pic:pic>
                    </a:graphicData>
                  </a:graphic>
                </wp:inline>
              </w:drawing>
            </w:r>
          </w:p>
        </w:tc>
      </w:tr>
      <w:tr w:rsidR="00294D47" w:rsidRPr="007A4C93" w14:paraId="7B5AEEDB" w14:textId="77777777" w:rsidTr="003C79D8">
        <w:tc>
          <w:tcPr>
            <w:tcW w:w="529" w:type="dxa"/>
          </w:tcPr>
          <w:p w14:paraId="0F8E28BC" w14:textId="428B11D7" w:rsidR="00294D47" w:rsidRPr="00777B89" w:rsidRDefault="00A02B1C">
            <w:pPr>
              <w:rPr>
                <w:rFonts w:ascii="Lucida Console" w:hAnsi="Lucida Console"/>
                <w:b/>
                <w:sz w:val="12"/>
                <w:szCs w:val="12"/>
                <w:rPrChange w:id="687" w:author="Omar Cardona" w:date="2016-10-08T18:42:00Z">
                  <w:rPr>
                    <w:rFonts w:ascii="Lucida Console" w:hAnsi="Lucida Console"/>
                    <w:sz w:val="12"/>
                    <w:szCs w:val="12"/>
                  </w:rPr>
                </w:rPrChange>
              </w:rPr>
            </w:pPr>
            <w:ins w:id="688" w:author="Omar Cardona" w:date="2016-10-08T18:42:00Z">
              <w:r w:rsidRPr="00777B89">
                <w:rPr>
                  <w:rFonts w:ascii="Lucida Console" w:hAnsi="Lucida Console"/>
                  <w:b/>
                  <w:sz w:val="12"/>
                  <w:szCs w:val="12"/>
                  <w:rPrChange w:id="689" w:author="Omar Cardona" w:date="2016-10-08T18:42:00Z">
                    <w:rPr>
                      <w:rFonts w:ascii="Lucida Console" w:hAnsi="Lucida Console"/>
                      <w:sz w:val="12"/>
                      <w:szCs w:val="12"/>
                    </w:rPr>
                  </w:rPrChange>
                </w:rPr>
                <w:t>2</w:t>
              </w:r>
            </w:ins>
          </w:p>
        </w:tc>
        <w:tc>
          <w:tcPr>
            <w:tcW w:w="434" w:type="dxa"/>
            <w:shd w:val="clear" w:color="auto" w:fill="92D050"/>
          </w:tcPr>
          <w:p w14:paraId="5BBD66CC" w14:textId="77777777" w:rsidR="00294D47" w:rsidRPr="007A4C93" w:rsidRDefault="00294D47">
            <w:pPr>
              <w:rPr>
                <w:rFonts w:ascii="Lucida Console" w:hAnsi="Lucida Console"/>
                <w:sz w:val="12"/>
                <w:szCs w:val="12"/>
              </w:rPr>
            </w:pPr>
          </w:p>
        </w:tc>
        <w:tc>
          <w:tcPr>
            <w:tcW w:w="434" w:type="dxa"/>
            <w:shd w:val="clear" w:color="auto" w:fill="00B0F0"/>
          </w:tcPr>
          <w:p w14:paraId="0C1D8A49" w14:textId="77777777" w:rsidR="00294D47" w:rsidRPr="007A4C93" w:rsidRDefault="00294D47">
            <w:pPr>
              <w:rPr>
                <w:rFonts w:ascii="Lucida Console" w:hAnsi="Lucida Console"/>
                <w:sz w:val="12"/>
                <w:szCs w:val="12"/>
              </w:rPr>
            </w:pPr>
          </w:p>
        </w:tc>
        <w:tc>
          <w:tcPr>
            <w:tcW w:w="9393" w:type="dxa"/>
          </w:tcPr>
          <w:p w14:paraId="47B74D3F" w14:textId="77777777" w:rsidR="002B039C" w:rsidRPr="00B957AD" w:rsidRDefault="002B039C" w:rsidP="00294D47">
            <w:pPr>
              <w:rPr>
                <w:rFonts w:ascii="Lucida Console" w:eastAsia="Times New Roman" w:hAnsi="Lucida Console" w:cs="Calibri"/>
                <w:color w:val="009900"/>
                <w:sz w:val="12"/>
                <w:szCs w:val="12"/>
              </w:rPr>
            </w:pPr>
          </w:p>
          <w:p w14:paraId="644ED4C1" w14:textId="479C7C6D" w:rsidR="00294D47" w:rsidRPr="009903E3" w:rsidRDefault="00294D47" w:rsidP="00294D47">
            <w:pPr>
              <w:rPr>
                <w:ins w:id="690" w:author="Omar Cardona" w:date="2016-11-21T23:41:00Z"/>
                <w:rFonts w:ascii="Lucida Console" w:eastAsia="Times New Roman" w:hAnsi="Lucida Console" w:cs="Calibri"/>
                <w:color w:val="000000" w:themeColor="text1"/>
                <w:sz w:val="12"/>
                <w:szCs w:val="12"/>
                <w:rPrChange w:id="691" w:author="Omar Cardona" w:date="2016-11-21T23:41:00Z">
                  <w:rPr>
                    <w:ins w:id="692" w:author="Omar Cardona" w:date="2016-11-21T23:41:00Z"/>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693" w:author="Omar Cardona" w:date="2016-11-21T23:41:00Z">
                  <w:rPr>
                    <w:rFonts w:ascii="Lucida Console" w:eastAsia="Times New Roman" w:hAnsi="Lucida Console" w:cs="Calibri"/>
                    <w:color w:val="009900"/>
                    <w:sz w:val="12"/>
                    <w:szCs w:val="12"/>
                  </w:rPr>
                </w:rPrChange>
              </w:rPr>
              <w:t># Per standards, the QoS Properties in the Physical NIC act on the 802.1p header embedded within the 802.1Q (VLAN) header.</w:t>
            </w:r>
          </w:p>
          <w:p w14:paraId="595E318C" w14:textId="77777777" w:rsidR="009903E3" w:rsidRPr="00B957AD" w:rsidRDefault="009903E3" w:rsidP="00294D47">
            <w:pPr>
              <w:rPr>
                <w:rFonts w:ascii="Lucida Console" w:eastAsia="Times New Roman" w:hAnsi="Lucida Console" w:cs="Calibri"/>
                <w:color w:val="009900"/>
                <w:sz w:val="12"/>
                <w:szCs w:val="12"/>
              </w:rPr>
            </w:pPr>
          </w:p>
          <w:p w14:paraId="407E7F83" w14:textId="699FAC3F" w:rsidR="006C4263" w:rsidDel="00240DF7" w:rsidRDefault="006C4263" w:rsidP="00294D47">
            <w:pPr>
              <w:rPr>
                <w:del w:id="694" w:author="Omar Cardona" w:date="2016-10-08T18:37:00Z"/>
                <w:rFonts w:ascii="Lucida Console" w:eastAsia="Times New Roman" w:hAnsi="Lucida Console" w:cs="Calibri"/>
                <w:color w:val="00B050"/>
                <w:sz w:val="12"/>
                <w:szCs w:val="12"/>
              </w:rPr>
            </w:pPr>
          </w:p>
          <w:tbl>
            <w:tblPr>
              <w:tblStyle w:val="TableGrid"/>
              <w:tblW w:w="0" w:type="auto"/>
              <w:tblLook w:val="04A0" w:firstRow="1" w:lastRow="0" w:firstColumn="1" w:lastColumn="0" w:noHBand="0" w:noVBand="1"/>
              <w:tblPrChange w:id="695" w:author="Brian Leong (Inspur Worldwide Services Ltd)" w:date="2016-09-30T14:17:00Z">
                <w:tblPr>
                  <w:tblStyle w:val="TableGrid"/>
                  <w:tblW w:w="0" w:type="auto"/>
                  <w:tblLook w:val="04A0" w:firstRow="1" w:lastRow="0" w:firstColumn="1" w:lastColumn="0" w:noHBand="0" w:noVBand="1"/>
                </w:tblPr>
              </w:tblPrChange>
            </w:tblPr>
            <w:tblGrid>
              <w:gridCol w:w="8965"/>
              <w:tblGridChange w:id="696">
                <w:tblGrid>
                  <w:gridCol w:w="9861"/>
                </w:tblGrid>
              </w:tblGridChange>
            </w:tblGrid>
            <w:tr w:rsidR="00592BCA" w:rsidDel="00240DF7" w14:paraId="1EC1E998" w14:textId="43C24C93" w:rsidTr="00D72290">
              <w:trPr>
                <w:ins w:id="697" w:author="Brian Leong (Inspur Worldwide Services Ltd)" w:date="2016-09-30T14:16:00Z"/>
                <w:del w:id="698" w:author="Omar Cardona" w:date="2016-10-08T18:36:00Z"/>
              </w:trPr>
              <w:tc>
                <w:tcPr>
                  <w:tcW w:w="0" w:type="auto"/>
                  <w:tcPrChange w:id="699" w:author="Brian Leong (Inspur Worldwide Services Ltd)" w:date="2016-09-30T14:17:00Z">
                    <w:tcPr>
                      <w:tcW w:w="9861" w:type="dxa"/>
                    </w:tcPr>
                  </w:tcPrChange>
                </w:tcPr>
                <w:p w14:paraId="4FCFF143" w14:textId="5EFD94D1" w:rsidR="00592BCA" w:rsidDel="00240DF7" w:rsidRDefault="00592BCA" w:rsidP="00592BCA">
                  <w:pPr>
                    <w:rPr>
                      <w:ins w:id="700" w:author="Brian Leong (Inspur Worldwide Services Ltd)" w:date="2016-09-30T14:16:00Z"/>
                      <w:del w:id="701" w:author="Omar Cardona" w:date="2016-10-08T18:36:00Z"/>
                      <w:rFonts w:ascii="Lucida Console" w:eastAsia="Times New Roman" w:hAnsi="Lucida Console" w:cs="Calibri"/>
                      <w:sz w:val="12"/>
                      <w:szCs w:val="12"/>
                    </w:rPr>
                  </w:pPr>
                </w:p>
                <w:p w14:paraId="7767887A" w14:textId="2F716126" w:rsidR="00592BCA" w:rsidRPr="00EC6A04" w:rsidDel="00240DF7" w:rsidRDefault="00592BCA" w:rsidP="00592BCA">
                  <w:pPr>
                    <w:rPr>
                      <w:ins w:id="702" w:author="Brian Leong (Inspur Worldwide Services Ltd)" w:date="2016-09-30T14:16:00Z"/>
                      <w:del w:id="703" w:author="Omar Cardona" w:date="2016-10-08T18:36:00Z"/>
                      <w:rFonts w:ascii="Lucida Console" w:eastAsia="Times New Roman" w:hAnsi="Lucida Console" w:cs="Calibri"/>
                      <w:sz w:val="12"/>
                      <w:szCs w:val="12"/>
                    </w:rPr>
                  </w:pPr>
                  <w:ins w:id="704" w:author="Brian Leong (Inspur Worldwide Services Ltd)" w:date="2016-09-30T14:16:00Z">
                    <w:del w:id="705" w:author="Omar Cardona" w:date="2016-10-08T18:36:00Z">
                      <w:r w:rsidRPr="00836A5F" w:rsidDel="00240DF7">
                        <w:rPr>
                          <w:rFonts w:ascii="Lucida Console" w:eastAsia="Times New Roman" w:hAnsi="Lucida Console" w:cs="Calibri"/>
                          <w:sz w:val="12"/>
                          <w:szCs w:val="12"/>
                          <w:highlight w:val="red"/>
                          <w:rPrChange w:id="706" w:author="Omar Cardona" w:date="2016-10-07T20:27:00Z">
                            <w:rPr>
                              <w:rFonts w:ascii="Lucida Console" w:eastAsia="Times New Roman" w:hAnsi="Lucida Console" w:cs="Calibri"/>
                              <w:sz w:val="12"/>
                              <w:szCs w:val="12"/>
                            </w:rPr>
                          </w:rPrChange>
                        </w:rPr>
                        <w:delText>[Brian] Maybe we can filter the Get-NetAdapterAdvancedProperty output for readers, as in:</w:delText>
                      </w:r>
                      <w:r w:rsidRPr="006C4263" w:rsidDel="00240DF7">
                        <w:rPr>
                          <w:rFonts w:ascii="Lucida Console" w:eastAsia="Times New Roman" w:hAnsi="Lucida Console" w:cs="Calibri"/>
                          <w:sz w:val="12"/>
                          <w:szCs w:val="12"/>
                        </w:rPr>
                        <w:br/>
                      </w:r>
                      <w:r w:rsidRPr="006C4263" w:rsidDel="00240DF7">
                        <w:rPr>
                          <w:rFonts w:ascii="Lucida Console" w:eastAsia="Times New Roman" w:hAnsi="Lucida Console" w:cs="Calibri"/>
                          <w:sz w:val="12"/>
                          <w:szCs w:val="12"/>
                        </w:rPr>
                        <w:br/>
                      </w:r>
                      <w:r w:rsidRPr="00EC6A04" w:rsidDel="00240DF7">
                        <w:rPr>
                          <w:rFonts w:ascii="Lucida Console" w:eastAsia="Times New Roman" w:hAnsi="Lucida Console" w:cs="Calibri"/>
                          <w:sz w:val="12"/>
                          <w:szCs w:val="12"/>
                        </w:rPr>
                        <w:delText>PS C:\&gt; Get-NetAdapterAdvancedProperty -Name "Test-10G-1" | Where-Object {$_.RegistryKeyword -eq "VlanID"} | ft -AutoSize</w:delText>
                      </w:r>
                    </w:del>
                  </w:ins>
                </w:p>
                <w:p w14:paraId="59EBBB29" w14:textId="2BA8A940" w:rsidR="00592BCA" w:rsidRPr="00EC6A04" w:rsidDel="00240DF7" w:rsidRDefault="00592BCA" w:rsidP="00592BCA">
                  <w:pPr>
                    <w:rPr>
                      <w:ins w:id="707" w:author="Brian Leong (Inspur Worldwide Services Ltd)" w:date="2016-09-30T14:16:00Z"/>
                      <w:del w:id="708" w:author="Omar Cardona" w:date="2016-10-08T18:36:00Z"/>
                      <w:rFonts w:ascii="Lucida Console" w:eastAsia="Times New Roman" w:hAnsi="Lucida Console" w:cs="Calibri"/>
                      <w:sz w:val="12"/>
                      <w:szCs w:val="12"/>
                    </w:rPr>
                  </w:pPr>
                </w:p>
                <w:p w14:paraId="43780410" w14:textId="2857973D" w:rsidR="00592BCA" w:rsidRPr="00EC6A04" w:rsidDel="00240DF7" w:rsidRDefault="00592BCA" w:rsidP="00592BCA">
                  <w:pPr>
                    <w:rPr>
                      <w:ins w:id="709" w:author="Brian Leong (Inspur Worldwide Services Ltd)" w:date="2016-09-30T14:16:00Z"/>
                      <w:del w:id="710" w:author="Omar Cardona" w:date="2016-10-08T18:36:00Z"/>
                      <w:rFonts w:ascii="Lucida Console" w:eastAsia="Times New Roman" w:hAnsi="Lucida Console" w:cs="Calibri"/>
                      <w:sz w:val="12"/>
                      <w:szCs w:val="12"/>
                    </w:rPr>
                  </w:pPr>
                  <w:ins w:id="711" w:author="Brian Leong (Inspur Worldwide Services Ltd)" w:date="2016-09-30T14:16:00Z">
                    <w:del w:id="712" w:author="Omar Cardona" w:date="2016-10-08T18:36:00Z">
                      <w:r w:rsidRPr="00EC6A04" w:rsidDel="00240DF7">
                        <w:rPr>
                          <w:rFonts w:ascii="Lucida Console" w:eastAsia="Times New Roman" w:hAnsi="Lucida Console" w:cs="Calibri"/>
                          <w:sz w:val="12"/>
                          <w:szCs w:val="12"/>
                        </w:rPr>
                        <w:delText>Name       DisplayName DisplayValue RegistryKeyword RegistryValue</w:delText>
                      </w:r>
                    </w:del>
                  </w:ins>
                </w:p>
                <w:p w14:paraId="6E40B06D" w14:textId="4351C9DD" w:rsidR="00592BCA" w:rsidRPr="00EC6A04" w:rsidDel="00240DF7" w:rsidRDefault="00592BCA" w:rsidP="00592BCA">
                  <w:pPr>
                    <w:rPr>
                      <w:ins w:id="713" w:author="Brian Leong (Inspur Worldwide Services Ltd)" w:date="2016-09-30T14:16:00Z"/>
                      <w:del w:id="714" w:author="Omar Cardona" w:date="2016-10-08T18:36:00Z"/>
                      <w:rFonts w:ascii="Lucida Console" w:eastAsia="Times New Roman" w:hAnsi="Lucida Console" w:cs="Calibri"/>
                      <w:sz w:val="12"/>
                      <w:szCs w:val="12"/>
                    </w:rPr>
                  </w:pPr>
                  <w:ins w:id="715" w:author="Brian Leong (Inspur Worldwide Services Ltd)" w:date="2016-09-30T14:16:00Z">
                    <w:del w:id="716" w:author="Omar Cardona" w:date="2016-10-08T18:36:00Z">
                      <w:r w:rsidRPr="00EC6A04" w:rsidDel="00240DF7">
                        <w:rPr>
                          <w:rFonts w:ascii="Lucida Console" w:eastAsia="Times New Roman" w:hAnsi="Lucida Console" w:cs="Calibri"/>
                          <w:sz w:val="12"/>
                          <w:szCs w:val="12"/>
                        </w:rPr>
                        <w:delText>----       ----------- ------------ --------------- -------------</w:delText>
                      </w:r>
                    </w:del>
                  </w:ins>
                </w:p>
                <w:p w14:paraId="42BD44E7" w14:textId="03769C13" w:rsidR="00592BCA" w:rsidDel="00240DF7" w:rsidRDefault="00592BCA" w:rsidP="00592BCA">
                  <w:pPr>
                    <w:rPr>
                      <w:ins w:id="717" w:author="Brian Leong (Inspur Worldwide Services Ltd)" w:date="2016-09-30T14:16:00Z"/>
                      <w:del w:id="718" w:author="Omar Cardona" w:date="2016-10-08T18:36:00Z"/>
                      <w:rFonts w:ascii="Lucida Console" w:eastAsia="Times New Roman" w:hAnsi="Lucida Console" w:cs="Calibri"/>
                      <w:sz w:val="12"/>
                      <w:szCs w:val="12"/>
                    </w:rPr>
                  </w:pPr>
                  <w:ins w:id="719" w:author="Brian Leong (Inspur Worldwide Services Ltd)" w:date="2016-09-30T14:16:00Z">
                    <w:del w:id="720" w:author="Omar Cardona" w:date="2016-10-08T18:36:00Z">
                      <w:r w:rsidRPr="00EC6A04" w:rsidDel="00240DF7">
                        <w:rPr>
                          <w:rFonts w:ascii="Lucida Console" w:eastAsia="Times New Roman" w:hAnsi="Lucida Console" w:cs="Calibri"/>
                          <w:sz w:val="12"/>
                          <w:szCs w:val="12"/>
                        </w:rPr>
                        <w:delText>TEST-10G-1 VLAN ID     101          VlanID          {101}</w:delText>
                      </w:r>
                    </w:del>
                  </w:ins>
                </w:p>
                <w:p w14:paraId="72091CC5" w14:textId="6CAA6956" w:rsidR="00592BCA" w:rsidDel="00240DF7" w:rsidRDefault="00592BCA" w:rsidP="00592BCA">
                  <w:pPr>
                    <w:rPr>
                      <w:ins w:id="721" w:author="Brian Leong (Inspur Worldwide Services Ltd)" w:date="2016-09-30T14:16:00Z"/>
                      <w:del w:id="722" w:author="Omar Cardona" w:date="2016-10-08T18:36:00Z"/>
                      <w:rFonts w:ascii="Lucida Console" w:eastAsia="Times New Roman" w:hAnsi="Lucida Console" w:cs="Calibri"/>
                      <w:sz w:val="12"/>
                      <w:szCs w:val="12"/>
                    </w:rPr>
                  </w:pPr>
                  <w:ins w:id="723" w:author="Brian Leong (Inspur Worldwide Services Ltd)" w:date="2016-09-30T14:16:00Z">
                    <w:del w:id="724" w:author="Omar Cardona" w:date="2016-10-08T18:36:00Z">
                      <w:r w:rsidDel="00240DF7">
                        <w:rPr>
                          <w:rFonts w:ascii="Lucida Console" w:eastAsia="Times New Roman" w:hAnsi="Lucida Console" w:cs="Calibri"/>
                          <w:sz w:val="12"/>
                          <w:szCs w:val="12"/>
                        </w:rPr>
                        <w:delText>###</w:delText>
                      </w:r>
                      <w:r w:rsidDel="00240DF7">
                        <w:rPr>
                          <w:rFonts w:ascii="Lucida Console" w:eastAsia="Times New Roman" w:hAnsi="Lucida Console" w:cs="Calibri"/>
                          <w:sz w:val="12"/>
                          <w:szCs w:val="12"/>
                        </w:rPr>
                        <w:br/>
                      </w:r>
                      <w:r w:rsidDel="00240DF7">
                        <w:rPr>
                          <w:rFonts w:ascii="Lucida Console" w:eastAsia="Times New Roman" w:hAnsi="Lucida Console" w:cs="Calibri"/>
                          <w:sz w:val="12"/>
                          <w:szCs w:val="12"/>
                        </w:rPr>
                        <w:br/>
                        <w:delText>For the adapters marked “VLAN: 101” in the diagram above, set the VlanID to 101:</w:delText>
                      </w:r>
                    </w:del>
                  </w:ins>
                </w:p>
                <w:p w14:paraId="3B35EC95" w14:textId="609809F1" w:rsidR="00592BCA" w:rsidDel="00240DF7" w:rsidRDefault="00592BCA" w:rsidP="00592BCA">
                  <w:pPr>
                    <w:rPr>
                      <w:ins w:id="725" w:author="Brian Leong (Inspur Worldwide Services Ltd)" w:date="2016-09-30T14:16:00Z"/>
                      <w:del w:id="726" w:author="Omar Cardona" w:date="2016-10-08T18:36:00Z"/>
                      <w:rFonts w:ascii="Lucida Console" w:eastAsia="Times New Roman" w:hAnsi="Lucida Console" w:cs="Calibri"/>
                      <w:sz w:val="12"/>
                      <w:szCs w:val="12"/>
                    </w:rPr>
                  </w:pPr>
                </w:p>
              </w:tc>
            </w:tr>
          </w:tbl>
          <w:p w14:paraId="72181C1E" w14:textId="390609D0" w:rsidR="00EC6A04" w:rsidRPr="00EC6A04" w:rsidDel="00592BCA" w:rsidRDefault="006C4263">
            <w:pPr>
              <w:rPr>
                <w:del w:id="727" w:author="Brian Leong (Inspur Worldwide Services Ltd)" w:date="2016-09-30T14:16:00Z"/>
                <w:rFonts w:ascii="Lucida Console" w:eastAsia="Times New Roman" w:hAnsi="Lucida Console" w:cs="Calibri"/>
                <w:sz w:val="12"/>
                <w:szCs w:val="12"/>
              </w:rPr>
              <w:pPrChange w:id="728" w:author="Omar Cardona" w:date="2016-10-08T18:37:00Z">
                <w:pPr>
                  <w:ind w:left="720"/>
                </w:pPr>
              </w:pPrChange>
            </w:pPr>
            <w:del w:id="729" w:author="Brian Leong (Inspur Worldwide Services Ltd)" w:date="2016-09-30T14:16:00Z">
              <w:r w:rsidRPr="006C4263" w:rsidDel="00592BCA">
                <w:rPr>
                  <w:rFonts w:ascii="Lucida Console" w:eastAsia="Times New Roman" w:hAnsi="Lucida Console" w:cs="Calibri"/>
                  <w:sz w:val="12"/>
                  <w:szCs w:val="12"/>
                </w:rPr>
                <w:delText xml:space="preserve">[Brian] Maybe we can filter the </w:delText>
              </w:r>
              <w:r w:rsidR="00A6655B" w:rsidRPr="00EC6A04" w:rsidDel="00592BCA">
                <w:rPr>
                  <w:rFonts w:ascii="Lucida Console" w:eastAsia="Times New Roman" w:hAnsi="Lucida Console" w:cs="Calibri"/>
                  <w:sz w:val="12"/>
                  <w:szCs w:val="12"/>
                </w:rPr>
                <w:delText>Get-NetAdapterAdvancedProperty</w:delText>
              </w:r>
              <w:r w:rsidR="00A6655B" w:rsidRPr="006C4263" w:rsidDel="00592BCA">
                <w:rPr>
                  <w:rFonts w:ascii="Lucida Console" w:eastAsia="Times New Roman" w:hAnsi="Lucida Console" w:cs="Calibri"/>
                  <w:sz w:val="12"/>
                  <w:szCs w:val="12"/>
                </w:rPr>
                <w:delText xml:space="preserve"> </w:delText>
              </w:r>
              <w:r w:rsidRPr="006C4263" w:rsidDel="00592BCA">
                <w:rPr>
                  <w:rFonts w:ascii="Lucida Console" w:eastAsia="Times New Roman" w:hAnsi="Lucida Console" w:cs="Calibri"/>
                  <w:sz w:val="12"/>
                  <w:szCs w:val="12"/>
                </w:rPr>
                <w:delText>output for reader</w:delText>
              </w:r>
              <w:r w:rsidR="00A6655B" w:rsidDel="00592BCA">
                <w:rPr>
                  <w:rFonts w:ascii="Lucida Console" w:eastAsia="Times New Roman" w:hAnsi="Lucida Console" w:cs="Calibri"/>
                  <w:sz w:val="12"/>
                  <w:szCs w:val="12"/>
                </w:rPr>
                <w:delText>s</w:delText>
              </w:r>
              <w:r w:rsidRPr="006C4263" w:rsidDel="00592BCA">
                <w:rPr>
                  <w:rFonts w:ascii="Lucida Console" w:eastAsia="Times New Roman" w:hAnsi="Lucida Console" w:cs="Calibri"/>
                  <w:sz w:val="12"/>
                  <w:szCs w:val="12"/>
                </w:rPr>
                <w:delText>, as in:</w:delText>
              </w:r>
              <w:r w:rsidRPr="006C4263" w:rsidDel="00592BCA">
                <w:rPr>
                  <w:rFonts w:ascii="Lucida Console" w:eastAsia="Times New Roman" w:hAnsi="Lucida Console" w:cs="Calibri"/>
                  <w:sz w:val="12"/>
                  <w:szCs w:val="12"/>
                </w:rPr>
                <w:br/>
              </w:r>
              <w:r w:rsidRPr="006C4263" w:rsidDel="00592BCA">
                <w:rPr>
                  <w:rFonts w:ascii="Lucida Console" w:eastAsia="Times New Roman" w:hAnsi="Lucida Console" w:cs="Calibri"/>
                  <w:sz w:val="12"/>
                  <w:szCs w:val="12"/>
                </w:rPr>
                <w:br/>
              </w:r>
              <w:r w:rsidR="00EC6A04" w:rsidRPr="00EC6A04" w:rsidDel="00592BCA">
                <w:rPr>
                  <w:rFonts w:ascii="Lucida Console" w:eastAsia="Times New Roman" w:hAnsi="Lucida Console" w:cs="Calibri"/>
                  <w:sz w:val="12"/>
                  <w:szCs w:val="12"/>
                </w:rPr>
                <w:delText>PS C:\&gt; Get-NetAdapterAdvancedProperty -Name "Test-10G-1" | Where-Object {$_.RegistryKeyword -eq "VlanID"} | ft -AutoSize</w:delText>
              </w:r>
            </w:del>
          </w:p>
          <w:p w14:paraId="21FB94D9" w14:textId="37B355DE" w:rsidR="00EC6A04" w:rsidRPr="00EC6A04" w:rsidDel="00592BCA" w:rsidRDefault="00EC6A04">
            <w:pPr>
              <w:rPr>
                <w:del w:id="730" w:author="Brian Leong (Inspur Worldwide Services Ltd)" w:date="2016-09-30T14:16:00Z"/>
                <w:rFonts w:ascii="Lucida Console" w:eastAsia="Times New Roman" w:hAnsi="Lucida Console" w:cs="Calibri"/>
                <w:sz w:val="12"/>
                <w:szCs w:val="12"/>
              </w:rPr>
              <w:pPrChange w:id="731" w:author="Omar Cardona" w:date="2016-10-08T18:37:00Z">
                <w:pPr>
                  <w:ind w:left="720"/>
                </w:pPr>
              </w:pPrChange>
            </w:pPr>
          </w:p>
          <w:p w14:paraId="4B8A1CAD" w14:textId="75F1EF4D" w:rsidR="00EC6A04" w:rsidRPr="00EC6A04" w:rsidDel="00592BCA" w:rsidRDefault="00EC6A04">
            <w:pPr>
              <w:rPr>
                <w:del w:id="732" w:author="Brian Leong (Inspur Worldwide Services Ltd)" w:date="2016-09-30T14:16:00Z"/>
                <w:rFonts w:ascii="Lucida Console" w:eastAsia="Times New Roman" w:hAnsi="Lucida Console" w:cs="Calibri"/>
                <w:sz w:val="12"/>
                <w:szCs w:val="12"/>
              </w:rPr>
              <w:pPrChange w:id="733" w:author="Omar Cardona" w:date="2016-10-08T18:37:00Z">
                <w:pPr>
                  <w:ind w:left="720"/>
                </w:pPr>
              </w:pPrChange>
            </w:pPr>
            <w:del w:id="734" w:author="Brian Leong (Inspur Worldwide Services Ltd)" w:date="2016-09-30T14:16:00Z">
              <w:r w:rsidRPr="00EC6A04" w:rsidDel="00592BCA">
                <w:rPr>
                  <w:rFonts w:ascii="Lucida Console" w:eastAsia="Times New Roman" w:hAnsi="Lucida Console" w:cs="Calibri"/>
                  <w:sz w:val="12"/>
                  <w:szCs w:val="12"/>
                </w:rPr>
                <w:delText>Name       DisplayName DisplayValue RegistryKeyword RegistryValue</w:delText>
              </w:r>
            </w:del>
          </w:p>
          <w:p w14:paraId="0C7AFC81" w14:textId="5D764C04" w:rsidR="00EC6A04" w:rsidRPr="00EC6A04" w:rsidDel="00592BCA" w:rsidRDefault="00EC6A04">
            <w:pPr>
              <w:rPr>
                <w:del w:id="735" w:author="Brian Leong (Inspur Worldwide Services Ltd)" w:date="2016-09-30T14:16:00Z"/>
                <w:rFonts w:ascii="Lucida Console" w:eastAsia="Times New Roman" w:hAnsi="Lucida Console" w:cs="Calibri"/>
                <w:sz w:val="12"/>
                <w:szCs w:val="12"/>
              </w:rPr>
              <w:pPrChange w:id="736" w:author="Omar Cardona" w:date="2016-10-08T18:37:00Z">
                <w:pPr>
                  <w:ind w:left="720"/>
                </w:pPr>
              </w:pPrChange>
            </w:pPr>
            <w:del w:id="737" w:author="Brian Leong (Inspur Worldwide Services Ltd)" w:date="2016-09-30T14:16:00Z">
              <w:r w:rsidRPr="00EC6A04" w:rsidDel="00592BCA">
                <w:rPr>
                  <w:rFonts w:ascii="Lucida Console" w:eastAsia="Times New Roman" w:hAnsi="Lucida Console" w:cs="Calibri"/>
                  <w:sz w:val="12"/>
                  <w:szCs w:val="12"/>
                </w:rPr>
                <w:delText>----       ----------- ------------ --------------- -------------</w:delText>
              </w:r>
            </w:del>
          </w:p>
          <w:p w14:paraId="4CF72A6C" w14:textId="74A33804" w:rsidR="0016188C" w:rsidDel="0016188C" w:rsidRDefault="00EC6A04">
            <w:pPr>
              <w:rPr>
                <w:del w:id="738" w:author="Brian Leong (Inspur Worldwide Services Ltd)" w:date="2016-09-30T14:12:00Z"/>
                <w:rFonts w:ascii="Lucida Console" w:eastAsia="Times New Roman" w:hAnsi="Lucida Console" w:cs="Calibri"/>
                <w:sz w:val="12"/>
                <w:szCs w:val="12"/>
              </w:rPr>
              <w:pPrChange w:id="739" w:author="Omar Cardona" w:date="2016-10-08T18:37:00Z">
                <w:pPr>
                  <w:ind w:left="720"/>
                </w:pPr>
              </w:pPrChange>
            </w:pPr>
            <w:del w:id="740" w:author="Brian Leong (Inspur Worldwide Services Ltd)" w:date="2016-09-30T14:16:00Z">
              <w:r w:rsidRPr="00EC6A04" w:rsidDel="00592BCA">
                <w:rPr>
                  <w:rFonts w:ascii="Lucida Console" w:eastAsia="Times New Roman" w:hAnsi="Lucida Console" w:cs="Calibri"/>
                  <w:sz w:val="12"/>
                  <w:szCs w:val="12"/>
                </w:rPr>
                <w:delText>TEST-10G-1 VLAN ID     101          VlanID          {101}</w:delText>
              </w:r>
            </w:del>
          </w:p>
          <w:p w14:paraId="21D9535A" w14:textId="2D9FD929" w:rsidR="00A6655B" w:rsidRPr="007A4C93" w:rsidDel="00240DF7" w:rsidRDefault="00A6655B">
            <w:pPr>
              <w:rPr>
                <w:del w:id="741" w:author="Omar Cardona" w:date="2016-10-08T18:37:00Z"/>
                <w:rFonts w:ascii="Lucida Console" w:eastAsia="Times New Roman" w:hAnsi="Lucida Console" w:cs="Calibri"/>
                <w:color w:val="000000"/>
                <w:sz w:val="12"/>
                <w:szCs w:val="12"/>
              </w:rPr>
              <w:pPrChange w:id="742" w:author="Omar Cardona" w:date="2016-10-08T18:37:00Z">
                <w:pPr>
                  <w:ind w:left="720"/>
                </w:pPr>
              </w:pPrChange>
            </w:pPr>
          </w:p>
          <w:p w14:paraId="675FC646" w14:textId="07F6C380" w:rsidR="005104FB" w:rsidRPr="007A4C93" w:rsidRDefault="00294D47" w:rsidP="00294D47">
            <w:pPr>
              <w:rPr>
                <w:rFonts w:ascii="Lucida Console" w:eastAsia="Times New Roman" w:hAnsi="Lucida Console" w:cs="Calibri"/>
                <w:color w:val="000000"/>
                <w:sz w:val="12"/>
                <w:szCs w:val="12"/>
              </w:rPr>
            </w:pPr>
            <w:del w:id="743"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Set-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"Test-40G-1" -</w:t>
            </w:r>
            <w:proofErr w:type="spellStart"/>
            <w:r w:rsidRPr="007A4C93">
              <w:rPr>
                <w:rFonts w:ascii="Lucida Console" w:eastAsia="Times New Roman" w:hAnsi="Lucida Console" w:cs="Calibri"/>
                <w:b/>
                <w:bCs/>
                <w:color w:val="000000"/>
                <w:sz w:val="12"/>
                <w:szCs w:val="12"/>
              </w:rPr>
              <w:t>RegistryKeyword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VlanID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RegistryValue</w:t>
            </w:r>
            <w:proofErr w:type="spellEnd"/>
            <w:r w:rsidRPr="007A4C93">
              <w:rPr>
                <w:rFonts w:ascii="Lucida Console" w:eastAsia="Times New Roman" w:hAnsi="Lucida Console" w:cs="Calibri"/>
                <w:b/>
                <w:bCs/>
                <w:color w:val="000000"/>
                <w:sz w:val="12"/>
                <w:szCs w:val="12"/>
              </w:rPr>
              <w:t xml:space="preserve"> "</w:t>
            </w:r>
            <w:r w:rsidRPr="00A76500">
              <w:rPr>
                <w:rFonts w:ascii="Lucida Console" w:eastAsia="Times New Roman" w:hAnsi="Lucida Console" w:cs="Calibri"/>
                <w:b/>
                <w:bCs/>
                <w:color w:val="000000"/>
                <w:sz w:val="12"/>
                <w:szCs w:val="12"/>
                <w:highlight w:val="yellow"/>
              </w:rPr>
              <w:t>101</w:t>
            </w:r>
            <w:r w:rsidRPr="007A4C93">
              <w:rPr>
                <w:rFonts w:ascii="Lucida Console" w:eastAsia="Times New Roman" w:hAnsi="Lucida Console" w:cs="Calibri"/>
                <w:b/>
                <w:bCs/>
                <w:color w:val="000000"/>
                <w:sz w:val="12"/>
                <w:szCs w:val="12"/>
              </w:rPr>
              <w:t>"</w:t>
            </w:r>
          </w:p>
          <w:p w14:paraId="054D0988" w14:textId="7EF494A0" w:rsidR="00294D47" w:rsidRPr="00240DF7" w:rsidRDefault="00294D47" w:rsidP="00294D47">
            <w:pPr>
              <w:rPr>
                <w:rFonts w:ascii="Lucida Console" w:eastAsia="Times New Roman" w:hAnsi="Lucida Console" w:cs="Calibri"/>
                <w:b/>
                <w:color w:val="000000"/>
                <w:sz w:val="12"/>
                <w:szCs w:val="12"/>
                <w:rPrChange w:id="744" w:author="Omar Cardona" w:date="2016-10-08T18:34:00Z">
                  <w:rPr>
                    <w:rFonts w:ascii="Lucida Console" w:eastAsia="Times New Roman" w:hAnsi="Lucida Console" w:cs="Calibri"/>
                    <w:color w:val="000000"/>
                    <w:sz w:val="12"/>
                    <w:szCs w:val="12"/>
                  </w:rPr>
                </w:rPrChange>
              </w:rPr>
            </w:pPr>
            <w:del w:id="745"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"Test-40G-1"</w:t>
            </w:r>
            <w:ins w:id="746" w:author="Omar Cardona" w:date="2016-10-08T18:34:00Z">
              <w:r w:rsidR="00240DF7">
                <w:rPr>
                  <w:rFonts w:ascii="Lucida Console" w:eastAsia="Times New Roman" w:hAnsi="Lucida Console" w:cs="Calibri"/>
                  <w:b/>
                  <w:bCs/>
                  <w:color w:val="000000"/>
                  <w:sz w:val="12"/>
                  <w:szCs w:val="12"/>
                </w:rPr>
                <w:t xml:space="preserve"> </w:t>
              </w:r>
              <w:r w:rsidR="00240DF7" w:rsidRPr="00240DF7">
                <w:rPr>
                  <w:rFonts w:ascii="Lucida Console" w:eastAsia="Times New Roman" w:hAnsi="Lucida Console" w:cs="Calibri"/>
                  <w:b/>
                  <w:bCs/>
                  <w:color w:val="000000"/>
                  <w:sz w:val="12"/>
                  <w:szCs w:val="12"/>
                </w:rPr>
                <w:t>|</w:t>
              </w:r>
              <w:r w:rsidR="00240DF7" w:rsidRPr="00240DF7">
                <w:rPr>
                  <w:rFonts w:ascii="Lucida Console" w:eastAsia="Times New Roman" w:hAnsi="Lucida Console" w:cs="Calibri"/>
                  <w:b/>
                  <w:sz w:val="12"/>
                  <w:szCs w:val="12"/>
                  <w:rPrChange w:id="747" w:author="Omar Cardona" w:date="2016-10-08T18:34:00Z">
                    <w:rPr>
                      <w:rFonts w:ascii="Lucida Console" w:eastAsia="Times New Roman" w:hAnsi="Lucida Console" w:cs="Calibri"/>
                      <w:sz w:val="12"/>
                      <w:szCs w:val="12"/>
                    </w:rPr>
                  </w:rPrChange>
                </w:rPr>
                <w:t xml:space="preserve"> Where-Object {$</w:t>
              </w:r>
              <w:proofErr w:type="gramStart"/>
              <w:r w:rsidR="00240DF7" w:rsidRPr="00240DF7">
                <w:rPr>
                  <w:rFonts w:ascii="Lucida Console" w:eastAsia="Times New Roman" w:hAnsi="Lucida Console" w:cs="Calibri"/>
                  <w:b/>
                  <w:sz w:val="12"/>
                  <w:szCs w:val="12"/>
                  <w:rPrChange w:id="748" w:author="Omar Cardona" w:date="2016-10-08T18:34:00Z">
                    <w:rPr>
                      <w:rFonts w:ascii="Lucida Console" w:eastAsia="Times New Roman" w:hAnsi="Lucida Console" w:cs="Calibri"/>
                      <w:sz w:val="12"/>
                      <w:szCs w:val="12"/>
                    </w:rPr>
                  </w:rPrChange>
                </w:rPr>
                <w:t>_.</w:t>
              </w:r>
              <w:proofErr w:type="spellStart"/>
              <w:r w:rsidR="00240DF7" w:rsidRPr="00240DF7">
                <w:rPr>
                  <w:rFonts w:ascii="Lucida Console" w:eastAsia="Times New Roman" w:hAnsi="Lucida Console" w:cs="Calibri"/>
                  <w:b/>
                  <w:sz w:val="12"/>
                  <w:szCs w:val="12"/>
                  <w:rPrChange w:id="749" w:author="Omar Cardona" w:date="2016-10-08T18:34:00Z">
                    <w:rPr>
                      <w:rFonts w:ascii="Lucida Console" w:eastAsia="Times New Roman" w:hAnsi="Lucida Console" w:cs="Calibri"/>
                      <w:sz w:val="12"/>
                      <w:szCs w:val="12"/>
                    </w:rPr>
                  </w:rPrChange>
                </w:rPr>
                <w:t>RegistryKeyword</w:t>
              </w:r>
              <w:proofErr w:type="spellEnd"/>
              <w:proofErr w:type="gramEnd"/>
              <w:r w:rsidR="00240DF7" w:rsidRPr="00240DF7">
                <w:rPr>
                  <w:rFonts w:ascii="Lucida Console" w:eastAsia="Times New Roman" w:hAnsi="Lucida Console" w:cs="Calibri"/>
                  <w:b/>
                  <w:sz w:val="12"/>
                  <w:szCs w:val="12"/>
                  <w:rPrChange w:id="750" w:author="Omar Cardona" w:date="2016-10-08T18:34:00Z">
                    <w:rPr>
                      <w:rFonts w:ascii="Lucida Console" w:eastAsia="Times New Roman" w:hAnsi="Lucida Console" w:cs="Calibri"/>
                      <w:sz w:val="12"/>
                      <w:szCs w:val="12"/>
                    </w:rPr>
                  </w:rPrChange>
                </w:rPr>
                <w:t xml:space="preserve"> -eq "</w:t>
              </w:r>
              <w:proofErr w:type="spellStart"/>
              <w:r w:rsidR="00240DF7" w:rsidRPr="00240DF7">
                <w:rPr>
                  <w:rFonts w:ascii="Lucida Console" w:eastAsia="Times New Roman" w:hAnsi="Lucida Console" w:cs="Calibri"/>
                  <w:b/>
                  <w:sz w:val="12"/>
                  <w:szCs w:val="12"/>
                  <w:rPrChange w:id="751" w:author="Omar Cardona" w:date="2016-10-08T18:34:00Z">
                    <w:rPr>
                      <w:rFonts w:ascii="Lucida Console" w:eastAsia="Times New Roman" w:hAnsi="Lucida Console" w:cs="Calibri"/>
                      <w:sz w:val="12"/>
                      <w:szCs w:val="12"/>
                    </w:rPr>
                  </w:rPrChange>
                </w:rPr>
                <w:t>VlanID</w:t>
              </w:r>
              <w:proofErr w:type="spellEnd"/>
              <w:r w:rsidR="00240DF7" w:rsidRPr="00240DF7">
                <w:rPr>
                  <w:rFonts w:ascii="Lucida Console" w:eastAsia="Times New Roman" w:hAnsi="Lucida Console" w:cs="Calibri"/>
                  <w:b/>
                  <w:sz w:val="12"/>
                  <w:szCs w:val="12"/>
                  <w:rPrChange w:id="752" w:author="Omar Cardona" w:date="2016-10-08T18:34:00Z">
                    <w:rPr>
                      <w:rFonts w:ascii="Lucida Console" w:eastAsia="Times New Roman" w:hAnsi="Lucida Console" w:cs="Calibri"/>
                      <w:sz w:val="12"/>
                      <w:szCs w:val="12"/>
                    </w:rPr>
                  </w:rPrChange>
                </w:rPr>
                <w:t>"} | ft -</w:t>
              </w:r>
              <w:proofErr w:type="spellStart"/>
              <w:r w:rsidR="00240DF7" w:rsidRPr="00240DF7">
                <w:rPr>
                  <w:rFonts w:ascii="Lucida Console" w:eastAsia="Times New Roman" w:hAnsi="Lucida Console" w:cs="Calibri"/>
                  <w:b/>
                  <w:sz w:val="12"/>
                  <w:szCs w:val="12"/>
                  <w:rPrChange w:id="753" w:author="Omar Cardona" w:date="2016-10-08T18:34:00Z">
                    <w:rPr>
                      <w:rFonts w:ascii="Lucida Console" w:eastAsia="Times New Roman" w:hAnsi="Lucida Console" w:cs="Calibri"/>
                      <w:sz w:val="12"/>
                      <w:szCs w:val="12"/>
                    </w:rPr>
                  </w:rPrChange>
                </w:rPr>
                <w:t>AutoSize</w:t>
              </w:r>
            </w:ins>
            <w:proofErr w:type="spellEnd"/>
          </w:p>
          <w:p w14:paraId="77734892"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0114E025" w14:textId="77777777" w:rsidR="00240DF7" w:rsidRPr="00EC6A04" w:rsidRDefault="00240DF7" w:rsidP="00240DF7">
            <w:pPr>
              <w:rPr>
                <w:ins w:id="754" w:author="Omar Cardona" w:date="2016-10-08T18:35:00Z"/>
                <w:rFonts w:ascii="Lucida Console" w:eastAsia="Times New Roman" w:hAnsi="Lucida Console" w:cs="Calibri"/>
                <w:sz w:val="12"/>
                <w:szCs w:val="12"/>
              </w:rPr>
            </w:pPr>
            <w:ins w:id="755" w:author="Omar Cardona" w:date="2016-10-08T18:35:00Z">
              <w:r w:rsidRPr="00EC6A04">
                <w:rPr>
                  <w:rFonts w:ascii="Lucida Console" w:eastAsia="Times New Roman" w:hAnsi="Lucida Console" w:cs="Calibri"/>
                  <w:sz w:val="12"/>
                  <w:szCs w:val="12"/>
                </w:rPr>
                <w:t xml:space="preserve">Name       DisplayName </w:t>
              </w:r>
              <w:proofErr w:type="spellStart"/>
              <w:r w:rsidRPr="00EC6A04">
                <w:rPr>
                  <w:rFonts w:ascii="Lucida Console" w:eastAsia="Times New Roman" w:hAnsi="Lucida Console" w:cs="Calibri"/>
                  <w:sz w:val="12"/>
                  <w:szCs w:val="12"/>
                </w:rPr>
                <w:t>DisplayValue</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RegistryKeyword</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RegistryValue</w:t>
              </w:r>
              <w:proofErr w:type="spellEnd"/>
            </w:ins>
          </w:p>
          <w:p w14:paraId="18E79EB2" w14:textId="77777777" w:rsidR="00240DF7" w:rsidRPr="00EC6A04" w:rsidRDefault="00240DF7" w:rsidP="00240DF7">
            <w:pPr>
              <w:rPr>
                <w:ins w:id="756" w:author="Omar Cardona" w:date="2016-10-08T18:35:00Z"/>
                <w:rFonts w:ascii="Lucida Console" w:eastAsia="Times New Roman" w:hAnsi="Lucida Console" w:cs="Calibri"/>
                <w:sz w:val="12"/>
                <w:szCs w:val="12"/>
              </w:rPr>
            </w:pPr>
            <w:ins w:id="757" w:author="Omar Cardona" w:date="2016-10-08T18:35:00Z">
              <w:r w:rsidRPr="00EC6A04">
                <w:rPr>
                  <w:rFonts w:ascii="Lucida Console" w:eastAsia="Times New Roman" w:hAnsi="Lucida Console" w:cs="Calibri"/>
                  <w:sz w:val="12"/>
                  <w:szCs w:val="12"/>
                </w:rPr>
                <w:t>----       ----------- ------------ --------------- -------------</w:t>
              </w:r>
            </w:ins>
          </w:p>
          <w:p w14:paraId="08BFCF70" w14:textId="7DF123C5" w:rsidR="00240DF7" w:rsidRDefault="00240DF7" w:rsidP="00240DF7">
            <w:pPr>
              <w:rPr>
                <w:ins w:id="758" w:author="Omar Cardona" w:date="2016-10-08T18:35:00Z"/>
                <w:rFonts w:ascii="Lucida Console" w:eastAsia="Times New Roman" w:hAnsi="Lucida Console" w:cs="Calibri"/>
                <w:sz w:val="12"/>
                <w:szCs w:val="12"/>
              </w:rPr>
            </w:pPr>
            <w:ins w:id="759" w:author="Omar Cardona" w:date="2016-10-08T18:35:00Z">
              <w:r w:rsidRPr="00EC6A04">
                <w:rPr>
                  <w:rFonts w:ascii="Lucida Console" w:eastAsia="Times New Roman" w:hAnsi="Lucida Console" w:cs="Calibri"/>
                  <w:sz w:val="12"/>
                  <w:szCs w:val="12"/>
                </w:rPr>
                <w:t>TEST-</w:t>
              </w:r>
            </w:ins>
            <w:ins w:id="760" w:author="Omar Cardona" w:date="2016-10-08T18:36:00Z">
              <w:r>
                <w:rPr>
                  <w:rFonts w:ascii="Lucida Console" w:eastAsia="Times New Roman" w:hAnsi="Lucida Console" w:cs="Calibri"/>
                  <w:sz w:val="12"/>
                  <w:szCs w:val="12"/>
                </w:rPr>
                <w:t>4</w:t>
              </w:r>
            </w:ins>
            <w:ins w:id="761" w:author="Omar Cardona" w:date="2016-10-08T18:35:00Z">
              <w:r w:rsidRPr="00EC6A04">
                <w:rPr>
                  <w:rFonts w:ascii="Lucida Console" w:eastAsia="Times New Roman" w:hAnsi="Lucida Console" w:cs="Calibri"/>
                  <w:sz w:val="12"/>
                  <w:szCs w:val="12"/>
                </w:rPr>
                <w:t xml:space="preserve">0G-1 VLAN ID     101          </w:t>
              </w:r>
              <w:proofErr w:type="spellStart"/>
              <w:r w:rsidRPr="00240DF7">
                <w:rPr>
                  <w:rFonts w:ascii="Lucida Console" w:eastAsia="Times New Roman" w:hAnsi="Lucida Console" w:cs="Calibri"/>
                  <w:sz w:val="12"/>
                  <w:szCs w:val="12"/>
                  <w:highlight w:val="yellow"/>
                  <w:rPrChange w:id="762" w:author="Omar Cardona" w:date="2016-10-08T18:35:00Z">
                    <w:rPr>
                      <w:rFonts w:ascii="Lucida Console" w:eastAsia="Times New Roman" w:hAnsi="Lucida Console" w:cs="Calibri"/>
                      <w:sz w:val="12"/>
                      <w:szCs w:val="12"/>
                    </w:rPr>
                  </w:rPrChange>
                </w:rPr>
                <w:t>VlanID</w:t>
              </w:r>
              <w:proofErr w:type="spellEnd"/>
              <w:r w:rsidRPr="00240DF7">
                <w:rPr>
                  <w:rFonts w:ascii="Lucida Console" w:eastAsia="Times New Roman" w:hAnsi="Lucida Console" w:cs="Calibri"/>
                  <w:sz w:val="12"/>
                  <w:szCs w:val="12"/>
                  <w:highlight w:val="yellow"/>
                  <w:rPrChange w:id="763" w:author="Omar Cardona" w:date="2016-10-08T18:35:00Z">
                    <w:rPr>
                      <w:rFonts w:ascii="Lucida Console" w:eastAsia="Times New Roman" w:hAnsi="Lucida Console" w:cs="Calibri"/>
                      <w:sz w:val="12"/>
                      <w:szCs w:val="12"/>
                    </w:rPr>
                  </w:rPrChange>
                </w:rPr>
                <w:t xml:space="preserve">       </w:t>
              </w:r>
              <w:proofErr w:type="gramStart"/>
              <w:r w:rsidRPr="00240DF7">
                <w:rPr>
                  <w:rFonts w:ascii="Lucida Console" w:eastAsia="Times New Roman" w:hAnsi="Lucida Console" w:cs="Calibri"/>
                  <w:sz w:val="12"/>
                  <w:szCs w:val="12"/>
                  <w:highlight w:val="yellow"/>
                  <w:rPrChange w:id="764" w:author="Omar Cardona" w:date="2016-10-08T18:35:00Z">
                    <w:rPr>
                      <w:rFonts w:ascii="Lucida Console" w:eastAsia="Times New Roman" w:hAnsi="Lucida Console" w:cs="Calibri"/>
                      <w:sz w:val="12"/>
                      <w:szCs w:val="12"/>
                    </w:rPr>
                  </w:rPrChange>
                </w:rPr>
                <w:t xml:space="preserve">   {</w:t>
              </w:r>
              <w:proofErr w:type="gramEnd"/>
              <w:r w:rsidRPr="00240DF7">
                <w:rPr>
                  <w:rFonts w:ascii="Lucida Console" w:eastAsia="Times New Roman" w:hAnsi="Lucida Console" w:cs="Calibri"/>
                  <w:sz w:val="12"/>
                  <w:szCs w:val="12"/>
                  <w:highlight w:val="yellow"/>
                  <w:rPrChange w:id="765" w:author="Omar Cardona" w:date="2016-10-08T18:35:00Z">
                    <w:rPr>
                      <w:rFonts w:ascii="Lucida Console" w:eastAsia="Times New Roman" w:hAnsi="Lucida Console" w:cs="Calibri"/>
                      <w:sz w:val="12"/>
                      <w:szCs w:val="12"/>
                    </w:rPr>
                  </w:rPrChange>
                </w:rPr>
                <w:t>101}</w:t>
              </w:r>
            </w:ins>
          </w:p>
          <w:p w14:paraId="1CB402A6" w14:textId="4FE0BBA8" w:rsidR="00294D47" w:rsidRPr="007A4C93" w:rsidDel="00240DF7" w:rsidRDefault="00294D47" w:rsidP="00294D47">
            <w:pPr>
              <w:rPr>
                <w:del w:id="766" w:author="Omar Cardona" w:date="2016-10-08T18:35:00Z"/>
                <w:rFonts w:ascii="Lucida Console" w:eastAsia="Times New Roman" w:hAnsi="Lucida Console" w:cs="Calibri"/>
                <w:color w:val="000000"/>
                <w:sz w:val="12"/>
                <w:szCs w:val="12"/>
              </w:rPr>
            </w:pPr>
            <w:del w:id="767" w:author="Omar Cardona" w:date="2016-10-08T18:35:00Z">
              <w:r w:rsidRPr="007A4C93" w:rsidDel="00240DF7">
                <w:rPr>
                  <w:rFonts w:ascii="Lucida Console" w:eastAsia="Times New Roman" w:hAnsi="Lucida Console" w:cs="Calibri"/>
                  <w:color w:val="000000"/>
                  <w:sz w:val="12"/>
                  <w:szCs w:val="12"/>
                </w:rPr>
                <w:delText xml:space="preserve">Name                      DisplayName                    DisplayValue                   RegistryKeyword RegistryValue  </w:delText>
              </w:r>
            </w:del>
          </w:p>
          <w:p w14:paraId="40D66CA7" w14:textId="45E820B7" w:rsidR="00294D47" w:rsidRPr="007A4C93" w:rsidDel="00240DF7" w:rsidRDefault="00294D47" w:rsidP="00294D47">
            <w:pPr>
              <w:rPr>
                <w:del w:id="768" w:author="Omar Cardona" w:date="2016-10-08T18:35:00Z"/>
                <w:rFonts w:ascii="Lucida Console" w:eastAsia="Times New Roman" w:hAnsi="Lucida Console" w:cs="Calibri"/>
                <w:color w:val="000000"/>
                <w:sz w:val="12"/>
                <w:szCs w:val="12"/>
              </w:rPr>
            </w:pPr>
            <w:del w:id="769" w:author="Omar Cardona" w:date="2016-10-08T18:35:00Z">
              <w:r w:rsidRPr="007A4C93" w:rsidDel="00240DF7">
                <w:rPr>
                  <w:rFonts w:ascii="Lucida Console" w:eastAsia="Times New Roman" w:hAnsi="Lucida Console" w:cs="Calibri"/>
                  <w:color w:val="000000"/>
                  <w:sz w:val="12"/>
                  <w:szCs w:val="12"/>
                </w:rPr>
                <w:delText xml:space="preserve">----                      -----------                    ------------                   --------------- -------------  </w:delText>
              </w:r>
            </w:del>
          </w:p>
          <w:p w14:paraId="7D130E0B" w14:textId="6BDF23FA" w:rsidR="00294D47" w:rsidRPr="007A4C93" w:rsidDel="00240DF7" w:rsidRDefault="00294D47" w:rsidP="00294D47">
            <w:pPr>
              <w:rPr>
                <w:del w:id="770" w:author="Omar Cardona" w:date="2016-10-08T18:34:00Z"/>
                <w:rFonts w:ascii="Lucida Console" w:eastAsia="Times New Roman" w:hAnsi="Lucida Console" w:cs="Calibri"/>
                <w:color w:val="000000"/>
                <w:sz w:val="12"/>
                <w:szCs w:val="12"/>
              </w:rPr>
            </w:pPr>
            <w:del w:id="771" w:author="Omar Cardona" w:date="2016-10-08T18:34:00Z">
              <w:r w:rsidRPr="007A4C93" w:rsidDel="00240DF7">
                <w:rPr>
                  <w:rFonts w:ascii="Lucida Console" w:eastAsia="Times New Roman" w:hAnsi="Lucida Console" w:cs="Calibri"/>
                  <w:color w:val="000000"/>
                  <w:sz w:val="12"/>
                  <w:szCs w:val="12"/>
                </w:rPr>
                <w:delText>.</w:delText>
              </w:r>
            </w:del>
          </w:p>
          <w:p w14:paraId="5F0EB1DB" w14:textId="6A7427BA" w:rsidR="00294D47" w:rsidRPr="007A4C93" w:rsidDel="00240DF7" w:rsidRDefault="00294D47" w:rsidP="00294D47">
            <w:pPr>
              <w:rPr>
                <w:del w:id="772" w:author="Omar Cardona" w:date="2016-10-08T18:34:00Z"/>
                <w:rFonts w:ascii="Lucida Console" w:eastAsia="Times New Roman" w:hAnsi="Lucida Console" w:cs="Calibri"/>
                <w:color w:val="000000"/>
                <w:sz w:val="12"/>
                <w:szCs w:val="12"/>
              </w:rPr>
            </w:pPr>
            <w:del w:id="773" w:author="Omar Cardona" w:date="2016-10-08T18:34:00Z">
              <w:r w:rsidRPr="007A4C93" w:rsidDel="00240DF7">
                <w:rPr>
                  <w:rFonts w:ascii="Lucida Console" w:eastAsia="Times New Roman" w:hAnsi="Lucida Console" w:cs="Calibri"/>
                  <w:color w:val="000000"/>
                  <w:sz w:val="12"/>
                  <w:szCs w:val="12"/>
                </w:rPr>
                <w:delText>.</w:delText>
              </w:r>
            </w:del>
          </w:p>
          <w:p w14:paraId="51CA141F" w14:textId="232943A5" w:rsidR="00177769" w:rsidRPr="007A4C93" w:rsidDel="00240DF7" w:rsidRDefault="00294D47" w:rsidP="00294D47">
            <w:pPr>
              <w:rPr>
                <w:del w:id="774" w:author="Omar Cardona" w:date="2016-10-08T18:35:00Z"/>
                <w:rFonts w:ascii="Lucida Console" w:eastAsia="Times New Roman" w:hAnsi="Lucida Console" w:cs="Calibri"/>
                <w:color w:val="000000"/>
                <w:sz w:val="12"/>
                <w:szCs w:val="12"/>
              </w:rPr>
            </w:pPr>
            <w:del w:id="775" w:author="Omar Cardona" w:date="2016-10-08T18:35:00Z">
              <w:r w:rsidRPr="007A4C93" w:rsidDel="00240DF7">
                <w:rPr>
                  <w:rFonts w:ascii="Lucida Console" w:eastAsia="Times New Roman" w:hAnsi="Lucida Console" w:cs="Calibri"/>
                  <w:color w:val="000000"/>
                  <w:sz w:val="12"/>
                  <w:szCs w:val="12"/>
                </w:rPr>
                <w:delText xml:space="preserve">Test-40G-1                VLAN ID                        101                            </w:delText>
              </w:r>
              <w:r w:rsidRPr="007A4C93" w:rsidDel="00240DF7">
                <w:rPr>
                  <w:rFonts w:ascii="Lucida Console" w:eastAsia="Times New Roman" w:hAnsi="Lucida Console" w:cs="Calibri"/>
                  <w:color w:val="000000"/>
                  <w:sz w:val="12"/>
                  <w:szCs w:val="12"/>
                  <w:highlight w:val="yellow"/>
                </w:rPr>
                <w:delText>VlanID          {101}</w:delText>
              </w:r>
              <w:r w:rsidRPr="007A4C93" w:rsidDel="00240DF7">
                <w:rPr>
                  <w:rFonts w:ascii="Lucida Console" w:eastAsia="Times New Roman" w:hAnsi="Lucida Console" w:cs="Calibri"/>
                  <w:color w:val="000000"/>
                  <w:sz w:val="12"/>
                  <w:szCs w:val="12"/>
                </w:rPr>
                <w:delText xml:space="preserve">   </w:delText>
              </w:r>
            </w:del>
          </w:p>
          <w:p w14:paraId="5072C2E0" w14:textId="77777777" w:rsidR="00177769" w:rsidRPr="007A4C93" w:rsidRDefault="00177769" w:rsidP="00294D47">
            <w:pPr>
              <w:rPr>
                <w:rFonts w:ascii="Lucida Console" w:eastAsia="Times New Roman" w:hAnsi="Lucida Console" w:cs="Calibri"/>
                <w:color w:val="000000"/>
                <w:sz w:val="12"/>
                <w:szCs w:val="12"/>
              </w:rPr>
            </w:pPr>
          </w:p>
          <w:p w14:paraId="5DAAEE81" w14:textId="77777777" w:rsidR="00A46A2D" w:rsidRPr="007A4C93" w:rsidRDefault="00A46A2D" w:rsidP="00294D47">
            <w:pPr>
              <w:rPr>
                <w:rFonts w:ascii="Lucida Console" w:eastAsia="Times New Roman" w:hAnsi="Lucida Console" w:cs="Calibri"/>
                <w:color w:val="000000"/>
                <w:sz w:val="12"/>
                <w:szCs w:val="12"/>
              </w:rPr>
            </w:pPr>
          </w:p>
          <w:p w14:paraId="018CB09F" w14:textId="0D9F9A6F" w:rsidR="00681522" w:rsidRPr="009903E3" w:rsidRDefault="00681522" w:rsidP="00294D47">
            <w:pPr>
              <w:rPr>
                <w:ins w:id="776" w:author="Omar Cardona" w:date="2016-11-21T23:42:00Z"/>
                <w:rFonts w:ascii="Lucida Console" w:eastAsia="Times New Roman" w:hAnsi="Lucida Console" w:cs="Calibri"/>
                <w:color w:val="000000" w:themeColor="text1"/>
                <w:sz w:val="12"/>
                <w:szCs w:val="12"/>
                <w:rPrChange w:id="777" w:author="Omar Cardona" w:date="2016-11-21T23:42:00Z">
                  <w:rPr>
                    <w:ins w:id="778" w:author="Omar Cardona" w:date="2016-11-21T23:42:00Z"/>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779" w:author="Omar Cardona" w:date="2016-11-21T23:42:00Z">
                  <w:rPr>
                    <w:rFonts w:ascii="Lucida Console" w:eastAsia="Times New Roman" w:hAnsi="Lucida Console" w:cs="Calibri"/>
                    <w:color w:val="009900"/>
                    <w:sz w:val="12"/>
                    <w:szCs w:val="12"/>
                  </w:rPr>
                </w:rPrChange>
              </w:rPr>
              <w:t xml:space="preserve"># </w:t>
            </w:r>
            <w:r w:rsidR="001264AF" w:rsidRPr="009903E3">
              <w:rPr>
                <w:rFonts w:ascii="Lucida Console" w:eastAsia="Times New Roman" w:hAnsi="Lucida Console" w:cs="Calibri"/>
                <w:color w:val="000000" w:themeColor="text1"/>
                <w:sz w:val="12"/>
                <w:szCs w:val="12"/>
                <w:rPrChange w:id="780" w:author="Omar Cardona" w:date="2016-11-21T23:42:00Z">
                  <w:rPr>
                    <w:rFonts w:ascii="Lucida Console" w:eastAsia="Times New Roman" w:hAnsi="Lucida Console" w:cs="Calibri"/>
                    <w:color w:val="009900"/>
                    <w:sz w:val="12"/>
                    <w:szCs w:val="12"/>
                  </w:rPr>
                </w:rPrChange>
              </w:rPr>
              <w:t>IMPORTANT</w:t>
            </w:r>
            <w:r w:rsidRPr="009903E3">
              <w:rPr>
                <w:rFonts w:ascii="Lucida Console" w:eastAsia="Times New Roman" w:hAnsi="Lucida Console" w:cs="Calibri"/>
                <w:color w:val="000000" w:themeColor="text1"/>
                <w:sz w:val="12"/>
                <w:szCs w:val="12"/>
                <w:rPrChange w:id="781" w:author="Omar Cardona" w:date="2016-11-21T23:42:00Z">
                  <w:rPr>
                    <w:rFonts w:ascii="Lucida Console" w:eastAsia="Times New Roman" w:hAnsi="Lucida Console" w:cs="Calibri"/>
                    <w:color w:val="009900"/>
                    <w:sz w:val="12"/>
                    <w:szCs w:val="12"/>
                  </w:rPr>
                </w:rPrChange>
              </w:rPr>
              <w:t>, Ensure the VLANID takes effect independent of adapter implementation.</w:t>
            </w:r>
          </w:p>
          <w:p w14:paraId="3EF44E3F" w14:textId="77777777" w:rsidR="009903E3" w:rsidRPr="00B957AD" w:rsidRDefault="009903E3" w:rsidP="00294D47">
            <w:pPr>
              <w:rPr>
                <w:rFonts w:ascii="Lucida Console" w:eastAsia="Times New Roman" w:hAnsi="Lucida Console" w:cs="Calibri"/>
                <w:color w:val="009900"/>
                <w:sz w:val="12"/>
                <w:szCs w:val="12"/>
              </w:rPr>
            </w:pPr>
          </w:p>
          <w:p w14:paraId="1F432A02" w14:textId="20B6C544" w:rsidR="00A6655B" w:rsidRDefault="00177769" w:rsidP="00294D47">
            <w:pPr>
              <w:rPr>
                <w:rFonts w:ascii="Lucida Console" w:eastAsia="Times New Roman" w:hAnsi="Lucida Console" w:cs="Calibri"/>
                <w:b/>
                <w:color w:val="000000"/>
                <w:sz w:val="12"/>
                <w:szCs w:val="12"/>
              </w:rPr>
            </w:pPr>
            <w:del w:id="782"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Restart-NetAdapter -Name "Test-40G-1"</w:t>
            </w:r>
          </w:p>
          <w:p w14:paraId="4E69900A" w14:textId="7C6EA803" w:rsidR="00240DF7" w:rsidRDefault="00240DF7">
            <w:pPr>
              <w:rPr>
                <w:ins w:id="783" w:author="Omar Cardona" w:date="2016-10-08T18:38:00Z"/>
                <w:rFonts w:ascii="Lucida Console" w:eastAsia="Times New Roman" w:hAnsi="Lucida Console" w:cs="Calibri"/>
                <w:color w:val="000000"/>
                <w:sz w:val="12"/>
                <w:szCs w:val="12"/>
              </w:rPr>
              <w:pPrChange w:id="784" w:author="Brian Leong (Inspur Worldwide Services Ltd)" w:date="2016-09-30T14:16:00Z">
                <w:pPr>
                  <w:ind w:left="720"/>
                </w:pPr>
              </w:pPrChange>
            </w:pPr>
          </w:p>
          <w:p w14:paraId="3C307F1D" w14:textId="77777777" w:rsidR="00240DF7" w:rsidRDefault="00240DF7">
            <w:pPr>
              <w:rPr>
                <w:ins w:id="785" w:author="Omar Cardona" w:date="2016-10-08T18:36:00Z"/>
                <w:rFonts w:ascii="Lucida Console" w:eastAsia="Times New Roman" w:hAnsi="Lucida Console" w:cs="Calibri"/>
                <w:color w:val="000000"/>
                <w:sz w:val="12"/>
                <w:szCs w:val="12"/>
              </w:rPr>
              <w:pPrChange w:id="786" w:author="Brian Leong (Inspur Worldwide Services Ltd)" w:date="2016-09-30T14:16:00Z">
                <w:pPr>
                  <w:ind w:left="720"/>
                </w:pPr>
              </w:pPrChange>
            </w:pPr>
          </w:p>
          <w:p w14:paraId="596C139F" w14:textId="3D6A8A06" w:rsidR="00240DF7" w:rsidRPr="009903E3" w:rsidRDefault="00240DF7">
            <w:pPr>
              <w:rPr>
                <w:ins w:id="787" w:author="Omar Cardona" w:date="2016-11-21T23:42:00Z"/>
                <w:rFonts w:ascii="Lucida Console" w:eastAsia="Times New Roman" w:hAnsi="Lucida Console" w:cs="Calibri"/>
                <w:color w:val="000000" w:themeColor="text1"/>
                <w:sz w:val="12"/>
                <w:szCs w:val="12"/>
                <w:rPrChange w:id="788" w:author="Omar Cardona" w:date="2016-11-21T23:42:00Z">
                  <w:rPr>
                    <w:ins w:id="789" w:author="Omar Cardona" w:date="2016-11-21T23:42:00Z"/>
                    <w:rFonts w:ascii="Lucida Console" w:eastAsia="Times New Roman" w:hAnsi="Lucida Console" w:cs="Calibri"/>
                    <w:color w:val="009900"/>
                    <w:sz w:val="12"/>
                    <w:szCs w:val="12"/>
                  </w:rPr>
                </w:rPrChange>
              </w:rPr>
              <w:pPrChange w:id="790" w:author="Brian Leong (Inspur Worldwide Services Ltd)" w:date="2016-09-30T14:16:00Z">
                <w:pPr>
                  <w:ind w:left="720"/>
                </w:pPr>
              </w:pPrChange>
            </w:pPr>
            <w:ins w:id="791" w:author="Omar Cardona" w:date="2016-10-08T18:36:00Z">
              <w:r w:rsidRPr="009903E3">
                <w:rPr>
                  <w:rFonts w:ascii="Lucida Console" w:eastAsia="Times New Roman" w:hAnsi="Lucida Console" w:cs="Calibri"/>
                  <w:color w:val="000000" w:themeColor="text1"/>
                  <w:sz w:val="12"/>
                  <w:szCs w:val="12"/>
                  <w:rPrChange w:id="792" w:author="Omar Cardona" w:date="2016-11-21T23:42:00Z">
                    <w:rPr>
                      <w:rFonts w:ascii="Lucida Console" w:eastAsia="Times New Roman" w:hAnsi="Lucida Console" w:cs="Calibri"/>
                      <w:color w:val="000000"/>
                      <w:sz w:val="12"/>
                      <w:szCs w:val="12"/>
                    </w:rPr>
                  </w:rPrChange>
                </w:rPr>
                <w:t># Ensure adapter status is up before proceeding.</w:t>
              </w:r>
            </w:ins>
          </w:p>
          <w:p w14:paraId="3B3DD86E" w14:textId="77777777" w:rsidR="009903E3" w:rsidRPr="00B957AD" w:rsidRDefault="009903E3">
            <w:pPr>
              <w:rPr>
                <w:ins w:id="793" w:author="Omar Cardona" w:date="2016-10-08T18:37:00Z"/>
                <w:rFonts w:ascii="Lucida Console" w:eastAsia="Times New Roman" w:hAnsi="Lucida Console" w:cs="Calibri"/>
                <w:color w:val="009900"/>
                <w:sz w:val="12"/>
                <w:szCs w:val="12"/>
                <w:rPrChange w:id="794" w:author="Omar Cardona" w:date="2016-10-08T18:37:00Z">
                  <w:rPr>
                    <w:ins w:id="795" w:author="Omar Cardona" w:date="2016-10-08T18:37:00Z"/>
                    <w:rFonts w:ascii="Lucida Console" w:eastAsia="Times New Roman" w:hAnsi="Lucida Console" w:cs="Calibri"/>
                    <w:color w:val="000000"/>
                    <w:sz w:val="12"/>
                    <w:szCs w:val="12"/>
                  </w:rPr>
                </w:rPrChange>
              </w:rPr>
              <w:pPrChange w:id="796" w:author="Brian Leong (Inspur Worldwide Services Ltd)" w:date="2016-09-30T14:16:00Z">
                <w:pPr>
                  <w:ind w:left="720"/>
                </w:pPr>
              </w:pPrChange>
            </w:pPr>
          </w:p>
          <w:p w14:paraId="69F3036D" w14:textId="1EBA8B49" w:rsidR="00240DF7" w:rsidRPr="007A4C93" w:rsidRDefault="00240DF7" w:rsidP="00240DF7">
            <w:pPr>
              <w:rPr>
                <w:ins w:id="797" w:author="Omar Cardona" w:date="2016-10-08T18:37:00Z"/>
                <w:rFonts w:ascii="Lucida Console" w:eastAsia="Times New Roman" w:hAnsi="Lucida Console" w:cs="Calibri"/>
                <w:color w:val="000000"/>
                <w:sz w:val="12"/>
                <w:szCs w:val="12"/>
              </w:rPr>
            </w:pPr>
            <w:ins w:id="798" w:author="Omar Cardona" w:date="2016-10-08T18:37:00Z">
              <w:r w:rsidRPr="007A4C93">
                <w:rPr>
                  <w:rFonts w:ascii="Lucida Console" w:eastAsia="Times New Roman" w:hAnsi="Lucida Console" w:cs="Calibri"/>
                  <w:b/>
                  <w:bCs/>
                  <w:color w:val="000000"/>
                  <w:sz w:val="12"/>
                  <w:szCs w:val="12"/>
                </w:rPr>
                <w:t>Get-NetAdapter -Name "Test-40G-1"</w:t>
              </w:r>
              <w:r>
                <w:rPr>
                  <w:rFonts w:ascii="Lucida Console" w:eastAsia="Times New Roman" w:hAnsi="Lucida Console" w:cs="Calibri"/>
                  <w:b/>
                  <w:bCs/>
                  <w:color w:val="000000"/>
                  <w:sz w:val="12"/>
                  <w:szCs w:val="12"/>
                </w:rPr>
                <w:t xml:space="preserve"> | ft -</w:t>
              </w:r>
              <w:proofErr w:type="spellStart"/>
              <w:r>
                <w:rPr>
                  <w:rFonts w:ascii="Lucida Console" w:eastAsia="Times New Roman" w:hAnsi="Lucida Console" w:cs="Calibri"/>
                  <w:b/>
                  <w:bCs/>
                  <w:color w:val="000000"/>
                  <w:sz w:val="12"/>
                  <w:szCs w:val="12"/>
                </w:rPr>
                <w:t>AutoSize</w:t>
              </w:r>
              <w:proofErr w:type="spellEnd"/>
            </w:ins>
          </w:p>
          <w:p w14:paraId="2AD7623D" w14:textId="77777777" w:rsidR="00240DF7" w:rsidRPr="007A4C93" w:rsidRDefault="00240DF7" w:rsidP="00240DF7">
            <w:pPr>
              <w:rPr>
                <w:ins w:id="799" w:author="Omar Cardona" w:date="2016-10-08T18:37:00Z"/>
                <w:rFonts w:ascii="Lucida Console" w:eastAsia="Times New Roman" w:hAnsi="Lucida Console" w:cs="Calibri"/>
                <w:color w:val="000000"/>
                <w:sz w:val="12"/>
                <w:szCs w:val="12"/>
              </w:rPr>
            </w:pPr>
            <w:ins w:id="800" w:author="Omar Cardona" w:date="2016-10-08T18:37:00Z">
              <w:r w:rsidRPr="007A4C93">
                <w:rPr>
                  <w:rFonts w:ascii="Lucida Console" w:eastAsia="Times New Roman" w:hAnsi="Lucida Console" w:cs="Calibri"/>
                  <w:color w:val="000000"/>
                  <w:sz w:val="12"/>
                  <w:szCs w:val="12"/>
                </w:rPr>
                <w:t> </w:t>
              </w:r>
            </w:ins>
          </w:p>
          <w:p w14:paraId="23E07862" w14:textId="77777777" w:rsidR="00240DF7" w:rsidRPr="007A4C93" w:rsidRDefault="00240DF7" w:rsidP="00240DF7">
            <w:pPr>
              <w:rPr>
                <w:ins w:id="801" w:author="Omar Cardona" w:date="2016-10-08T18:37:00Z"/>
                <w:rFonts w:ascii="Lucida Console" w:eastAsia="Times New Roman" w:hAnsi="Lucida Console" w:cs="Calibri"/>
                <w:color w:val="000000"/>
                <w:sz w:val="12"/>
                <w:szCs w:val="12"/>
              </w:rPr>
            </w:pPr>
            <w:ins w:id="802" w:author="Omar Cardona" w:date="2016-10-08T18:37:00Z">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LinkSpeed</w:t>
              </w:r>
              <w:proofErr w:type="spellEnd"/>
            </w:ins>
          </w:p>
          <w:p w14:paraId="7577003F" w14:textId="77777777" w:rsidR="00240DF7" w:rsidRPr="007A4C93" w:rsidRDefault="00240DF7" w:rsidP="00240DF7">
            <w:pPr>
              <w:rPr>
                <w:ins w:id="803" w:author="Omar Cardona" w:date="2016-10-08T18:37:00Z"/>
                <w:rFonts w:ascii="Lucida Console" w:eastAsia="Times New Roman" w:hAnsi="Lucida Console" w:cs="Calibri"/>
                <w:color w:val="000000"/>
                <w:sz w:val="12"/>
                <w:szCs w:val="12"/>
              </w:rPr>
            </w:pPr>
            <w:ins w:id="804" w:author="Omar Cardona" w:date="2016-10-08T18:37:00Z">
              <w:r w:rsidRPr="007A4C93">
                <w:rPr>
                  <w:rFonts w:ascii="Lucida Console" w:eastAsia="Times New Roman" w:hAnsi="Lucida Console" w:cs="Calibri"/>
                  <w:color w:val="000000"/>
                  <w:sz w:val="12"/>
                  <w:szCs w:val="12"/>
                </w:rPr>
                <w:t>----                      --------------------                    ------- ------       ----------             ---------</w:t>
              </w:r>
            </w:ins>
          </w:p>
          <w:p w14:paraId="71515703" w14:textId="77777777" w:rsidR="00240DF7" w:rsidRPr="007A4C93" w:rsidRDefault="00240DF7" w:rsidP="00240DF7">
            <w:pPr>
              <w:rPr>
                <w:ins w:id="805" w:author="Omar Cardona" w:date="2016-10-08T18:37:00Z"/>
                <w:rFonts w:ascii="Lucida Console" w:eastAsia="Times New Roman" w:hAnsi="Lucida Console" w:cs="Calibri"/>
                <w:color w:val="000000"/>
                <w:sz w:val="12"/>
                <w:szCs w:val="12"/>
              </w:rPr>
            </w:pPr>
            <w:ins w:id="806" w:author="Omar Cardona" w:date="2016-10-08T18:37:00Z">
              <w:r w:rsidRPr="003573CB">
                <w:rPr>
                  <w:rFonts w:ascii="Lucida Console" w:eastAsia="Times New Roman" w:hAnsi="Lucida Console" w:cs="Calibri"/>
                  <w:color w:val="000000"/>
                  <w:sz w:val="12"/>
                  <w:szCs w:val="12"/>
                </w:rPr>
                <w:t xml:space="preserve">Test-40G-1                Mellanox ConnectX-3 Pro Ethernet Ada...      11 </w:t>
              </w:r>
              <w:r w:rsidRPr="00240DF7">
                <w:rPr>
                  <w:rFonts w:ascii="Lucida Console" w:eastAsia="Times New Roman" w:hAnsi="Lucida Console" w:cs="Calibri"/>
                  <w:color w:val="000000"/>
                  <w:sz w:val="12"/>
                  <w:szCs w:val="12"/>
                  <w:highlight w:val="yellow"/>
                  <w:rPrChange w:id="807" w:author="Omar Cardona" w:date="2016-10-08T18:37:00Z">
                    <w:rPr>
                      <w:rFonts w:ascii="Lucida Console" w:eastAsia="Times New Roman" w:hAnsi="Lucida Console" w:cs="Calibri"/>
                      <w:color w:val="000000"/>
                      <w:sz w:val="12"/>
                      <w:szCs w:val="12"/>
                    </w:rPr>
                  </w:rPrChange>
                </w:rPr>
                <w:t>Up</w:t>
              </w:r>
              <w:r w:rsidRPr="003573CB">
                <w:rPr>
                  <w:rFonts w:ascii="Lucida Console" w:eastAsia="Times New Roman" w:hAnsi="Lucida Console" w:cs="Calibri"/>
                  <w:color w:val="000000"/>
                  <w:sz w:val="12"/>
                  <w:szCs w:val="12"/>
                </w:rPr>
                <w:t xml:space="preserve">           E4-1D-2D-07-43-D0        40 Gbps</w:t>
              </w:r>
            </w:ins>
          </w:p>
          <w:p w14:paraId="0D606A81" w14:textId="2239A3D0" w:rsidR="00294D47" w:rsidRPr="007A4C93" w:rsidDel="00D72290" w:rsidRDefault="00294D47">
            <w:pPr>
              <w:rPr>
                <w:del w:id="808" w:author="Brian Leong (Inspur Worldwide Services Ltd)" w:date="2016-09-30T14:16:00Z"/>
                <w:rFonts w:ascii="Lucida Console" w:eastAsia="Times New Roman" w:hAnsi="Lucida Console" w:cs="Calibri"/>
                <w:color w:val="000000"/>
                <w:sz w:val="12"/>
                <w:szCs w:val="12"/>
              </w:rPr>
            </w:pPr>
            <w:del w:id="809" w:author="Brian Leong (Inspur Worldwide Services Ltd)" w:date="2016-09-30T14:16:00Z">
              <w:r w:rsidRPr="007A4C93" w:rsidDel="00D72290">
                <w:rPr>
                  <w:rFonts w:ascii="Lucida Console" w:eastAsia="Times New Roman" w:hAnsi="Lucida Console" w:cs="Calibri"/>
                  <w:color w:val="000000"/>
                  <w:sz w:val="12"/>
                  <w:szCs w:val="12"/>
                </w:rPr>
                <w:delText xml:space="preserve">       </w:delText>
              </w:r>
            </w:del>
          </w:p>
          <w:p w14:paraId="6F57AFEA" w14:textId="77777777" w:rsidR="00D72290" w:rsidDel="00240DF7" w:rsidRDefault="00D72290">
            <w:pPr>
              <w:rPr>
                <w:ins w:id="810" w:author="Brian Leong (Inspur Worldwide Services Ltd)" w:date="2016-09-30T14:16:00Z"/>
                <w:del w:id="811" w:author="Omar Cardona" w:date="2016-10-08T18:37:00Z"/>
                <w:rFonts w:ascii="Lucida Console" w:eastAsia="Times New Roman" w:hAnsi="Lucida Console" w:cs="Calibri"/>
                <w:color w:val="000000"/>
                <w:sz w:val="12"/>
                <w:szCs w:val="12"/>
              </w:rPr>
              <w:pPrChange w:id="812" w:author="Omar Cardona" w:date="2016-10-08T18:37:00Z">
                <w:pPr>
                  <w:ind w:left="720"/>
                </w:pPr>
              </w:pPrChange>
            </w:pPr>
          </w:p>
          <w:p w14:paraId="2B1061F7" w14:textId="30611CEC" w:rsidR="003171E7" w:rsidDel="00D72290" w:rsidRDefault="003171E7">
            <w:pPr>
              <w:rPr>
                <w:del w:id="813" w:author="Brian Leong (Inspur Worldwide Services Ltd)" w:date="2016-09-30T14:17:00Z"/>
                <w:rFonts w:ascii="Lucida Console" w:hAnsi="Lucida Console"/>
                <w:sz w:val="12"/>
                <w:szCs w:val="12"/>
              </w:rPr>
              <w:pPrChange w:id="814" w:author="Omar Cardona" w:date="2016-10-08T18:37:00Z">
                <w:pPr>
                  <w:ind w:left="720"/>
                </w:pPr>
              </w:pPrChange>
            </w:pPr>
            <w:del w:id="815" w:author="Brian Leong (Inspur Worldwide Services Ltd)" w:date="2016-09-30T14:17:00Z">
              <w:r w:rsidDel="00D72290">
                <w:rPr>
                  <w:rFonts w:ascii="Lucida Console" w:hAnsi="Lucida Console"/>
                  <w:sz w:val="12"/>
                  <w:szCs w:val="12"/>
                </w:rPr>
                <w:delText>[Brian] Should we have readers confirm that the adapter status is up before continuing?</w:delText>
              </w:r>
            </w:del>
          </w:p>
          <w:p w14:paraId="6E82618C" w14:textId="189F4C59" w:rsidR="003171E7" w:rsidDel="00D72290" w:rsidRDefault="003171E7">
            <w:pPr>
              <w:rPr>
                <w:del w:id="816" w:author="Brian Leong (Inspur Worldwide Services Ltd)" w:date="2016-09-30T14:17:00Z"/>
                <w:rFonts w:ascii="Lucida Console" w:hAnsi="Lucida Console"/>
                <w:sz w:val="12"/>
                <w:szCs w:val="12"/>
              </w:rPr>
              <w:pPrChange w:id="817" w:author="Omar Cardona" w:date="2016-10-08T18:37:00Z">
                <w:pPr>
                  <w:ind w:left="720"/>
                </w:pPr>
              </w:pPrChange>
            </w:pPr>
          </w:p>
          <w:p w14:paraId="0BEE37FB" w14:textId="4ED4E69D" w:rsidR="003171E7" w:rsidRPr="003171E7" w:rsidDel="00D72290" w:rsidRDefault="003171E7">
            <w:pPr>
              <w:rPr>
                <w:del w:id="818" w:author="Brian Leong (Inspur Worldwide Services Ltd)" w:date="2016-09-30T14:17:00Z"/>
                <w:rFonts w:ascii="Lucida Console" w:hAnsi="Lucida Console"/>
                <w:sz w:val="12"/>
                <w:szCs w:val="12"/>
              </w:rPr>
              <w:pPrChange w:id="819" w:author="Omar Cardona" w:date="2016-10-08T18:37:00Z">
                <w:pPr>
                  <w:ind w:left="720"/>
                </w:pPr>
              </w:pPrChange>
            </w:pPr>
            <w:del w:id="820" w:author="Brian Leong (Inspur Worldwide Services Ltd)" w:date="2016-09-30T14:17:00Z">
              <w:r w:rsidRPr="003171E7" w:rsidDel="00D72290">
                <w:rPr>
                  <w:rFonts w:ascii="Lucida Console" w:hAnsi="Lucida Console"/>
                  <w:sz w:val="12"/>
                  <w:szCs w:val="12"/>
                </w:rPr>
                <w:delText>PS C:\&gt; Get-NetAdapter -Name 'test-10g-1' | ft -AutoSize</w:delText>
              </w:r>
            </w:del>
          </w:p>
          <w:p w14:paraId="4CE644C4" w14:textId="589FF278" w:rsidR="003171E7" w:rsidRPr="003171E7" w:rsidDel="00D72290" w:rsidRDefault="003171E7">
            <w:pPr>
              <w:rPr>
                <w:del w:id="821" w:author="Brian Leong (Inspur Worldwide Services Ltd)" w:date="2016-09-30T14:17:00Z"/>
                <w:rFonts w:ascii="Lucida Console" w:hAnsi="Lucida Console"/>
                <w:sz w:val="12"/>
                <w:szCs w:val="12"/>
              </w:rPr>
              <w:pPrChange w:id="822" w:author="Omar Cardona" w:date="2016-10-08T18:37:00Z">
                <w:pPr>
                  <w:ind w:left="720"/>
                </w:pPr>
              </w:pPrChange>
            </w:pPr>
          </w:p>
          <w:p w14:paraId="38E8FB77" w14:textId="45165580" w:rsidR="003171E7" w:rsidRPr="003171E7" w:rsidDel="00D72290" w:rsidRDefault="003171E7">
            <w:pPr>
              <w:rPr>
                <w:del w:id="823" w:author="Brian Leong (Inspur Worldwide Services Ltd)" w:date="2016-09-30T14:17:00Z"/>
                <w:rFonts w:ascii="Lucida Console" w:hAnsi="Lucida Console"/>
                <w:sz w:val="12"/>
                <w:szCs w:val="12"/>
              </w:rPr>
              <w:pPrChange w:id="824" w:author="Omar Cardona" w:date="2016-10-08T18:37:00Z">
                <w:pPr>
                  <w:ind w:left="720"/>
                </w:pPr>
              </w:pPrChange>
            </w:pPr>
            <w:del w:id="825" w:author="Brian Leong (Inspur Worldwide Services Ltd)" w:date="2016-09-30T14:17:00Z">
              <w:r w:rsidRPr="003171E7" w:rsidDel="00D72290">
                <w:rPr>
                  <w:rFonts w:ascii="Lucida Console" w:hAnsi="Lucida Console"/>
                  <w:sz w:val="12"/>
                  <w:szCs w:val="12"/>
                </w:rPr>
                <w:delText>Name       InterfaceDescription                    ifIndex Status MacAddress        LinkSpeed</w:delText>
              </w:r>
            </w:del>
          </w:p>
          <w:p w14:paraId="5D03E7BC" w14:textId="5E2AD548" w:rsidR="003171E7" w:rsidRPr="003171E7" w:rsidDel="00D72290" w:rsidRDefault="003171E7">
            <w:pPr>
              <w:rPr>
                <w:del w:id="826" w:author="Brian Leong (Inspur Worldwide Services Ltd)" w:date="2016-09-30T14:17:00Z"/>
                <w:rFonts w:ascii="Lucida Console" w:hAnsi="Lucida Console"/>
                <w:sz w:val="12"/>
                <w:szCs w:val="12"/>
              </w:rPr>
              <w:pPrChange w:id="827" w:author="Omar Cardona" w:date="2016-10-08T18:37:00Z">
                <w:pPr>
                  <w:ind w:left="720"/>
                </w:pPr>
              </w:pPrChange>
            </w:pPr>
            <w:del w:id="828" w:author="Brian Leong (Inspur Worldwide Services Ltd)" w:date="2016-09-30T14:17:00Z">
              <w:r w:rsidRPr="003171E7" w:rsidDel="00D72290">
                <w:rPr>
                  <w:rFonts w:ascii="Lucida Console" w:hAnsi="Lucida Console"/>
                  <w:sz w:val="12"/>
                  <w:szCs w:val="12"/>
                </w:rPr>
                <w:delText>----       --------------------                    ------- ------ ----------        ---------</w:delText>
              </w:r>
            </w:del>
          </w:p>
          <w:p w14:paraId="6756C78A" w14:textId="685ABF6D" w:rsidR="003171E7" w:rsidDel="00240DF7" w:rsidRDefault="003171E7">
            <w:pPr>
              <w:rPr>
                <w:ins w:id="829" w:author="Brian Leong (Inspur Worldwide Services Ltd)" w:date="2016-09-30T14:09:00Z"/>
                <w:del w:id="830" w:author="Omar Cardona" w:date="2016-10-08T18:37:00Z"/>
                <w:rFonts w:ascii="Lucida Console" w:hAnsi="Lucida Console"/>
                <w:sz w:val="12"/>
                <w:szCs w:val="12"/>
              </w:rPr>
              <w:pPrChange w:id="831" w:author="Omar Cardona" w:date="2016-10-08T18:37:00Z">
                <w:pPr>
                  <w:ind w:left="720"/>
                </w:pPr>
              </w:pPrChange>
            </w:pPr>
            <w:del w:id="832" w:author="Brian Leong (Inspur Worldwide Services Ltd)" w:date="2016-09-30T14:17:00Z">
              <w:r w:rsidRPr="003171E7" w:rsidDel="00D72290">
                <w:rPr>
                  <w:rFonts w:ascii="Lucida Console" w:hAnsi="Lucida Console"/>
                  <w:sz w:val="12"/>
                  <w:szCs w:val="12"/>
                </w:rPr>
                <w:delText>TEST-10G-1 Mellanox ConnectX-3 Pro Ethernet A...#3       3 Up     F4-52-14-4A-AC-B0   10 Gbps</w:delText>
              </w:r>
            </w:del>
          </w:p>
          <w:p w14:paraId="797A6FB1" w14:textId="1F4687B6" w:rsidR="0016188C" w:rsidDel="0016188C" w:rsidRDefault="0016188C">
            <w:pPr>
              <w:rPr>
                <w:del w:id="833" w:author="Brian Leong (Inspur Worldwide Services Ltd)" w:date="2016-09-30T14:10:00Z"/>
                <w:rFonts w:ascii="Lucida Console" w:hAnsi="Lucida Console"/>
                <w:sz w:val="12"/>
                <w:szCs w:val="12"/>
              </w:rPr>
              <w:pPrChange w:id="834" w:author="Omar Cardona" w:date="2016-10-08T18:37:00Z">
                <w:pPr>
                  <w:ind w:left="720"/>
                </w:pPr>
              </w:pPrChange>
            </w:pPr>
          </w:p>
          <w:p w14:paraId="46E286D2" w14:textId="37090C42" w:rsidR="00294D47" w:rsidRPr="007A4C93" w:rsidRDefault="00294D47">
            <w:pPr>
              <w:rPr>
                <w:rFonts w:ascii="Lucida Console" w:hAnsi="Lucida Console"/>
                <w:sz w:val="12"/>
                <w:szCs w:val="12"/>
              </w:rPr>
            </w:pPr>
          </w:p>
        </w:tc>
      </w:tr>
      <w:tr w:rsidR="00F83A24" w:rsidRPr="007A4C93" w14:paraId="0F101F8E" w14:textId="77777777" w:rsidTr="003C79D8">
        <w:tc>
          <w:tcPr>
            <w:tcW w:w="529" w:type="dxa"/>
          </w:tcPr>
          <w:p w14:paraId="6A8A3181" w14:textId="6C382D09" w:rsidR="00F83A24" w:rsidRPr="00777B89" w:rsidRDefault="00A02B1C">
            <w:pPr>
              <w:rPr>
                <w:rFonts w:ascii="Lucida Console" w:hAnsi="Lucida Console"/>
                <w:b/>
                <w:sz w:val="12"/>
                <w:szCs w:val="12"/>
                <w:rPrChange w:id="835" w:author="Omar Cardona" w:date="2016-10-08T18:42:00Z">
                  <w:rPr>
                    <w:rFonts w:ascii="Lucida Console" w:hAnsi="Lucida Console"/>
                    <w:sz w:val="12"/>
                    <w:szCs w:val="12"/>
                  </w:rPr>
                </w:rPrChange>
              </w:rPr>
            </w:pPr>
            <w:ins w:id="836" w:author="Omar Cardona" w:date="2016-10-08T18:42:00Z">
              <w:r w:rsidRPr="00777B89">
                <w:rPr>
                  <w:rFonts w:ascii="Lucida Console" w:hAnsi="Lucida Console"/>
                  <w:b/>
                  <w:sz w:val="12"/>
                  <w:szCs w:val="12"/>
                  <w:rPrChange w:id="837" w:author="Omar Cardona" w:date="2016-10-08T18:42:00Z">
                    <w:rPr>
                      <w:rFonts w:ascii="Lucida Console" w:hAnsi="Lucida Console"/>
                      <w:sz w:val="12"/>
                      <w:szCs w:val="12"/>
                    </w:rPr>
                  </w:rPrChange>
                </w:rPr>
                <w:t>3</w:t>
              </w:r>
            </w:ins>
          </w:p>
        </w:tc>
        <w:tc>
          <w:tcPr>
            <w:tcW w:w="434" w:type="dxa"/>
            <w:shd w:val="clear" w:color="auto" w:fill="auto"/>
          </w:tcPr>
          <w:p w14:paraId="529A1C12" w14:textId="77777777" w:rsidR="00F83A24" w:rsidRPr="007A4C93" w:rsidRDefault="00F83A24">
            <w:pPr>
              <w:rPr>
                <w:rFonts w:ascii="Lucida Console" w:hAnsi="Lucida Console"/>
                <w:sz w:val="12"/>
                <w:szCs w:val="12"/>
              </w:rPr>
            </w:pPr>
          </w:p>
        </w:tc>
        <w:tc>
          <w:tcPr>
            <w:tcW w:w="434" w:type="dxa"/>
            <w:shd w:val="clear" w:color="auto" w:fill="00B0F0"/>
          </w:tcPr>
          <w:p w14:paraId="7D33C231" w14:textId="77777777" w:rsidR="00F83A24" w:rsidRPr="007A4C93" w:rsidRDefault="00F83A24">
            <w:pPr>
              <w:rPr>
                <w:rFonts w:ascii="Lucida Console" w:hAnsi="Lucida Console"/>
                <w:sz w:val="12"/>
                <w:szCs w:val="12"/>
              </w:rPr>
            </w:pPr>
          </w:p>
        </w:tc>
        <w:tc>
          <w:tcPr>
            <w:tcW w:w="9393" w:type="dxa"/>
          </w:tcPr>
          <w:p w14:paraId="55D435D2" w14:textId="77777777" w:rsidR="002B039C" w:rsidRDefault="002B039C" w:rsidP="00F83A24">
            <w:pPr>
              <w:rPr>
                <w:rFonts w:ascii="Lucida Console" w:eastAsia="Times New Roman" w:hAnsi="Lucida Console" w:cs="Calibri"/>
                <w:color w:val="000000"/>
                <w:sz w:val="12"/>
                <w:szCs w:val="12"/>
              </w:rPr>
            </w:pPr>
          </w:p>
          <w:p w14:paraId="062C3397" w14:textId="757E313B" w:rsidR="005104FB" w:rsidRPr="00A76500" w:rsidRDefault="00F83A24" w:rsidP="00F83A24">
            <w:pPr>
              <w:rPr>
                <w:rFonts w:ascii="Lucida Console" w:eastAsia="Times New Roman" w:hAnsi="Lucida Console" w:cs="Calibri"/>
                <w:color w:val="000000"/>
                <w:sz w:val="12"/>
                <w:szCs w:val="12"/>
              </w:rPr>
            </w:pPr>
            <w:del w:id="838"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Set-</w:t>
            </w:r>
            <w:proofErr w:type="spellStart"/>
            <w:r w:rsidRPr="007A4C93">
              <w:rPr>
                <w:rFonts w:ascii="Lucida Console" w:eastAsia="Times New Roman" w:hAnsi="Lucida Console" w:cs="Calibri"/>
                <w:b/>
                <w:bCs/>
                <w:color w:val="000000"/>
                <w:sz w:val="12"/>
                <w:szCs w:val="12"/>
              </w:rPr>
              <w:t>NetAdapterAdvancedProperty</w:t>
            </w:r>
            <w:proofErr w:type="spellEnd"/>
            <w:r w:rsidRPr="007A4C93">
              <w:rPr>
                <w:rFonts w:ascii="Lucida Console" w:eastAsia="Times New Roman" w:hAnsi="Lucida Console" w:cs="Calibri"/>
                <w:b/>
                <w:bCs/>
                <w:color w:val="000000"/>
                <w:sz w:val="12"/>
                <w:szCs w:val="12"/>
              </w:rPr>
              <w:t xml:space="preserve"> -Name "Test-40G-2" -</w:t>
            </w:r>
            <w:proofErr w:type="spellStart"/>
            <w:r w:rsidRPr="007A4C93">
              <w:rPr>
                <w:rFonts w:ascii="Lucida Console" w:eastAsia="Times New Roman" w:hAnsi="Lucida Console" w:cs="Calibri"/>
                <w:b/>
                <w:bCs/>
                <w:color w:val="000000"/>
                <w:sz w:val="12"/>
                <w:szCs w:val="12"/>
              </w:rPr>
              <w:t>RegistryKeyword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VlanID</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RegistryValue</w:t>
            </w:r>
            <w:proofErr w:type="spellEnd"/>
            <w:r w:rsidRPr="007A4C93">
              <w:rPr>
                <w:rFonts w:ascii="Lucida Console" w:eastAsia="Times New Roman" w:hAnsi="Lucida Console" w:cs="Calibri"/>
                <w:b/>
                <w:bCs/>
                <w:color w:val="000000"/>
                <w:sz w:val="12"/>
                <w:szCs w:val="12"/>
              </w:rPr>
              <w:t xml:space="preserve"> "</w:t>
            </w:r>
            <w:r w:rsidRPr="00A76500">
              <w:rPr>
                <w:rFonts w:ascii="Lucida Console" w:eastAsia="Times New Roman" w:hAnsi="Lucida Console" w:cs="Calibri"/>
                <w:b/>
                <w:bCs/>
                <w:color w:val="000000"/>
                <w:sz w:val="12"/>
                <w:szCs w:val="12"/>
                <w:highlight w:val="yellow"/>
              </w:rPr>
              <w:t>102</w:t>
            </w:r>
            <w:r w:rsidRPr="007A4C93">
              <w:rPr>
                <w:rFonts w:ascii="Lucida Console" w:eastAsia="Times New Roman" w:hAnsi="Lucida Console" w:cs="Calibri"/>
                <w:b/>
                <w:bCs/>
                <w:color w:val="000000"/>
                <w:sz w:val="12"/>
                <w:szCs w:val="12"/>
              </w:rPr>
              <w:t>"</w:t>
            </w:r>
          </w:p>
          <w:p w14:paraId="35F71DC9" w14:textId="053389BE" w:rsidR="00F83A24" w:rsidRPr="007A4C93" w:rsidRDefault="00F83A24" w:rsidP="00F83A24">
            <w:pPr>
              <w:rPr>
                <w:rFonts w:ascii="Lucida Console" w:eastAsia="Times New Roman" w:hAnsi="Lucida Console" w:cs="Calibri"/>
                <w:b/>
                <w:color w:val="000000" w:themeColor="text1"/>
                <w:sz w:val="12"/>
                <w:szCs w:val="12"/>
              </w:rPr>
            </w:pPr>
            <w:del w:id="839" w:author="Omar Cardona" w:date="2016-10-08T19:10: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Get-</w:t>
            </w:r>
            <w:proofErr w:type="spellStart"/>
            <w:r w:rsidRPr="007A4C93">
              <w:rPr>
                <w:rFonts w:ascii="Lucida Console" w:eastAsia="Times New Roman" w:hAnsi="Lucida Console" w:cs="Calibri"/>
                <w:b/>
                <w:color w:val="000000" w:themeColor="text1"/>
                <w:sz w:val="12"/>
                <w:szCs w:val="12"/>
              </w:rPr>
              <w:t>NetAdapterAdvancedProperty</w:t>
            </w:r>
            <w:proofErr w:type="spellEnd"/>
            <w:r w:rsidRPr="007A4C93">
              <w:rPr>
                <w:rFonts w:ascii="Lucida Console" w:eastAsia="Times New Roman" w:hAnsi="Lucida Console" w:cs="Calibri"/>
                <w:b/>
                <w:color w:val="000000" w:themeColor="text1"/>
                <w:sz w:val="12"/>
                <w:szCs w:val="12"/>
              </w:rPr>
              <w:t xml:space="preserve"> -Name "Test-40G-2"</w:t>
            </w:r>
            <w:ins w:id="840" w:author="Omar Cardona" w:date="2016-10-08T18:38:00Z">
              <w:r w:rsidR="00240DF7">
                <w:rPr>
                  <w:rFonts w:ascii="Lucida Console" w:eastAsia="Times New Roman" w:hAnsi="Lucida Console" w:cs="Calibri"/>
                  <w:b/>
                  <w:color w:val="000000" w:themeColor="text1"/>
                  <w:sz w:val="12"/>
                  <w:szCs w:val="12"/>
                </w:rPr>
                <w:t xml:space="preserve"> </w:t>
              </w:r>
              <w:r w:rsidR="00240DF7" w:rsidRPr="003573CB">
                <w:rPr>
                  <w:rFonts w:ascii="Lucida Console" w:eastAsia="Times New Roman" w:hAnsi="Lucida Console" w:cs="Calibri"/>
                  <w:b/>
                  <w:bCs/>
                  <w:color w:val="000000"/>
                  <w:sz w:val="12"/>
                  <w:szCs w:val="12"/>
                </w:rPr>
                <w:t>|</w:t>
              </w:r>
              <w:r w:rsidR="00240DF7" w:rsidRPr="003573CB">
                <w:rPr>
                  <w:rFonts w:ascii="Lucida Console" w:eastAsia="Times New Roman" w:hAnsi="Lucida Console" w:cs="Calibri"/>
                  <w:b/>
                  <w:sz w:val="12"/>
                  <w:szCs w:val="12"/>
                </w:rPr>
                <w:t xml:space="preserve"> Where-Object {$</w:t>
              </w:r>
              <w:proofErr w:type="gramStart"/>
              <w:r w:rsidR="00240DF7" w:rsidRPr="003573CB">
                <w:rPr>
                  <w:rFonts w:ascii="Lucida Console" w:eastAsia="Times New Roman" w:hAnsi="Lucida Console" w:cs="Calibri"/>
                  <w:b/>
                  <w:sz w:val="12"/>
                  <w:szCs w:val="12"/>
                </w:rPr>
                <w:t>_.</w:t>
              </w:r>
              <w:proofErr w:type="spellStart"/>
              <w:r w:rsidR="00240DF7" w:rsidRPr="003573CB">
                <w:rPr>
                  <w:rFonts w:ascii="Lucida Console" w:eastAsia="Times New Roman" w:hAnsi="Lucida Console" w:cs="Calibri"/>
                  <w:b/>
                  <w:sz w:val="12"/>
                  <w:szCs w:val="12"/>
                </w:rPr>
                <w:t>RegistryKeyword</w:t>
              </w:r>
              <w:proofErr w:type="spellEnd"/>
              <w:proofErr w:type="gramEnd"/>
              <w:r w:rsidR="00240DF7" w:rsidRPr="003573CB">
                <w:rPr>
                  <w:rFonts w:ascii="Lucida Console" w:eastAsia="Times New Roman" w:hAnsi="Lucida Console" w:cs="Calibri"/>
                  <w:b/>
                  <w:sz w:val="12"/>
                  <w:szCs w:val="12"/>
                </w:rPr>
                <w:t xml:space="preserve"> -eq "</w:t>
              </w:r>
              <w:proofErr w:type="spellStart"/>
              <w:r w:rsidR="00240DF7" w:rsidRPr="003573CB">
                <w:rPr>
                  <w:rFonts w:ascii="Lucida Console" w:eastAsia="Times New Roman" w:hAnsi="Lucida Console" w:cs="Calibri"/>
                  <w:b/>
                  <w:sz w:val="12"/>
                  <w:szCs w:val="12"/>
                </w:rPr>
                <w:t>VlanID</w:t>
              </w:r>
              <w:proofErr w:type="spellEnd"/>
              <w:r w:rsidR="00240DF7" w:rsidRPr="003573CB">
                <w:rPr>
                  <w:rFonts w:ascii="Lucida Console" w:eastAsia="Times New Roman" w:hAnsi="Lucida Console" w:cs="Calibri"/>
                  <w:b/>
                  <w:sz w:val="12"/>
                  <w:szCs w:val="12"/>
                </w:rPr>
                <w:t>"} | ft -</w:t>
              </w:r>
              <w:proofErr w:type="spellStart"/>
              <w:r w:rsidR="00240DF7" w:rsidRPr="003573CB">
                <w:rPr>
                  <w:rFonts w:ascii="Lucida Console" w:eastAsia="Times New Roman" w:hAnsi="Lucida Console" w:cs="Calibri"/>
                  <w:b/>
                  <w:sz w:val="12"/>
                  <w:szCs w:val="12"/>
                </w:rPr>
                <w:t>AutoSize</w:t>
              </w:r>
            </w:ins>
            <w:proofErr w:type="spellEnd"/>
          </w:p>
          <w:p w14:paraId="643E87ED" w14:textId="77777777" w:rsidR="00F83A24" w:rsidRPr="007A4C93" w:rsidRDefault="00F83A24" w:rsidP="00F83A24">
            <w:pPr>
              <w:rPr>
                <w:rFonts w:ascii="Lucida Console" w:eastAsia="Times New Roman" w:hAnsi="Lucida Console" w:cs="Calibri"/>
                <w:color w:val="000000" w:themeColor="text1"/>
                <w:sz w:val="12"/>
                <w:szCs w:val="12"/>
              </w:rPr>
            </w:pPr>
          </w:p>
          <w:p w14:paraId="4DF17C1E" w14:textId="0F8EB247" w:rsidR="00F83A24" w:rsidRPr="007A4C93" w:rsidDel="00240DF7" w:rsidRDefault="00F83A24" w:rsidP="00F83A24">
            <w:pPr>
              <w:rPr>
                <w:del w:id="841" w:author="Omar Cardona" w:date="2016-10-08T18:39:00Z"/>
                <w:rFonts w:ascii="Lucida Console" w:eastAsia="Times New Roman" w:hAnsi="Lucida Console" w:cs="Calibri"/>
                <w:color w:val="000000" w:themeColor="text1"/>
                <w:sz w:val="12"/>
                <w:szCs w:val="12"/>
              </w:rPr>
            </w:pPr>
            <w:del w:id="842" w:author="Omar Cardona" w:date="2016-10-08T18:39:00Z">
              <w:r w:rsidRPr="007A4C93" w:rsidDel="00240DF7">
                <w:rPr>
                  <w:rFonts w:ascii="Lucida Console" w:eastAsia="Times New Roman" w:hAnsi="Lucida Console" w:cs="Calibri"/>
                  <w:color w:val="000000" w:themeColor="text1"/>
                  <w:sz w:val="12"/>
                  <w:szCs w:val="12"/>
                </w:rPr>
                <w:delText xml:space="preserve">Name                      DisplayName                    DisplayValue                   RegistryKeyword RegistryValue  </w:delText>
              </w:r>
            </w:del>
          </w:p>
          <w:p w14:paraId="44336FC1" w14:textId="4A0BED6D" w:rsidR="00F83A24" w:rsidRPr="007A4C93" w:rsidDel="00240DF7" w:rsidRDefault="00F83A24" w:rsidP="00F83A24">
            <w:pPr>
              <w:rPr>
                <w:del w:id="843" w:author="Omar Cardona" w:date="2016-10-08T18:39:00Z"/>
                <w:rFonts w:ascii="Lucida Console" w:eastAsia="Times New Roman" w:hAnsi="Lucida Console" w:cs="Calibri"/>
                <w:color w:val="000000" w:themeColor="text1"/>
                <w:sz w:val="12"/>
                <w:szCs w:val="12"/>
              </w:rPr>
            </w:pPr>
            <w:del w:id="844" w:author="Omar Cardona" w:date="2016-10-08T18:39:00Z">
              <w:r w:rsidRPr="007A4C93" w:rsidDel="00240DF7">
                <w:rPr>
                  <w:rFonts w:ascii="Lucida Console" w:eastAsia="Times New Roman" w:hAnsi="Lucida Console" w:cs="Calibri"/>
                  <w:color w:val="000000" w:themeColor="text1"/>
                  <w:sz w:val="12"/>
                  <w:szCs w:val="12"/>
                </w:rPr>
                <w:delText xml:space="preserve">----                      -----------                    ------------                   --------------- -------------  </w:delText>
              </w:r>
            </w:del>
          </w:p>
          <w:p w14:paraId="04530553" w14:textId="46A040A5" w:rsidR="00F83A24" w:rsidRPr="007A4C93" w:rsidDel="00240DF7" w:rsidRDefault="00F83A24" w:rsidP="00F83A24">
            <w:pPr>
              <w:rPr>
                <w:del w:id="845" w:author="Omar Cardona" w:date="2016-10-08T18:39:00Z"/>
                <w:rFonts w:ascii="Lucida Console" w:eastAsia="Times New Roman" w:hAnsi="Lucida Console" w:cs="Calibri"/>
                <w:color w:val="000000" w:themeColor="text1"/>
                <w:sz w:val="12"/>
                <w:szCs w:val="12"/>
              </w:rPr>
            </w:pPr>
            <w:del w:id="846" w:author="Omar Cardona" w:date="2016-10-08T18:39:00Z">
              <w:r w:rsidRPr="007A4C93" w:rsidDel="00240DF7">
                <w:rPr>
                  <w:rFonts w:ascii="Lucida Console" w:eastAsia="Times New Roman" w:hAnsi="Lucida Console" w:cs="Calibri"/>
                  <w:color w:val="000000" w:themeColor="text1"/>
                  <w:sz w:val="12"/>
                  <w:szCs w:val="12"/>
                </w:rPr>
                <w:delText>.</w:delText>
              </w:r>
            </w:del>
          </w:p>
          <w:p w14:paraId="7FFFFC31" w14:textId="0CDCCFD0" w:rsidR="00F83A24" w:rsidRPr="007A4C93" w:rsidDel="00240DF7" w:rsidRDefault="00F83A24" w:rsidP="00F83A24">
            <w:pPr>
              <w:rPr>
                <w:del w:id="847" w:author="Omar Cardona" w:date="2016-10-08T18:39:00Z"/>
                <w:rFonts w:ascii="Lucida Console" w:eastAsia="Times New Roman" w:hAnsi="Lucida Console" w:cs="Calibri"/>
                <w:color w:val="000000" w:themeColor="text1"/>
                <w:sz w:val="12"/>
                <w:szCs w:val="12"/>
              </w:rPr>
            </w:pPr>
            <w:del w:id="848" w:author="Omar Cardona" w:date="2016-10-08T18:39:00Z">
              <w:r w:rsidRPr="007A4C93" w:rsidDel="00240DF7">
                <w:rPr>
                  <w:rFonts w:ascii="Lucida Console" w:eastAsia="Times New Roman" w:hAnsi="Lucida Console" w:cs="Calibri"/>
                  <w:color w:val="000000" w:themeColor="text1"/>
                  <w:sz w:val="12"/>
                  <w:szCs w:val="12"/>
                </w:rPr>
                <w:delText>.</w:delText>
              </w:r>
            </w:del>
          </w:p>
          <w:p w14:paraId="1A7AE91A" w14:textId="5AFD03C2" w:rsidR="00F83A24" w:rsidRPr="007A4C93" w:rsidDel="00240DF7" w:rsidRDefault="00F83A24" w:rsidP="00F83A24">
            <w:pPr>
              <w:rPr>
                <w:del w:id="849" w:author="Omar Cardona" w:date="2016-10-08T18:39:00Z"/>
                <w:rFonts w:ascii="Lucida Console" w:eastAsia="Times New Roman" w:hAnsi="Lucida Console" w:cs="Calibri"/>
                <w:color w:val="000000" w:themeColor="text1"/>
                <w:sz w:val="12"/>
                <w:szCs w:val="12"/>
              </w:rPr>
            </w:pPr>
            <w:del w:id="850" w:author="Omar Cardona" w:date="2016-10-08T18:39:00Z">
              <w:r w:rsidRPr="007A4C93" w:rsidDel="00240DF7">
                <w:rPr>
                  <w:rFonts w:ascii="Lucida Console" w:eastAsia="Times New Roman" w:hAnsi="Lucida Console" w:cs="Calibri"/>
                  <w:color w:val="000000" w:themeColor="text1"/>
                  <w:sz w:val="12"/>
                  <w:szCs w:val="12"/>
                </w:rPr>
                <w:delText xml:space="preserve">TEST-40G-2                VLAN ID                        0                              </w:delText>
              </w:r>
              <w:r w:rsidRPr="007A4C93" w:rsidDel="00240DF7">
                <w:rPr>
                  <w:rFonts w:ascii="Lucida Console" w:eastAsia="Times New Roman" w:hAnsi="Lucida Console" w:cs="Calibri"/>
                  <w:color w:val="000000" w:themeColor="text1"/>
                  <w:sz w:val="12"/>
                  <w:szCs w:val="12"/>
                  <w:highlight w:val="yellow"/>
                </w:rPr>
                <w:delText>VlanID          {102}</w:delText>
              </w:r>
              <w:r w:rsidRPr="007A4C93" w:rsidDel="00240DF7">
                <w:rPr>
                  <w:rFonts w:ascii="Lucida Console" w:eastAsia="Times New Roman" w:hAnsi="Lucida Console" w:cs="Calibri"/>
                  <w:color w:val="000000" w:themeColor="text1"/>
                  <w:sz w:val="12"/>
                  <w:szCs w:val="12"/>
                </w:rPr>
                <w:delText xml:space="preserve">  </w:delText>
              </w:r>
            </w:del>
          </w:p>
          <w:p w14:paraId="3786166C" w14:textId="77777777" w:rsidR="00240DF7" w:rsidRPr="00EC6A04" w:rsidRDefault="00240DF7" w:rsidP="00240DF7">
            <w:pPr>
              <w:rPr>
                <w:ins w:id="851" w:author="Omar Cardona" w:date="2016-10-08T18:39:00Z"/>
                <w:rFonts w:ascii="Lucida Console" w:eastAsia="Times New Roman" w:hAnsi="Lucida Console" w:cs="Calibri"/>
                <w:sz w:val="12"/>
                <w:szCs w:val="12"/>
              </w:rPr>
            </w:pPr>
            <w:ins w:id="852" w:author="Omar Cardona" w:date="2016-10-08T18:39:00Z">
              <w:r w:rsidRPr="00EC6A04">
                <w:rPr>
                  <w:rFonts w:ascii="Lucida Console" w:eastAsia="Times New Roman" w:hAnsi="Lucida Console" w:cs="Calibri"/>
                  <w:sz w:val="12"/>
                  <w:szCs w:val="12"/>
                </w:rPr>
                <w:t xml:space="preserve">Name       DisplayName </w:t>
              </w:r>
              <w:proofErr w:type="spellStart"/>
              <w:r w:rsidRPr="00EC6A04">
                <w:rPr>
                  <w:rFonts w:ascii="Lucida Console" w:eastAsia="Times New Roman" w:hAnsi="Lucida Console" w:cs="Calibri"/>
                  <w:sz w:val="12"/>
                  <w:szCs w:val="12"/>
                </w:rPr>
                <w:t>DisplayValue</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RegistryKeyword</w:t>
              </w:r>
              <w:proofErr w:type="spellEnd"/>
              <w:r w:rsidRPr="00EC6A04">
                <w:rPr>
                  <w:rFonts w:ascii="Lucida Console" w:eastAsia="Times New Roman" w:hAnsi="Lucida Console" w:cs="Calibri"/>
                  <w:sz w:val="12"/>
                  <w:szCs w:val="12"/>
                </w:rPr>
                <w:t xml:space="preserve"> </w:t>
              </w:r>
              <w:proofErr w:type="spellStart"/>
              <w:r w:rsidRPr="00EC6A04">
                <w:rPr>
                  <w:rFonts w:ascii="Lucida Console" w:eastAsia="Times New Roman" w:hAnsi="Lucida Console" w:cs="Calibri"/>
                  <w:sz w:val="12"/>
                  <w:szCs w:val="12"/>
                </w:rPr>
                <w:t>RegistryValue</w:t>
              </w:r>
              <w:proofErr w:type="spellEnd"/>
            </w:ins>
          </w:p>
          <w:p w14:paraId="2E170B1F" w14:textId="77777777" w:rsidR="00240DF7" w:rsidRPr="00EC6A04" w:rsidRDefault="00240DF7" w:rsidP="00240DF7">
            <w:pPr>
              <w:rPr>
                <w:ins w:id="853" w:author="Omar Cardona" w:date="2016-10-08T18:39:00Z"/>
                <w:rFonts w:ascii="Lucida Console" w:eastAsia="Times New Roman" w:hAnsi="Lucida Console" w:cs="Calibri"/>
                <w:sz w:val="12"/>
                <w:szCs w:val="12"/>
              </w:rPr>
            </w:pPr>
            <w:ins w:id="854" w:author="Omar Cardona" w:date="2016-10-08T18:39:00Z">
              <w:r w:rsidRPr="00EC6A04">
                <w:rPr>
                  <w:rFonts w:ascii="Lucida Console" w:eastAsia="Times New Roman" w:hAnsi="Lucida Console" w:cs="Calibri"/>
                  <w:sz w:val="12"/>
                  <w:szCs w:val="12"/>
                </w:rPr>
                <w:t>----       ----------- ------------ --------------- -------------</w:t>
              </w:r>
            </w:ins>
          </w:p>
          <w:p w14:paraId="45126E97" w14:textId="2D69B938" w:rsidR="00240DF7" w:rsidRDefault="00240DF7" w:rsidP="00240DF7">
            <w:pPr>
              <w:rPr>
                <w:ins w:id="855" w:author="Omar Cardona" w:date="2016-10-08T18:39:00Z"/>
                <w:rFonts w:ascii="Lucida Console" w:eastAsia="Times New Roman" w:hAnsi="Lucida Console" w:cs="Calibri"/>
                <w:sz w:val="12"/>
                <w:szCs w:val="12"/>
              </w:rPr>
            </w:pPr>
            <w:ins w:id="856" w:author="Omar Cardona" w:date="2016-10-08T18:39:00Z">
              <w:r w:rsidRPr="00EC6A04">
                <w:rPr>
                  <w:rFonts w:ascii="Lucida Console" w:eastAsia="Times New Roman" w:hAnsi="Lucida Console" w:cs="Calibri"/>
                  <w:sz w:val="12"/>
                  <w:szCs w:val="12"/>
                </w:rPr>
                <w:t>TEST-</w:t>
              </w:r>
              <w:r>
                <w:rPr>
                  <w:rFonts w:ascii="Lucida Console" w:eastAsia="Times New Roman" w:hAnsi="Lucida Console" w:cs="Calibri"/>
                  <w:sz w:val="12"/>
                  <w:szCs w:val="12"/>
                </w:rPr>
                <w:t>4</w:t>
              </w:r>
              <w:r w:rsidRPr="00EC6A04">
                <w:rPr>
                  <w:rFonts w:ascii="Lucida Console" w:eastAsia="Times New Roman" w:hAnsi="Lucida Console" w:cs="Calibri"/>
                  <w:sz w:val="12"/>
                  <w:szCs w:val="12"/>
                </w:rPr>
                <w:t>0G-</w:t>
              </w:r>
              <w:r>
                <w:rPr>
                  <w:rFonts w:ascii="Lucida Console" w:eastAsia="Times New Roman" w:hAnsi="Lucida Console" w:cs="Calibri"/>
                  <w:sz w:val="12"/>
                  <w:szCs w:val="12"/>
                </w:rPr>
                <w:t>2</w:t>
              </w:r>
              <w:r w:rsidRPr="00EC6A04">
                <w:rPr>
                  <w:rFonts w:ascii="Lucida Console" w:eastAsia="Times New Roman" w:hAnsi="Lucida Console" w:cs="Calibri"/>
                  <w:sz w:val="12"/>
                  <w:szCs w:val="12"/>
                </w:rPr>
                <w:t xml:space="preserve"> VLAN ID     101          </w:t>
              </w:r>
              <w:proofErr w:type="spellStart"/>
              <w:r w:rsidRPr="003573CB">
                <w:rPr>
                  <w:rFonts w:ascii="Lucida Console" w:eastAsia="Times New Roman" w:hAnsi="Lucida Console" w:cs="Calibri"/>
                  <w:sz w:val="12"/>
                  <w:szCs w:val="12"/>
                  <w:highlight w:val="yellow"/>
                </w:rPr>
                <w:t>VlanID</w:t>
              </w:r>
              <w:proofErr w:type="spellEnd"/>
              <w:r w:rsidRPr="003573CB">
                <w:rPr>
                  <w:rFonts w:ascii="Lucida Console" w:eastAsia="Times New Roman" w:hAnsi="Lucida Console" w:cs="Calibri"/>
                  <w:sz w:val="12"/>
                  <w:szCs w:val="12"/>
                  <w:highlight w:val="yellow"/>
                </w:rPr>
                <w:t xml:space="preserve">       </w:t>
              </w:r>
              <w:proofErr w:type="gramStart"/>
              <w:r w:rsidRPr="003573CB">
                <w:rPr>
                  <w:rFonts w:ascii="Lucida Console" w:eastAsia="Times New Roman" w:hAnsi="Lucida Console" w:cs="Calibri"/>
                  <w:sz w:val="12"/>
                  <w:szCs w:val="12"/>
                  <w:highlight w:val="yellow"/>
                </w:rPr>
                <w:t xml:space="preserve">   {</w:t>
              </w:r>
              <w:proofErr w:type="gramEnd"/>
              <w:r w:rsidRPr="003573CB">
                <w:rPr>
                  <w:rFonts w:ascii="Lucida Console" w:eastAsia="Times New Roman" w:hAnsi="Lucida Console" w:cs="Calibri"/>
                  <w:sz w:val="12"/>
                  <w:szCs w:val="12"/>
                  <w:highlight w:val="yellow"/>
                </w:rPr>
                <w:t>10</w:t>
              </w:r>
              <w:r>
                <w:rPr>
                  <w:rFonts w:ascii="Lucida Console" w:eastAsia="Times New Roman" w:hAnsi="Lucida Console" w:cs="Calibri"/>
                  <w:sz w:val="12"/>
                  <w:szCs w:val="12"/>
                  <w:highlight w:val="yellow"/>
                </w:rPr>
                <w:t>2</w:t>
              </w:r>
              <w:r w:rsidRPr="003573CB">
                <w:rPr>
                  <w:rFonts w:ascii="Lucida Console" w:eastAsia="Times New Roman" w:hAnsi="Lucida Console" w:cs="Calibri"/>
                  <w:sz w:val="12"/>
                  <w:szCs w:val="12"/>
                  <w:highlight w:val="yellow"/>
                </w:rPr>
                <w:t>}</w:t>
              </w:r>
            </w:ins>
          </w:p>
          <w:p w14:paraId="24E921EC" w14:textId="77777777" w:rsidR="00240DF7" w:rsidRPr="00B957AD" w:rsidRDefault="00240DF7" w:rsidP="00F83A24">
            <w:pPr>
              <w:rPr>
                <w:ins w:id="857" w:author="Omar Cardona" w:date="2016-10-08T18:39:00Z"/>
                <w:rFonts w:ascii="Lucida Console" w:eastAsia="Times New Roman" w:hAnsi="Lucida Console" w:cs="Calibri"/>
                <w:color w:val="009900"/>
                <w:sz w:val="12"/>
                <w:szCs w:val="12"/>
              </w:rPr>
            </w:pPr>
          </w:p>
          <w:p w14:paraId="784D4350" w14:textId="6F2977E3" w:rsidR="00F83A24" w:rsidRPr="00B957AD" w:rsidRDefault="00F83A24" w:rsidP="00F83A24">
            <w:pPr>
              <w:rPr>
                <w:rFonts w:ascii="Lucida Console" w:eastAsia="Times New Roman" w:hAnsi="Lucida Console" w:cs="Calibri"/>
                <w:color w:val="009900"/>
                <w:sz w:val="12"/>
                <w:szCs w:val="12"/>
              </w:rPr>
            </w:pPr>
            <w:r w:rsidRPr="00B957AD">
              <w:rPr>
                <w:rFonts w:ascii="Lucida Console" w:eastAsia="Times New Roman" w:hAnsi="Lucida Console" w:cs="Calibri"/>
                <w:color w:val="009900"/>
                <w:sz w:val="12"/>
                <w:szCs w:val="12"/>
              </w:rPr>
              <w:t xml:space="preserve">          </w:t>
            </w:r>
          </w:p>
          <w:p w14:paraId="0F769E7B" w14:textId="4EA4BC0B" w:rsidR="001264AF" w:rsidRDefault="001264AF" w:rsidP="00F83A24">
            <w:pPr>
              <w:rPr>
                <w:ins w:id="858" w:author="Omar Cardona" w:date="2016-11-21T23:42: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859" w:author="Omar Cardona" w:date="2016-11-21T23:42:00Z">
                  <w:rPr>
                    <w:rFonts w:ascii="Lucida Console" w:eastAsia="Times New Roman" w:hAnsi="Lucida Console" w:cs="Calibri"/>
                    <w:color w:val="009900"/>
                    <w:sz w:val="12"/>
                    <w:szCs w:val="12"/>
                  </w:rPr>
                </w:rPrChange>
              </w:rPr>
              <w:t># IMPORTANT, Ensure the VLANID takes effect independent of adapter implementation.</w:t>
            </w:r>
          </w:p>
          <w:p w14:paraId="20CEC1CC" w14:textId="77777777" w:rsidR="009903E3" w:rsidRPr="009903E3" w:rsidRDefault="009903E3" w:rsidP="00F83A24">
            <w:pPr>
              <w:rPr>
                <w:rFonts w:ascii="Lucida Console" w:eastAsia="Times New Roman" w:hAnsi="Lucida Console" w:cs="Calibri"/>
                <w:color w:val="000000" w:themeColor="text1"/>
                <w:sz w:val="12"/>
                <w:szCs w:val="12"/>
                <w:rPrChange w:id="860" w:author="Omar Cardona" w:date="2016-11-21T23:42:00Z">
                  <w:rPr>
                    <w:rFonts w:ascii="Lucida Console" w:eastAsia="Times New Roman" w:hAnsi="Lucida Console" w:cs="Calibri"/>
                    <w:color w:val="009900"/>
                    <w:sz w:val="12"/>
                    <w:szCs w:val="12"/>
                  </w:rPr>
                </w:rPrChange>
              </w:rPr>
            </w:pPr>
          </w:p>
          <w:p w14:paraId="471C4F18" w14:textId="2537E151" w:rsidR="00177769" w:rsidRPr="007A4C93" w:rsidRDefault="00177769" w:rsidP="00177769">
            <w:pPr>
              <w:rPr>
                <w:rFonts w:ascii="Lucida Console" w:eastAsia="Times New Roman" w:hAnsi="Lucida Console" w:cs="Calibri"/>
                <w:color w:val="000000"/>
                <w:sz w:val="12"/>
                <w:szCs w:val="12"/>
              </w:rPr>
            </w:pPr>
            <w:del w:id="861"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Restart-NetAdapter -Name "Test-40G-2"</w:t>
            </w:r>
            <w:r w:rsidRPr="007A4C93">
              <w:rPr>
                <w:rFonts w:ascii="Lucida Console" w:eastAsia="Times New Roman" w:hAnsi="Lucida Console" w:cs="Calibri"/>
                <w:color w:val="000000"/>
                <w:sz w:val="12"/>
                <w:szCs w:val="12"/>
              </w:rPr>
              <w:t xml:space="preserve">                </w:t>
            </w:r>
          </w:p>
          <w:p w14:paraId="656DF492" w14:textId="77777777" w:rsidR="00177769" w:rsidRPr="00B957AD" w:rsidRDefault="00177769" w:rsidP="00F83A24">
            <w:pPr>
              <w:rPr>
                <w:ins w:id="862" w:author="Omar Cardona" w:date="2016-10-08T18:40:00Z"/>
                <w:rFonts w:ascii="Lucida Console" w:eastAsia="Times New Roman" w:hAnsi="Lucida Console" w:cs="Calibri"/>
                <w:color w:val="009900"/>
                <w:sz w:val="12"/>
                <w:szCs w:val="12"/>
              </w:rPr>
            </w:pPr>
          </w:p>
          <w:p w14:paraId="7BE643A3" w14:textId="77777777" w:rsidR="00240DF7" w:rsidRPr="00B957AD" w:rsidRDefault="00240DF7" w:rsidP="00F83A24">
            <w:pPr>
              <w:rPr>
                <w:ins w:id="863" w:author="Omar Cardona" w:date="2016-10-08T18:40:00Z"/>
                <w:rFonts w:ascii="Lucida Console" w:eastAsia="Times New Roman" w:hAnsi="Lucida Console" w:cs="Calibri"/>
                <w:color w:val="009900"/>
                <w:sz w:val="12"/>
                <w:szCs w:val="12"/>
              </w:rPr>
            </w:pPr>
          </w:p>
          <w:p w14:paraId="4BBDCC95" w14:textId="166CCCA9" w:rsidR="00240DF7" w:rsidRDefault="00240DF7" w:rsidP="00240DF7">
            <w:pPr>
              <w:rPr>
                <w:ins w:id="864" w:author="Omar Cardona" w:date="2016-11-21T23:42:00Z"/>
                <w:rFonts w:ascii="Lucida Console" w:eastAsia="Times New Roman" w:hAnsi="Lucida Console" w:cs="Calibri"/>
                <w:color w:val="000000" w:themeColor="text1"/>
                <w:sz w:val="12"/>
                <w:szCs w:val="12"/>
              </w:rPr>
            </w:pPr>
            <w:ins w:id="865" w:author="Omar Cardona" w:date="2016-10-08T18:40:00Z">
              <w:r w:rsidRPr="009903E3">
                <w:rPr>
                  <w:rFonts w:ascii="Lucida Console" w:eastAsia="Times New Roman" w:hAnsi="Lucida Console" w:cs="Calibri"/>
                  <w:color w:val="000000" w:themeColor="text1"/>
                  <w:sz w:val="12"/>
                  <w:szCs w:val="12"/>
                  <w:rPrChange w:id="866" w:author="Omar Cardona" w:date="2016-11-21T23:42:00Z">
                    <w:rPr>
                      <w:rFonts w:ascii="Lucida Console" w:eastAsia="Times New Roman" w:hAnsi="Lucida Console" w:cs="Calibri"/>
                      <w:color w:val="009900"/>
                      <w:sz w:val="12"/>
                      <w:szCs w:val="12"/>
                    </w:rPr>
                  </w:rPrChange>
                </w:rPr>
                <w:t># Ensure adapter status is up before proceeding.</w:t>
              </w:r>
            </w:ins>
          </w:p>
          <w:p w14:paraId="66F43B72" w14:textId="77777777" w:rsidR="009903E3" w:rsidRPr="009903E3" w:rsidRDefault="009903E3" w:rsidP="00240DF7">
            <w:pPr>
              <w:rPr>
                <w:ins w:id="867" w:author="Omar Cardona" w:date="2016-10-08T18:40:00Z"/>
                <w:rFonts w:ascii="Lucida Console" w:eastAsia="Times New Roman" w:hAnsi="Lucida Console" w:cs="Calibri"/>
                <w:color w:val="000000" w:themeColor="text1"/>
                <w:sz w:val="12"/>
                <w:szCs w:val="12"/>
                <w:rPrChange w:id="868" w:author="Omar Cardona" w:date="2016-11-21T23:42:00Z">
                  <w:rPr>
                    <w:ins w:id="869" w:author="Omar Cardona" w:date="2016-10-08T18:40:00Z"/>
                    <w:rFonts w:ascii="Lucida Console" w:eastAsia="Times New Roman" w:hAnsi="Lucida Console" w:cs="Calibri"/>
                    <w:color w:val="009900"/>
                    <w:sz w:val="12"/>
                    <w:szCs w:val="12"/>
                  </w:rPr>
                </w:rPrChange>
              </w:rPr>
            </w:pPr>
          </w:p>
          <w:p w14:paraId="4B5E6072" w14:textId="6BCBA91B" w:rsidR="00240DF7" w:rsidRPr="007A4C93" w:rsidRDefault="00240DF7" w:rsidP="00240DF7">
            <w:pPr>
              <w:rPr>
                <w:ins w:id="870" w:author="Omar Cardona" w:date="2016-10-08T18:40:00Z"/>
                <w:rFonts w:ascii="Lucida Console" w:eastAsia="Times New Roman" w:hAnsi="Lucida Console" w:cs="Calibri"/>
                <w:color w:val="000000"/>
                <w:sz w:val="12"/>
                <w:szCs w:val="12"/>
              </w:rPr>
            </w:pPr>
            <w:ins w:id="871" w:author="Omar Cardona" w:date="2016-10-08T18:40:00Z">
              <w:r w:rsidRPr="007A4C93">
                <w:rPr>
                  <w:rFonts w:ascii="Lucida Console" w:eastAsia="Times New Roman" w:hAnsi="Lucida Console" w:cs="Calibri"/>
                  <w:b/>
                  <w:bCs/>
                  <w:color w:val="000000"/>
                  <w:sz w:val="12"/>
                  <w:szCs w:val="12"/>
                </w:rPr>
                <w:t>Get-NetAdapter -Name "Test-40G-1"</w:t>
              </w:r>
              <w:r>
                <w:rPr>
                  <w:rFonts w:ascii="Lucida Console" w:eastAsia="Times New Roman" w:hAnsi="Lucida Console" w:cs="Calibri"/>
                  <w:b/>
                  <w:bCs/>
                  <w:color w:val="000000"/>
                  <w:sz w:val="12"/>
                  <w:szCs w:val="12"/>
                </w:rPr>
                <w:t xml:space="preserve"> | ft -</w:t>
              </w:r>
              <w:proofErr w:type="spellStart"/>
              <w:r>
                <w:rPr>
                  <w:rFonts w:ascii="Lucida Console" w:eastAsia="Times New Roman" w:hAnsi="Lucida Console" w:cs="Calibri"/>
                  <w:b/>
                  <w:bCs/>
                  <w:color w:val="000000"/>
                  <w:sz w:val="12"/>
                  <w:szCs w:val="12"/>
                </w:rPr>
                <w:t>AutoSize</w:t>
              </w:r>
              <w:proofErr w:type="spellEnd"/>
            </w:ins>
          </w:p>
          <w:p w14:paraId="7EA6D9F7" w14:textId="77777777" w:rsidR="00240DF7" w:rsidRPr="007A4C93" w:rsidRDefault="00240DF7" w:rsidP="00240DF7">
            <w:pPr>
              <w:rPr>
                <w:ins w:id="872" w:author="Omar Cardona" w:date="2016-10-08T18:40:00Z"/>
                <w:rFonts w:ascii="Lucida Console" w:eastAsia="Times New Roman" w:hAnsi="Lucida Console" w:cs="Calibri"/>
                <w:color w:val="000000"/>
                <w:sz w:val="12"/>
                <w:szCs w:val="12"/>
              </w:rPr>
            </w:pPr>
            <w:ins w:id="873" w:author="Omar Cardona" w:date="2016-10-08T18:40:00Z">
              <w:r w:rsidRPr="007A4C93">
                <w:rPr>
                  <w:rFonts w:ascii="Lucida Console" w:eastAsia="Times New Roman" w:hAnsi="Lucida Console" w:cs="Calibri"/>
                  <w:color w:val="000000"/>
                  <w:sz w:val="12"/>
                  <w:szCs w:val="12"/>
                </w:rPr>
                <w:t> </w:t>
              </w:r>
            </w:ins>
          </w:p>
          <w:p w14:paraId="6204CFCA" w14:textId="77777777" w:rsidR="00240DF7" w:rsidRPr="007A4C93" w:rsidRDefault="00240DF7" w:rsidP="00240DF7">
            <w:pPr>
              <w:rPr>
                <w:ins w:id="874" w:author="Omar Cardona" w:date="2016-10-08T18:40:00Z"/>
                <w:rFonts w:ascii="Lucida Console" w:eastAsia="Times New Roman" w:hAnsi="Lucida Console" w:cs="Calibri"/>
                <w:color w:val="000000"/>
                <w:sz w:val="12"/>
                <w:szCs w:val="12"/>
              </w:rPr>
            </w:pPr>
            <w:ins w:id="875" w:author="Omar Cardona" w:date="2016-10-08T18:40:00Z">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LinkSpeed</w:t>
              </w:r>
              <w:proofErr w:type="spellEnd"/>
            </w:ins>
          </w:p>
          <w:p w14:paraId="6DA46A59" w14:textId="77777777" w:rsidR="00240DF7" w:rsidRPr="007A4C93" w:rsidRDefault="00240DF7" w:rsidP="00240DF7">
            <w:pPr>
              <w:rPr>
                <w:ins w:id="876" w:author="Omar Cardona" w:date="2016-10-08T18:40:00Z"/>
                <w:rFonts w:ascii="Lucida Console" w:eastAsia="Times New Roman" w:hAnsi="Lucida Console" w:cs="Calibri"/>
                <w:color w:val="000000"/>
                <w:sz w:val="12"/>
                <w:szCs w:val="12"/>
              </w:rPr>
            </w:pPr>
            <w:ins w:id="877" w:author="Omar Cardona" w:date="2016-10-08T18:40:00Z">
              <w:r w:rsidRPr="007A4C93">
                <w:rPr>
                  <w:rFonts w:ascii="Lucida Console" w:eastAsia="Times New Roman" w:hAnsi="Lucida Console" w:cs="Calibri"/>
                  <w:color w:val="000000"/>
                  <w:sz w:val="12"/>
                  <w:szCs w:val="12"/>
                </w:rPr>
                <w:t>----                      --------------------                    ------- ------       ----------             ---------</w:t>
              </w:r>
            </w:ins>
          </w:p>
          <w:p w14:paraId="5790BCBC" w14:textId="773C17B8" w:rsidR="00240DF7" w:rsidRPr="007A4C93" w:rsidRDefault="00240DF7" w:rsidP="00240DF7">
            <w:pPr>
              <w:rPr>
                <w:ins w:id="878" w:author="Omar Cardona" w:date="2016-10-08T18:40:00Z"/>
                <w:rFonts w:ascii="Lucida Console" w:eastAsia="Times New Roman" w:hAnsi="Lucida Console" w:cs="Calibri"/>
                <w:color w:val="000000"/>
                <w:sz w:val="12"/>
                <w:szCs w:val="12"/>
              </w:rPr>
            </w:pPr>
            <w:ins w:id="879" w:author="Omar Cardona" w:date="2016-10-08T18:40:00Z">
              <w:r w:rsidRPr="003573CB">
                <w:rPr>
                  <w:rFonts w:ascii="Lucida Console" w:eastAsia="Times New Roman" w:hAnsi="Lucida Console" w:cs="Calibri"/>
                  <w:color w:val="000000"/>
                  <w:sz w:val="12"/>
                  <w:szCs w:val="12"/>
                </w:rPr>
                <w:t>Test-40G-</w:t>
              </w:r>
              <w:r>
                <w:rPr>
                  <w:rFonts w:ascii="Lucida Console" w:eastAsia="Times New Roman" w:hAnsi="Lucida Console" w:cs="Calibri"/>
                  <w:color w:val="000000"/>
                  <w:sz w:val="12"/>
                  <w:szCs w:val="12"/>
                </w:rPr>
                <w:t>2</w:t>
              </w:r>
              <w:r w:rsidRPr="003573CB">
                <w:rPr>
                  <w:rFonts w:ascii="Lucida Console" w:eastAsia="Times New Roman" w:hAnsi="Lucida Console" w:cs="Calibri"/>
                  <w:color w:val="000000"/>
                  <w:sz w:val="12"/>
                  <w:szCs w:val="12"/>
                </w:rPr>
                <w:t xml:space="preserve">                Mellanox ConnectX-3 Pro Ethernet Ada...      11 </w:t>
              </w:r>
              <w:r w:rsidRPr="003573CB">
                <w:rPr>
                  <w:rFonts w:ascii="Lucida Console" w:eastAsia="Times New Roman" w:hAnsi="Lucida Console" w:cs="Calibri"/>
                  <w:color w:val="000000"/>
                  <w:sz w:val="12"/>
                  <w:szCs w:val="12"/>
                  <w:highlight w:val="yellow"/>
                </w:rPr>
                <w:t>Up</w:t>
              </w:r>
              <w:r w:rsidRPr="003573CB">
                <w:rPr>
                  <w:rFonts w:ascii="Lucida Console" w:eastAsia="Times New Roman" w:hAnsi="Lucida Console" w:cs="Calibri"/>
                  <w:color w:val="000000"/>
                  <w:sz w:val="12"/>
                  <w:szCs w:val="12"/>
                </w:rPr>
                <w:t xml:space="preserve">           E4-1D-2D-07-43-D</w:t>
              </w:r>
              <w:r>
                <w:rPr>
                  <w:rFonts w:ascii="Lucida Console" w:eastAsia="Times New Roman" w:hAnsi="Lucida Console" w:cs="Calibri"/>
                  <w:color w:val="000000"/>
                  <w:sz w:val="12"/>
                  <w:szCs w:val="12"/>
                </w:rPr>
                <w:t>1</w:t>
              </w:r>
              <w:r w:rsidRPr="003573CB">
                <w:rPr>
                  <w:rFonts w:ascii="Lucida Console" w:eastAsia="Times New Roman" w:hAnsi="Lucida Console" w:cs="Calibri"/>
                  <w:color w:val="000000"/>
                  <w:sz w:val="12"/>
                  <w:szCs w:val="12"/>
                </w:rPr>
                <w:t xml:space="preserve">        40 Gbps</w:t>
              </w:r>
            </w:ins>
          </w:p>
          <w:p w14:paraId="24132F73" w14:textId="464C65B2" w:rsidR="00240DF7" w:rsidRPr="00B957AD" w:rsidRDefault="00240DF7" w:rsidP="00F83A24">
            <w:pPr>
              <w:rPr>
                <w:rFonts w:ascii="Lucida Console" w:eastAsia="Times New Roman" w:hAnsi="Lucida Console" w:cs="Calibri"/>
                <w:color w:val="009900"/>
                <w:sz w:val="12"/>
                <w:szCs w:val="12"/>
              </w:rPr>
            </w:pPr>
          </w:p>
        </w:tc>
      </w:tr>
      <w:tr w:rsidR="00294D47" w:rsidRPr="007A4C93" w14:paraId="1C99F8D0" w14:textId="77777777" w:rsidTr="003C79D8">
        <w:tc>
          <w:tcPr>
            <w:tcW w:w="529" w:type="dxa"/>
          </w:tcPr>
          <w:p w14:paraId="789736B7" w14:textId="42249A7F" w:rsidR="00294D47" w:rsidRPr="00777B89" w:rsidRDefault="00A02B1C" w:rsidP="00294D47">
            <w:pPr>
              <w:rPr>
                <w:rFonts w:ascii="Lucida Console" w:hAnsi="Lucida Console"/>
                <w:b/>
                <w:sz w:val="12"/>
                <w:szCs w:val="12"/>
                <w:rPrChange w:id="880" w:author="Omar Cardona" w:date="2016-10-08T18:42:00Z">
                  <w:rPr>
                    <w:rFonts w:ascii="Lucida Console" w:hAnsi="Lucida Console"/>
                    <w:sz w:val="12"/>
                    <w:szCs w:val="12"/>
                  </w:rPr>
                </w:rPrChange>
              </w:rPr>
            </w:pPr>
            <w:ins w:id="881" w:author="Omar Cardona" w:date="2016-10-08T18:42:00Z">
              <w:r w:rsidRPr="00777B89">
                <w:rPr>
                  <w:rFonts w:ascii="Lucida Console" w:hAnsi="Lucida Console"/>
                  <w:b/>
                  <w:sz w:val="12"/>
                  <w:szCs w:val="12"/>
                  <w:rPrChange w:id="882" w:author="Omar Cardona" w:date="2016-10-08T18:42:00Z">
                    <w:rPr>
                      <w:rFonts w:ascii="Lucida Console" w:hAnsi="Lucida Console"/>
                      <w:sz w:val="12"/>
                      <w:szCs w:val="12"/>
                    </w:rPr>
                  </w:rPrChange>
                </w:rPr>
                <w:t>4</w:t>
              </w:r>
            </w:ins>
          </w:p>
        </w:tc>
        <w:tc>
          <w:tcPr>
            <w:tcW w:w="434" w:type="dxa"/>
            <w:shd w:val="clear" w:color="auto" w:fill="92D050"/>
          </w:tcPr>
          <w:p w14:paraId="5C1B0A28" w14:textId="77777777" w:rsidR="00294D47" w:rsidRPr="007A4C93" w:rsidRDefault="00294D47" w:rsidP="00294D47">
            <w:pPr>
              <w:rPr>
                <w:rFonts w:ascii="Lucida Console" w:hAnsi="Lucida Console"/>
                <w:sz w:val="12"/>
                <w:szCs w:val="12"/>
              </w:rPr>
            </w:pPr>
          </w:p>
        </w:tc>
        <w:tc>
          <w:tcPr>
            <w:tcW w:w="434" w:type="dxa"/>
            <w:shd w:val="clear" w:color="auto" w:fill="00B0F0"/>
          </w:tcPr>
          <w:p w14:paraId="14618E28" w14:textId="77777777" w:rsidR="00294D47" w:rsidRPr="007A4C93" w:rsidRDefault="00294D47" w:rsidP="00294D47">
            <w:pPr>
              <w:rPr>
                <w:rFonts w:ascii="Lucida Console" w:hAnsi="Lucida Console"/>
                <w:sz w:val="12"/>
                <w:szCs w:val="12"/>
              </w:rPr>
            </w:pPr>
          </w:p>
        </w:tc>
        <w:tc>
          <w:tcPr>
            <w:tcW w:w="9393" w:type="dxa"/>
          </w:tcPr>
          <w:p w14:paraId="299FF8F2" w14:textId="77777777" w:rsidR="002B039C" w:rsidRPr="00B957AD" w:rsidRDefault="002B039C" w:rsidP="00294D47">
            <w:pPr>
              <w:rPr>
                <w:rFonts w:ascii="Lucida Console" w:eastAsia="Times New Roman" w:hAnsi="Lucida Console" w:cs="Calibri"/>
                <w:color w:val="009900"/>
                <w:sz w:val="12"/>
                <w:szCs w:val="12"/>
              </w:rPr>
            </w:pPr>
          </w:p>
          <w:p w14:paraId="60C08FCC" w14:textId="49219D65" w:rsidR="00610BB3" w:rsidRPr="009903E3" w:rsidRDefault="00610BB3" w:rsidP="00294D47">
            <w:pPr>
              <w:rPr>
                <w:rFonts w:ascii="Lucida Console" w:eastAsia="Times New Roman" w:hAnsi="Lucida Console" w:cs="Calibri"/>
                <w:color w:val="000000" w:themeColor="text1"/>
                <w:sz w:val="12"/>
                <w:szCs w:val="12"/>
                <w:rPrChange w:id="883" w:author="Omar Cardona" w:date="2016-11-21T23:42: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884" w:author="Omar Cardona" w:date="2016-11-21T23:42:00Z">
                  <w:rPr>
                    <w:rFonts w:ascii="Lucida Console" w:eastAsia="Times New Roman" w:hAnsi="Lucida Console" w:cs="Calibri"/>
                    <w:color w:val="009900"/>
                    <w:sz w:val="12"/>
                    <w:szCs w:val="12"/>
                  </w:rPr>
                </w:rPrChange>
              </w:rPr>
              <w:t>Note that it may take several seconds for the device to be visible on the network.  A Test-</w:t>
            </w:r>
            <w:proofErr w:type="spellStart"/>
            <w:r w:rsidRPr="009903E3">
              <w:rPr>
                <w:rFonts w:ascii="Lucida Console" w:eastAsia="Times New Roman" w:hAnsi="Lucida Console" w:cs="Calibri"/>
                <w:color w:val="000000" w:themeColor="text1"/>
                <w:sz w:val="12"/>
                <w:szCs w:val="12"/>
                <w:rPrChange w:id="885" w:author="Omar Cardona" w:date="2016-11-21T23:42:00Z">
                  <w:rPr>
                    <w:rFonts w:ascii="Lucida Console" w:eastAsia="Times New Roman" w:hAnsi="Lucida Console" w:cs="Calibri"/>
                    <w:color w:val="009900"/>
                    <w:sz w:val="12"/>
                    <w:szCs w:val="12"/>
                  </w:rPr>
                </w:rPrChange>
              </w:rPr>
              <w:t>NetConnection</w:t>
            </w:r>
            <w:proofErr w:type="spellEnd"/>
            <w:r w:rsidRPr="009903E3">
              <w:rPr>
                <w:rFonts w:ascii="Lucida Console" w:eastAsia="Times New Roman" w:hAnsi="Lucida Console" w:cs="Calibri"/>
                <w:color w:val="000000" w:themeColor="text1"/>
                <w:sz w:val="12"/>
                <w:szCs w:val="12"/>
                <w:rPrChange w:id="886" w:author="Omar Cardona" w:date="2016-11-21T23:42:00Z">
                  <w:rPr>
                    <w:rFonts w:ascii="Lucida Console" w:eastAsia="Times New Roman" w:hAnsi="Lucida Console" w:cs="Calibri"/>
                    <w:color w:val="009900"/>
                    <w:sz w:val="12"/>
                    <w:szCs w:val="12"/>
                  </w:rPr>
                </w:rPrChange>
              </w:rPr>
              <w:t xml:space="preserve"> failure or ping failure _IMMEDIATELY_ after Restart-NetAdapter is not uncommon, simply try again.</w:t>
            </w:r>
          </w:p>
          <w:p w14:paraId="1440EAD2" w14:textId="478F551A" w:rsidR="00610BB3" w:rsidRPr="009903E3" w:rsidRDefault="00294D47" w:rsidP="00294D47">
            <w:pPr>
              <w:rPr>
                <w:rFonts w:ascii="Lucida Console" w:eastAsia="Times New Roman" w:hAnsi="Lucida Console" w:cs="Calibri"/>
                <w:color w:val="000000" w:themeColor="text1"/>
                <w:sz w:val="12"/>
                <w:szCs w:val="12"/>
                <w:rPrChange w:id="887" w:author="Omar Cardona" w:date="2016-11-21T23:42: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888" w:author="Omar Cardona" w:date="2016-11-21T23:42:00Z">
                  <w:rPr>
                    <w:rFonts w:ascii="Lucida Console" w:eastAsia="Times New Roman" w:hAnsi="Lucida Console" w:cs="Calibri"/>
                    <w:color w:val="009900"/>
                    <w:sz w:val="12"/>
                    <w:szCs w:val="12"/>
                  </w:rPr>
                </w:rPrChange>
              </w:rPr>
              <w:t xml:space="preserve"> </w:t>
            </w:r>
          </w:p>
          <w:p w14:paraId="1F775F1E" w14:textId="77777777" w:rsidR="00240DF7" w:rsidRPr="009903E3" w:rsidRDefault="00610BB3" w:rsidP="00294D47">
            <w:pPr>
              <w:rPr>
                <w:ins w:id="889" w:author="Omar Cardona" w:date="2016-10-08T18:41:00Z"/>
                <w:rFonts w:ascii="Lucida Console" w:eastAsia="Times New Roman" w:hAnsi="Lucida Console" w:cs="Calibri"/>
                <w:color w:val="000000" w:themeColor="text1"/>
                <w:sz w:val="12"/>
                <w:szCs w:val="12"/>
                <w:rPrChange w:id="890" w:author="Omar Cardona" w:date="2016-11-21T23:42:00Z">
                  <w:rPr>
                    <w:ins w:id="891" w:author="Omar Cardona" w:date="2016-10-08T18:41:00Z"/>
                    <w:rFonts w:ascii="Lucida Console" w:eastAsia="Times New Roman" w:hAnsi="Lucida Console" w:cs="Calibri"/>
                    <w:color w:val="009900"/>
                    <w:sz w:val="12"/>
                    <w:szCs w:val="12"/>
                  </w:rPr>
                </w:rPrChange>
              </w:rPr>
            </w:pPr>
            <w:del w:id="892" w:author="Brian Leong (Inspur Worldwide Services Ltd)" w:date="2016-09-30T14:18:00Z">
              <w:r w:rsidRPr="009903E3" w:rsidDel="00B52063">
                <w:rPr>
                  <w:rFonts w:ascii="Lucida Console" w:eastAsia="Times New Roman" w:hAnsi="Lucida Console" w:cs="Calibri"/>
                  <w:color w:val="000000" w:themeColor="text1"/>
                  <w:sz w:val="12"/>
                  <w:szCs w:val="12"/>
                  <w:rPrChange w:id="893" w:author="Omar Cardona" w:date="2016-11-21T23:42:00Z">
                    <w:rPr>
                      <w:rFonts w:ascii="Lucida Console" w:eastAsia="Times New Roman" w:hAnsi="Lucida Console" w:cs="Calibri"/>
                      <w:color w:val="009900"/>
                      <w:sz w:val="12"/>
                      <w:szCs w:val="12"/>
                    </w:rPr>
                  </w:rPrChange>
                </w:rPr>
                <w:delText xml:space="preserve">Now, </w:delText>
              </w:r>
            </w:del>
            <w:r w:rsidR="00294D47" w:rsidRPr="009903E3">
              <w:rPr>
                <w:rFonts w:ascii="Lucida Console" w:eastAsia="Times New Roman" w:hAnsi="Lucida Console" w:cs="Calibri"/>
                <w:color w:val="000000" w:themeColor="text1"/>
                <w:sz w:val="12"/>
                <w:szCs w:val="12"/>
                <w:rPrChange w:id="894" w:author="Omar Cardona" w:date="2016-11-21T23:42:00Z">
                  <w:rPr>
                    <w:rFonts w:ascii="Lucida Console" w:eastAsia="Times New Roman" w:hAnsi="Lucida Console" w:cs="Calibri"/>
                    <w:color w:val="009900"/>
                    <w:sz w:val="12"/>
                    <w:szCs w:val="12"/>
                  </w:rPr>
                </w:rPrChange>
              </w:rPr>
              <w:t>Re</w:t>
            </w:r>
            <w:del w:id="895" w:author="Brian Leong (Inspur Worldwide Services Ltd)" w:date="2016-09-30T14:18:00Z">
              <w:r w:rsidR="00294D47" w:rsidRPr="009903E3" w:rsidDel="00B52063">
                <w:rPr>
                  <w:rFonts w:ascii="Lucida Console" w:eastAsia="Times New Roman" w:hAnsi="Lucida Console" w:cs="Calibri"/>
                  <w:color w:val="000000" w:themeColor="text1"/>
                  <w:sz w:val="12"/>
                  <w:szCs w:val="12"/>
                  <w:rPrChange w:id="896" w:author="Omar Cardona" w:date="2016-11-21T23:42:00Z">
                    <w:rPr>
                      <w:rFonts w:ascii="Lucida Console" w:eastAsia="Times New Roman" w:hAnsi="Lucida Console" w:cs="Calibri"/>
                      <w:color w:val="009900"/>
                      <w:sz w:val="12"/>
                      <w:szCs w:val="12"/>
                    </w:rPr>
                  </w:rPrChange>
                </w:rPr>
                <w:delText>-C</w:delText>
              </w:r>
            </w:del>
            <w:ins w:id="897" w:author="Brian Leong (Inspur Worldwide Services Ltd)" w:date="2016-09-30T14:18:00Z">
              <w:r w:rsidR="00B52063" w:rsidRPr="009903E3">
                <w:rPr>
                  <w:rFonts w:ascii="Lucida Console" w:eastAsia="Times New Roman" w:hAnsi="Lucida Console" w:cs="Calibri"/>
                  <w:color w:val="000000" w:themeColor="text1"/>
                  <w:sz w:val="12"/>
                  <w:szCs w:val="12"/>
                  <w:rPrChange w:id="898" w:author="Omar Cardona" w:date="2016-11-21T23:42:00Z">
                    <w:rPr>
                      <w:rFonts w:ascii="Lucida Console" w:eastAsia="Times New Roman" w:hAnsi="Lucida Console" w:cs="Calibri"/>
                      <w:color w:val="009900"/>
                      <w:sz w:val="12"/>
                      <w:szCs w:val="12"/>
                    </w:rPr>
                  </w:rPrChange>
                </w:rPr>
                <w:t>c</w:t>
              </w:r>
            </w:ins>
            <w:r w:rsidR="00294D47" w:rsidRPr="009903E3">
              <w:rPr>
                <w:rFonts w:ascii="Lucida Console" w:eastAsia="Times New Roman" w:hAnsi="Lucida Console" w:cs="Calibri"/>
                <w:color w:val="000000" w:themeColor="text1"/>
                <w:sz w:val="12"/>
                <w:szCs w:val="12"/>
                <w:rPrChange w:id="899" w:author="Omar Cardona" w:date="2016-11-21T23:42:00Z">
                  <w:rPr>
                    <w:rFonts w:ascii="Lucida Console" w:eastAsia="Times New Roman" w:hAnsi="Lucida Console" w:cs="Calibri"/>
                    <w:color w:val="009900"/>
                    <w:sz w:val="12"/>
                    <w:szCs w:val="12"/>
                  </w:rPr>
                </w:rPrChange>
              </w:rPr>
              <w:t>onfirm connectivity after applying the VLAN tag</w:t>
            </w:r>
            <w:ins w:id="900" w:author="Brian Leong (Inspur Worldwide Services Ltd)" w:date="2016-09-30T14:18:00Z">
              <w:r w:rsidR="00B52063" w:rsidRPr="009903E3">
                <w:rPr>
                  <w:rFonts w:ascii="Lucida Console" w:eastAsia="Times New Roman" w:hAnsi="Lucida Console" w:cs="Calibri"/>
                  <w:color w:val="000000" w:themeColor="text1"/>
                  <w:sz w:val="12"/>
                  <w:szCs w:val="12"/>
                  <w:rPrChange w:id="901" w:author="Omar Cardona" w:date="2016-11-21T23:42:00Z">
                    <w:rPr>
                      <w:rFonts w:ascii="Lucida Console" w:eastAsia="Times New Roman" w:hAnsi="Lucida Console" w:cs="Calibri"/>
                      <w:color w:val="009900"/>
                      <w:sz w:val="12"/>
                      <w:szCs w:val="12"/>
                    </w:rPr>
                  </w:rPrChange>
                </w:rPr>
                <w:t xml:space="preserve"> to both adapters</w:t>
              </w:r>
            </w:ins>
            <w:r w:rsidR="00294D47" w:rsidRPr="009903E3">
              <w:rPr>
                <w:rFonts w:ascii="Lucida Console" w:eastAsia="Times New Roman" w:hAnsi="Lucida Console" w:cs="Calibri"/>
                <w:color w:val="000000" w:themeColor="text1"/>
                <w:sz w:val="12"/>
                <w:szCs w:val="12"/>
                <w:rPrChange w:id="902" w:author="Omar Cardona" w:date="2016-11-21T23:42:00Z">
                  <w:rPr>
                    <w:rFonts w:ascii="Lucida Console" w:eastAsia="Times New Roman" w:hAnsi="Lucida Console" w:cs="Calibri"/>
                    <w:color w:val="009900"/>
                    <w:sz w:val="12"/>
                    <w:szCs w:val="12"/>
                  </w:rPr>
                </w:rPrChange>
              </w:rPr>
              <w:t>.  If connectivity breaks, then inspect switch VLAN configuration or destination participation in the same VLAN</w:t>
            </w:r>
            <w:r w:rsidRPr="009903E3">
              <w:rPr>
                <w:rFonts w:ascii="Lucida Console" w:eastAsia="Times New Roman" w:hAnsi="Lucida Console" w:cs="Calibri"/>
                <w:color w:val="000000" w:themeColor="text1"/>
                <w:sz w:val="12"/>
                <w:szCs w:val="12"/>
                <w:rPrChange w:id="903" w:author="Omar Cardona" w:date="2016-11-21T23:42:00Z">
                  <w:rPr>
                    <w:rFonts w:ascii="Lucida Console" w:eastAsia="Times New Roman" w:hAnsi="Lucida Console" w:cs="Calibri"/>
                    <w:color w:val="009900"/>
                    <w:sz w:val="12"/>
                    <w:szCs w:val="12"/>
                  </w:rPr>
                </w:rPrChange>
              </w:rPr>
              <w:t>.</w:t>
            </w:r>
            <w:ins w:id="904" w:author="Brian Leong (Inspur Worldwide Services Ltd)" w:date="2016-10-03T12:42:00Z">
              <w:r w:rsidR="00F816B2" w:rsidRPr="009903E3">
                <w:rPr>
                  <w:rFonts w:ascii="Lucida Console" w:eastAsia="Times New Roman" w:hAnsi="Lucida Console" w:cs="Calibri"/>
                  <w:color w:val="000000" w:themeColor="text1"/>
                  <w:sz w:val="12"/>
                  <w:szCs w:val="12"/>
                  <w:rPrChange w:id="905" w:author="Omar Cardona" w:date="2016-11-21T23:42:00Z">
                    <w:rPr>
                      <w:rFonts w:ascii="Lucida Console" w:eastAsia="Times New Roman" w:hAnsi="Lucida Console" w:cs="Calibri"/>
                      <w:color w:val="009900"/>
                      <w:sz w:val="12"/>
                      <w:szCs w:val="12"/>
                    </w:rPr>
                  </w:rPrChange>
                </w:rPr>
                <w:t xml:space="preserve">  </w:t>
              </w:r>
            </w:ins>
          </w:p>
          <w:p w14:paraId="387169B5" w14:textId="77777777" w:rsidR="00240DF7" w:rsidRPr="009903E3" w:rsidRDefault="00240DF7" w:rsidP="00294D47">
            <w:pPr>
              <w:rPr>
                <w:ins w:id="906" w:author="Omar Cardona" w:date="2016-10-08T18:41:00Z"/>
                <w:rFonts w:ascii="Lucida Console" w:eastAsia="Times New Roman" w:hAnsi="Lucida Console" w:cs="Calibri"/>
                <w:color w:val="000000" w:themeColor="text1"/>
                <w:sz w:val="12"/>
                <w:szCs w:val="12"/>
                <w:rPrChange w:id="907" w:author="Omar Cardona" w:date="2016-11-21T23:42:00Z">
                  <w:rPr>
                    <w:ins w:id="908" w:author="Omar Cardona" w:date="2016-10-08T18:41:00Z"/>
                    <w:rFonts w:ascii="Lucida Console" w:eastAsia="Times New Roman" w:hAnsi="Lucida Console" w:cs="Calibri"/>
                    <w:color w:val="009900"/>
                    <w:sz w:val="12"/>
                    <w:szCs w:val="12"/>
                  </w:rPr>
                </w:rPrChange>
              </w:rPr>
            </w:pPr>
          </w:p>
          <w:p w14:paraId="5F9BB37F" w14:textId="75518073" w:rsidR="00F816B2" w:rsidRPr="009903E3" w:rsidRDefault="005B07DA" w:rsidP="00294D47">
            <w:pPr>
              <w:rPr>
                <w:rFonts w:ascii="Lucida Console" w:eastAsia="Times New Roman" w:hAnsi="Lucida Console" w:cs="Calibri"/>
                <w:color w:val="000000" w:themeColor="text1"/>
                <w:sz w:val="12"/>
                <w:szCs w:val="12"/>
                <w:rPrChange w:id="909" w:author="Omar Cardona" w:date="2016-11-21T23:42:00Z">
                  <w:rPr>
                    <w:rFonts w:ascii="Lucida Console" w:eastAsia="Times New Roman" w:hAnsi="Lucida Console" w:cs="Calibri"/>
                    <w:color w:val="009900"/>
                    <w:sz w:val="12"/>
                    <w:szCs w:val="12"/>
                  </w:rPr>
                </w:rPrChange>
              </w:rPr>
            </w:pPr>
            <w:ins w:id="910" w:author="Brian Leong (Inspur Worldwide Services Ltd)" w:date="2016-10-03T16:54:00Z">
              <w:del w:id="911" w:author="Omar Cardona" w:date="2016-10-08T18:41:00Z">
                <w:r w:rsidRPr="009903E3" w:rsidDel="00DD486B">
                  <w:rPr>
                    <w:rFonts w:ascii="Lucida Console" w:eastAsia="Times New Roman" w:hAnsi="Lucida Console" w:cs="Calibri"/>
                    <w:color w:val="000000" w:themeColor="text1"/>
                    <w:sz w:val="12"/>
                    <w:szCs w:val="12"/>
                    <w:rPrChange w:id="912" w:author="Omar Cardona" w:date="2016-11-21T23:42:00Z">
                      <w:rPr>
                        <w:rFonts w:ascii="Lucida Console" w:eastAsia="Times New Roman" w:hAnsi="Lucida Console" w:cs="Calibri"/>
                        <w:color w:val="009900"/>
                        <w:sz w:val="12"/>
                        <w:szCs w:val="12"/>
                      </w:rPr>
                    </w:rPrChange>
                  </w:rPr>
                  <w:delText>For example</w:delText>
                </w:r>
              </w:del>
            </w:ins>
            <w:ins w:id="913" w:author="Omar Cardona" w:date="2016-10-08T18:41:00Z">
              <w:r w:rsidR="00DD486B" w:rsidRPr="009903E3">
                <w:rPr>
                  <w:rFonts w:ascii="Lucida Console" w:eastAsia="Times New Roman" w:hAnsi="Lucida Console" w:cs="Calibri"/>
                  <w:color w:val="000000" w:themeColor="text1"/>
                  <w:sz w:val="12"/>
                  <w:szCs w:val="12"/>
                  <w:rPrChange w:id="914" w:author="Omar Cardona" w:date="2016-11-21T23:42:00Z">
                    <w:rPr>
                      <w:rFonts w:ascii="Lucida Console" w:eastAsia="Times New Roman" w:hAnsi="Lucida Console" w:cs="Calibri"/>
                      <w:color w:val="009900"/>
                      <w:sz w:val="12"/>
                      <w:szCs w:val="12"/>
                    </w:rPr>
                  </w:rPrChange>
                </w:rPr>
                <w:t>Diagnosis</w:t>
              </w:r>
            </w:ins>
            <w:ins w:id="915" w:author="Brian Leong (Inspur Worldwide Services Ltd)" w:date="2016-10-03T16:54:00Z">
              <w:del w:id="916" w:author="Omar Cardona" w:date="2016-10-08T18:41:00Z">
                <w:r w:rsidRPr="009903E3" w:rsidDel="00DD486B">
                  <w:rPr>
                    <w:rFonts w:ascii="Lucida Console" w:eastAsia="Times New Roman" w:hAnsi="Lucida Console" w:cs="Calibri"/>
                    <w:color w:val="000000" w:themeColor="text1"/>
                    <w:sz w:val="12"/>
                    <w:szCs w:val="12"/>
                    <w:rPrChange w:id="917" w:author="Omar Cardona" w:date="2016-11-21T23:42:00Z">
                      <w:rPr>
                        <w:rFonts w:ascii="Lucida Console" w:eastAsia="Times New Roman" w:hAnsi="Lucida Console" w:cs="Calibri"/>
                        <w:color w:val="009900"/>
                        <w:sz w:val="12"/>
                        <w:szCs w:val="12"/>
                      </w:rPr>
                    </w:rPrChange>
                  </w:rPr>
                  <w:delText>,</w:delText>
                </w:r>
              </w:del>
            </w:ins>
            <w:ins w:id="918" w:author="Omar Cardona" w:date="2016-10-08T18:41:00Z">
              <w:r w:rsidR="00DD486B" w:rsidRPr="009903E3">
                <w:rPr>
                  <w:rFonts w:ascii="Lucida Console" w:eastAsia="Times New Roman" w:hAnsi="Lucida Console" w:cs="Calibri"/>
                  <w:color w:val="000000" w:themeColor="text1"/>
                  <w:sz w:val="12"/>
                  <w:szCs w:val="12"/>
                  <w:rPrChange w:id="919" w:author="Omar Cardona" w:date="2016-11-21T23:42:00Z">
                    <w:rPr>
                      <w:rFonts w:ascii="Lucida Console" w:eastAsia="Times New Roman" w:hAnsi="Lucida Console" w:cs="Calibri"/>
                      <w:color w:val="009900"/>
                      <w:sz w:val="12"/>
                      <w:szCs w:val="12"/>
                    </w:rPr>
                  </w:rPrChange>
                </w:rPr>
                <w:t>:</w:t>
              </w:r>
            </w:ins>
            <w:ins w:id="920" w:author="Brian Leong (Inspur Worldwide Services Ltd)" w:date="2016-10-03T16:54:00Z">
              <w:r w:rsidRPr="009903E3">
                <w:rPr>
                  <w:rFonts w:ascii="Lucida Console" w:eastAsia="Times New Roman" w:hAnsi="Lucida Console" w:cs="Calibri"/>
                  <w:color w:val="000000" w:themeColor="text1"/>
                  <w:sz w:val="12"/>
                  <w:szCs w:val="12"/>
                  <w:rPrChange w:id="921" w:author="Omar Cardona" w:date="2016-11-21T23:42:00Z">
                    <w:rPr>
                      <w:rFonts w:ascii="Lucida Console" w:eastAsia="Times New Roman" w:hAnsi="Lucida Console" w:cs="Calibri"/>
                      <w:color w:val="009900"/>
                      <w:sz w:val="12"/>
                      <w:szCs w:val="12"/>
                    </w:rPr>
                  </w:rPrChange>
                </w:rPr>
                <w:t xml:space="preserve"> if the </w:t>
              </w:r>
              <w:r w:rsidRPr="009903E3">
                <w:rPr>
                  <w:rFonts w:ascii="Lucida Console" w:eastAsia="Times New Roman" w:hAnsi="Lucida Console" w:cs="Calibri"/>
                  <w:color w:val="000000" w:themeColor="text1"/>
                  <w:sz w:val="12"/>
                  <w:szCs w:val="12"/>
                  <w:rPrChange w:id="922" w:author="Omar Cardona" w:date="2016-11-21T23:42:00Z">
                    <w:rPr>
                      <w:rFonts w:ascii="Lucida Console" w:eastAsia="Times New Roman" w:hAnsi="Lucida Console" w:cs="Calibri"/>
                      <w:sz w:val="12"/>
                      <w:szCs w:val="12"/>
                    </w:rPr>
                  </w:rPrChange>
                </w:rPr>
                <w:t xml:space="preserve">VLAN 101 connections work, but the VLAN 102 connections don’t, </w:t>
              </w:r>
            </w:ins>
            <w:ins w:id="923" w:author="Brian Leong (Inspur Worldwide Services Ltd)" w:date="2016-10-03T12:42:00Z">
              <w:r w:rsidR="00F816B2" w:rsidRPr="009903E3">
                <w:rPr>
                  <w:rFonts w:ascii="Lucida Console" w:eastAsia="Times New Roman" w:hAnsi="Lucida Console" w:cs="Calibri"/>
                  <w:color w:val="000000" w:themeColor="text1"/>
                  <w:sz w:val="12"/>
                  <w:szCs w:val="12"/>
                  <w:rPrChange w:id="924" w:author="Omar Cardona" w:date="2016-11-21T23:42:00Z">
                    <w:rPr>
                      <w:rFonts w:ascii="Lucida Console" w:eastAsia="Times New Roman" w:hAnsi="Lucida Console" w:cs="Calibri"/>
                      <w:sz w:val="12"/>
                      <w:szCs w:val="12"/>
                    </w:rPr>
                  </w:rPrChange>
                </w:rPr>
                <w:t xml:space="preserve">the problem </w:t>
              </w:r>
            </w:ins>
            <w:ins w:id="925" w:author="Brian Leong (Inspur Worldwide Services Ltd)" w:date="2016-10-03T16:55:00Z">
              <w:r w:rsidRPr="009903E3">
                <w:rPr>
                  <w:rFonts w:ascii="Lucida Console" w:eastAsia="Times New Roman" w:hAnsi="Lucida Console" w:cs="Calibri"/>
                  <w:color w:val="000000" w:themeColor="text1"/>
                  <w:sz w:val="12"/>
                  <w:szCs w:val="12"/>
                  <w:rPrChange w:id="926" w:author="Omar Cardona" w:date="2016-11-21T23:42:00Z">
                    <w:rPr>
                      <w:rFonts w:ascii="Lucida Console" w:eastAsia="Times New Roman" w:hAnsi="Lucida Console" w:cs="Calibri"/>
                      <w:sz w:val="12"/>
                      <w:szCs w:val="12"/>
                    </w:rPr>
                  </w:rPrChange>
                </w:rPr>
                <w:t xml:space="preserve">may be </w:t>
              </w:r>
            </w:ins>
            <w:ins w:id="927" w:author="Brian Leong (Inspur Worldwide Services Ltd)" w:date="2016-10-03T12:42:00Z">
              <w:r w:rsidR="00F816B2" w:rsidRPr="009903E3">
                <w:rPr>
                  <w:rFonts w:ascii="Lucida Console" w:eastAsia="Times New Roman" w:hAnsi="Lucida Console" w:cs="Calibri"/>
                  <w:color w:val="000000" w:themeColor="text1"/>
                  <w:sz w:val="12"/>
                  <w:szCs w:val="12"/>
                  <w:rPrChange w:id="928" w:author="Omar Cardona" w:date="2016-11-21T23:42:00Z">
                    <w:rPr>
                      <w:rFonts w:ascii="Lucida Console" w:eastAsia="Times New Roman" w:hAnsi="Lucida Console" w:cs="Calibri"/>
                      <w:sz w:val="12"/>
                      <w:szCs w:val="12"/>
                    </w:rPr>
                  </w:rPrChange>
                </w:rPr>
                <w:t xml:space="preserve">that the switch needs to be configured to allow </w:t>
              </w:r>
            </w:ins>
            <w:ins w:id="929" w:author="Brian Leong (Inspur Worldwide Services Ltd)" w:date="2016-10-03T16:55:00Z">
              <w:r w:rsidR="00A8754D" w:rsidRPr="009903E3">
                <w:rPr>
                  <w:rFonts w:ascii="Lucida Console" w:eastAsia="Times New Roman" w:hAnsi="Lucida Console" w:cs="Calibri"/>
                  <w:color w:val="000000" w:themeColor="text1"/>
                  <w:sz w:val="12"/>
                  <w:szCs w:val="12"/>
                  <w:rPrChange w:id="930" w:author="Omar Cardona" w:date="2016-11-21T23:42:00Z">
                    <w:rPr>
                      <w:rFonts w:ascii="Lucida Console" w:eastAsia="Times New Roman" w:hAnsi="Lucida Console" w:cs="Calibri"/>
                      <w:sz w:val="12"/>
                      <w:szCs w:val="12"/>
                    </w:rPr>
                  </w:rPrChange>
                </w:rPr>
                <w:t xml:space="preserve">port </w:t>
              </w:r>
            </w:ins>
            <w:ins w:id="931" w:author="Brian Leong (Inspur Worldwide Services Ltd)" w:date="2016-10-03T12:43:00Z">
              <w:r w:rsidR="00F816B2" w:rsidRPr="009903E3">
                <w:rPr>
                  <w:rFonts w:ascii="Lucida Console" w:eastAsia="Times New Roman" w:hAnsi="Lucida Console" w:cs="Calibri"/>
                  <w:color w:val="000000" w:themeColor="text1"/>
                  <w:sz w:val="12"/>
                  <w:szCs w:val="12"/>
                  <w:rPrChange w:id="932" w:author="Omar Cardona" w:date="2016-11-21T23:42:00Z">
                    <w:rPr>
                      <w:rFonts w:ascii="Lucida Console" w:eastAsia="Times New Roman" w:hAnsi="Lucida Console" w:cs="Calibri"/>
                      <w:sz w:val="12"/>
                      <w:szCs w:val="12"/>
                    </w:rPr>
                  </w:rPrChange>
                </w:rPr>
                <w:t>traffic</w:t>
              </w:r>
            </w:ins>
            <w:ins w:id="933" w:author="Brian Leong (Inspur Worldwide Services Ltd)" w:date="2016-10-03T12:44:00Z">
              <w:r w:rsidR="00F816B2" w:rsidRPr="009903E3">
                <w:rPr>
                  <w:rFonts w:ascii="Lucida Console" w:eastAsia="Times New Roman" w:hAnsi="Lucida Console" w:cs="Calibri"/>
                  <w:color w:val="000000" w:themeColor="text1"/>
                  <w:sz w:val="12"/>
                  <w:szCs w:val="12"/>
                  <w:rPrChange w:id="934" w:author="Omar Cardona" w:date="2016-11-21T23:42:00Z">
                    <w:rPr>
                      <w:rFonts w:ascii="Lucida Console" w:eastAsia="Times New Roman" w:hAnsi="Lucida Console" w:cs="Calibri"/>
                      <w:sz w:val="12"/>
                      <w:szCs w:val="12"/>
                    </w:rPr>
                  </w:rPrChange>
                </w:rPr>
                <w:t xml:space="preserve"> on the desired VLAN</w:t>
              </w:r>
            </w:ins>
            <w:ins w:id="935" w:author="Brian Leong (Inspur Worldwide Services Ltd)" w:date="2016-10-03T12:43:00Z">
              <w:r w:rsidR="00F816B2" w:rsidRPr="009903E3">
                <w:rPr>
                  <w:rFonts w:ascii="Lucida Console" w:eastAsia="Times New Roman" w:hAnsi="Lucida Console" w:cs="Calibri"/>
                  <w:color w:val="000000" w:themeColor="text1"/>
                  <w:sz w:val="12"/>
                  <w:szCs w:val="12"/>
                  <w:rPrChange w:id="936" w:author="Omar Cardona" w:date="2016-11-21T23:42:00Z">
                    <w:rPr>
                      <w:rFonts w:ascii="Lucida Console" w:eastAsia="Times New Roman" w:hAnsi="Lucida Console" w:cs="Calibri"/>
                      <w:sz w:val="12"/>
                      <w:szCs w:val="12"/>
                    </w:rPr>
                  </w:rPrChange>
                </w:rPr>
                <w:t>.</w:t>
              </w:r>
            </w:ins>
            <w:ins w:id="937" w:author="Brian Leong (Inspur Worldwide Services Ltd)" w:date="2016-10-03T16:55:00Z">
              <w:r w:rsidRPr="009903E3">
                <w:rPr>
                  <w:rFonts w:ascii="Lucida Console" w:eastAsia="Times New Roman" w:hAnsi="Lucida Console" w:cs="Calibri"/>
                  <w:color w:val="000000" w:themeColor="text1"/>
                  <w:sz w:val="12"/>
                  <w:szCs w:val="12"/>
                  <w:rPrChange w:id="938" w:author="Omar Cardona" w:date="2016-11-21T23:42:00Z">
                    <w:rPr>
                      <w:rFonts w:ascii="Lucida Console" w:eastAsia="Times New Roman" w:hAnsi="Lucida Console" w:cs="Calibri"/>
                      <w:sz w:val="12"/>
                      <w:szCs w:val="12"/>
                    </w:rPr>
                  </w:rPrChange>
                </w:rPr>
                <w:t xml:space="preserve"> You could test check for this by temporarily setting </w:t>
              </w:r>
            </w:ins>
            <w:ins w:id="939" w:author="Brian Leong (Inspur Worldwide Services Ltd)" w:date="2016-10-03T16:56:00Z">
              <w:r w:rsidR="00E91C4F" w:rsidRPr="009903E3">
                <w:rPr>
                  <w:rFonts w:ascii="Lucida Console" w:eastAsia="Times New Roman" w:hAnsi="Lucida Console" w:cs="Calibri"/>
                  <w:color w:val="000000" w:themeColor="text1"/>
                  <w:sz w:val="12"/>
                  <w:szCs w:val="12"/>
                  <w:rPrChange w:id="940" w:author="Omar Cardona" w:date="2016-11-21T23:42:00Z">
                    <w:rPr>
                      <w:rFonts w:ascii="Lucida Console" w:eastAsia="Times New Roman" w:hAnsi="Lucida Console" w:cs="Calibri"/>
                      <w:sz w:val="12"/>
                      <w:szCs w:val="12"/>
                    </w:rPr>
                  </w:rPrChange>
                </w:rPr>
                <w:t xml:space="preserve">the failing adapters </w:t>
              </w:r>
            </w:ins>
            <w:ins w:id="941" w:author="Brian Leong (Inspur Worldwide Services Ltd)" w:date="2016-10-03T16:55:00Z">
              <w:r w:rsidRPr="009903E3">
                <w:rPr>
                  <w:rFonts w:ascii="Lucida Console" w:eastAsia="Times New Roman" w:hAnsi="Lucida Console" w:cs="Calibri"/>
                  <w:color w:val="000000" w:themeColor="text1"/>
                  <w:sz w:val="12"/>
                  <w:szCs w:val="12"/>
                  <w:rPrChange w:id="942" w:author="Omar Cardona" w:date="2016-11-21T23:42:00Z">
                    <w:rPr>
                      <w:rFonts w:ascii="Lucida Console" w:eastAsia="Times New Roman" w:hAnsi="Lucida Console" w:cs="Calibri"/>
                      <w:sz w:val="12"/>
                      <w:szCs w:val="12"/>
                    </w:rPr>
                  </w:rPrChange>
                </w:rPr>
                <w:t xml:space="preserve">to VLAN </w:t>
              </w:r>
              <w:proofErr w:type="gramStart"/>
              <w:r w:rsidRPr="009903E3">
                <w:rPr>
                  <w:rFonts w:ascii="Lucida Console" w:eastAsia="Times New Roman" w:hAnsi="Lucida Console" w:cs="Calibri"/>
                  <w:color w:val="000000" w:themeColor="text1"/>
                  <w:sz w:val="12"/>
                  <w:szCs w:val="12"/>
                  <w:rPrChange w:id="943" w:author="Omar Cardona" w:date="2016-11-21T23:42:00Z">
                    <w:rPr>
                      <w:rFonts w:ascii="Lucida Console" w:eastAsia="Times New Roman" w:hAnsi="Lucida Console" w:cs="Calibri"/>
                      <w:sz w:val="12"/>
                      <w:szCs w:val="12"/>
                    </w:rPr>
                  </w:rPrChange>
                </w:rPr>
                <w:t>101</w:t>
              </w:r>
            </w:ins>
            <w:ins w:id="944" w:author="Brian Leong (Inspur Worldwide Services Ltd)" w:date="2016-10-03T16:56:00Z">
              <w:r w:rsidR="00E91C4F" w:rsidRPr="009903E3">
                <w:rPr>
                  <w:rFonts w:ascii="Lucida Console" w:eastAsia="Times New Roman" w:hAnsi="Lucida Console" w:cs="Calibri"/>
                  <w:color w:val="000000" w:themeColor="text1"/>
                  <w:sz w:val="12"/>
                  <w:szCs w:val="12"/>
                  <w:rPrChange w:id="945" w:author="Omar Cardona" w:date="2016-11-21T23:42:00Z">
                    <w:rPr>
                      <w:rFonts w:ascii="Lucida Console" w:eastAsia="Times New Roman" w:hAnsi="Lucida Console" w:cs="Calibri"/>
                      <w:sz w:val="12"/>
                      <w:szCs w:val="12"/>
                    </w:rPr>
                  </w:rPrChange>
                </w:rPr>
                <w:t>,</w:t>
              </w:r>
            </w:ins>
            <w:ins w:id="946" w:author="Brian Leong (Inspur Worldwide Services Ltd)" w:date="2016-10-03T16:55:00Z">
              <w:r w:rsidRPr="009903E3">
                <w:rPr>
                  <w:rFonts w:ascii="Lucida Console" w:eastAsia="Times New Roman" w:hAnsi="Lucida Console" w:cs="Calibri"/>
                  <w:color w:val="000000" w:themeColor="text1"/>
                  <w:sz w:val="12"/>
                  <w:szCs w:val="12"/>
                  <w:rPrChange w:id="947" w:author="Omar Cardona" w:date="2016-11-21T23:42:00Z">
                    <w:rPr>
                      <w:rFonts w:ascii="Lucida Console" w:eastAsia="Times New Roman" w:hAnsi="Lucida Console" w:cs="Calibri"/>
                      <w:sz w:val="12"/>
                      <w:szCs w:val="12"/>
                    </w:rPr>
                  </w:rPrChange>
                </w:rPr>
                <w:t xml:space="preserve"> and</w:t>
              </w:r>
              <w:proofErr w:type="gramEnd"/>
              <w:r w:rsidRPr="009903E3">
                <w:rPr>
                  <w:rFonts w:ascii="Lucida Console" w:eastAsia="Times New Roman" w:hAnsi="Lucida Console" w:cs="Calibri"/>
                  <w:color w:val="000000" w:themeColor="text1"/>
                  <w:sz w:val="12"/>
                  <w:szCs w:val="12"/>
                  <w:rPrChange w:id="948" w:author="Omar Cardona" w:date="2016-11-21T23:42:00Z">
                    <w:rPr>
                      <w:rFonts w:ascii="Lucida Console" w:eastAsia="Times New Roman" w:hAnsi="Lucida Console" w:cs="Calibri"/>
                      <w:sz w:val="12"/>
                      <w:szCs w:val="12"/>
                    </w:rPr>
                  </w:rPrChange>
                </w:rPr>
                <w:t xml:space="preserve"> repeating the connectivity test.</w:t>
              </w:r>
            </w:ins>
          </w:p>
          <w:p w14:paraId="476E0FC9" w14:textId="77777777" w:rsidR="00F816B2" w:rsidRPr="007A4C93" w:rsidRDefault="00F816B2" w:rsidP="00294D47">
            <w:pPr>
              <w:rPr>
                <w:rFonts w:ascii="Lucida Console" w:eastAsia="Times New Roman" w:hAnsi="Lucida Console" w:cs="Calibri"/>
                <w:color w:val="000000"/>
                <w:sz w:val="12"/>
                <w:szCs w:val="12"/>
              </w:rPr>
            </w:pPr>
          </w:p>
          <w:p w14:paraId="1AAE8D10" w14:textId="7F2351FD" w:rsidR="00294D47" w:rsidRPr="007A4C93" w:rsidRDefault="00294D47" w:rsidP="00294D47">
            <w:pPr>
              <w:rPr>
                <w:rFonts w:ascii="Lucida Console" w:eastAsia="Times New Roman" w:hAnsi="Lucida Console" w:cs="Calibri"/>
                <w:color w:val="000000"/>
                <w:sz w:val="12"/>
                <w:szCs w:val="12"/>
              </w:rPr>
            </w:pPr>
            <w:del w:id="949"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Test-</w:t>
            </w:r>
            <w:proofErr w:type="spellStart"/>
            <w:r w:rsidRPr="007A4C93">
              <w:rPr>
                <w:rFonts w:ascii="Lucida Console" w:eastAsia="Times New Roman" w:hAnsi="Lucida Console" w:cs="Calibri"/>
                <w:b/>
                <w:bCs/>
                <w:color w:val="000000"/>
                <w:sz w:val="12"/>
                <w:szCs w:val="12"/>
              </w:rPr>
              <w:t>NetConnection</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192.168.1.5</w:t>
            </w:r>
          </w:p>
          <w:p w14:paraId="3566688B" w14:textId="77777777" w:rsidR="00294D47" w:rsidRPr="007A4C93" w:rsidRDefault="00294D47" w:rsidP="00294D47">
            <w:pPr>
              <w:rPr>
                <w:rFonts w:ascii="Lucida Console" w:eastAsia="Times New Roman" w:hAnsi="Lucida Console" w:cs="Calibri"/>
                <w:sz w:val="12"/>
                <w:szCs w:val="12"/>
              </w:rPr>
            </w:pPr>
          </w:p>
          <w:p w14:paraId="34C56C25"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ComputerName</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14D2A481"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RemoteAddress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192.168.1.5</w:t>
            </w:r>
          </w:p>
          <w:p w14:paraId="6FFDB344"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InterfaceAlias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Test-40G-</w:t>
            </w:r>
            <w:r w:rsidRPr="00240DF7">
              <w:rPr>
                <w:rFonts w:ascii="Lucida Console" w:eastAsia="Times New Roman" w:hAnsi="Lucida Console" w:cs="Calibri"/>
                <w:color w:val="000000"/>
                <w:sz w:val="12"/>
                <w:szCs w:val="12"/>
                <w:highlight w:val="yellow"/>
                <w:rPrChange w:id="950" w:author="Omar Cardona" w:date="2016-10-08T18:41:00Z">
                  <w:rPr>
                    <w:rFonts w:ascii="Lucida Console" w:eastAsia="Times New Roman" w:hAnsi="Lucida Console" w:cs="Calibri"/>
                    <w:color w:val="000000"/>
                    <w:sz w:val="12"/>
                    <w:szCs w:val="12"/>
                  </w:rPr>
                </w:rPrChange>
              </w:rPr>
              <w:t>1</w:t>
            </w:r>
          </w:p>
          <w:p w14:paraId="72D31FB3"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SourceAddress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28741ABA"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PingSucceeded</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True</w:t>
            </w:r>
          </w:p>
          <w:p w14:paraId="09321F6D" w14:textId="77777777" w:rsidR="00294D47" w:rsidRPr="007A4C93" w:rsidRDefault="00294D47" w:rsidP="00294D47">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PingReplyDetails</w:t>
            </w:r>
            <w:proofErr w:type="spellEnd"/>
            <w:r w:rsidRPr="007A4C93">
              <w:rPr>
                <w:rFonts w:ascii="Lucida Console" w:eastAsia="Times New Roman" w:hAnsi="Lucida Console" w:cs="Calibri"/>
                <w:color w:val="000000"/>
                <w:sz w:val="12"/>
                <w:szCs w:val="12"/>
              </w:rPr>
              <w:t xml:space="preserve"> (RTT</w:t>
            </w:r>
            <w:proofErr w:type="gramStart"/>
            <w:r w:rsidRPr="007A4C93">
              <w:rPr>
                <w:rFonts w:ascii="Lucida Console" w:eastAsia="Times New Roman" w:hAnsi="Lucida Console" w:cs="Calibri"/>
                <w:color w:val="000000"/>
                <w:sz w:val="12"/>
                <w:szCs w:val="12"/>
              </w:rPr>
              <w:t>) :</w:t>
            </w:r>
            <w:proofErr w:type="gramEnd"/>
            <w:r w:rsidRPr="007A4C93">
              <w:rPr>
                <w:rFonts w:ascii="Lucida Console" w:eastAsia="Times New Roman" w:hAnsi="Lucida Console" w:cs="Calibri"/>
                <w:color w:val="000000"/>
                <w:sz w:val="12"/>
                <w:szCs w:val="12"/>
              </w:rPr>
              <w:t xml:space="preserve"> 0 </w:t>
            </w:r>
            <w:proofErr w:type="spellStart"/>
            <w:r w:rsidRPr="007A4C93">
              <w:rPr>
                <w:rFonts w:ascii="Lucida Console" w:eastAsia="Times New Roman" w:hAnsi="Lucida Console" w:cs="Calibri"/>
                <w:color w:val="000000"/>
                <w:sz w:val="12"/>
                <w:szCs w:val="12"/>
              </w:rPr>
              <w:t>ms</w:t>
            </w:r>
            <w:proofErr w:type="spellEnd"/>
          </w:p>
          <w:p w14:paraId="62EC4182" w14:textId="77777777" w:rsidR="00294D47" w:rsidRPr="007A4C93" w:rsidRDefault="00294D47" w:rsidP="00294D47">
            <w:pPr>
              <w:rPr>
                <w:rFonts w:ascii="Lucida Console" w:hAnsi="Lucida Console"/>
                <w:sz w:val="12"/>
                <w:szCs w:val="12"/>
              </w:rPr>
            </w:pPr>
          </w:p>
        </w:tc>
      </w:tr>
      <w:tr w:rsidR="00AF4157" w:rsidRPr="007A4C93" w14:paraId="48AFC9DA" w14:textId="77777777" w:rsidTr="001264AF">
        <w:tc>
          <w:tcPr>
            <w:tcW w:w="529" w:type="dxa"/>
            <w:shd w:val="clear" w:color="auto" w:fill="auto"/>
          </w:tcPr>
          <w:p w14:paraId="59EAFC35" w14:textId="1147C717" w:rsidR="00AF4157" w:rsidRPr="00777B89" w:rsidRDefault="00A02B1C" w:rsidP="00294D47">
            <w:pPr>
              <w:rPr>
                <w:rFonts w:ascii="Lucida Console" w:hAnsi="Lucida Console"/>
                <w:b/>
                <w:sz w:val="12"/>
                <w:szCs w:val="12"/>
                <w:rPrChange w:id="951" w:author="Omar Cardona" w:date="2016-10-08T18:42:00Z">
                  <w:rPr>
                    <w:rFonts w:ascii="Lucida Console" w:hAnsi="Lucida Console"/>
                    <w:sz w:val="12"/>
                    <w:szCs w:val="12"/>
                  </w:rPr>
                </w:rPrChange>
              </w:rPr>
            </w:pPr>
            <w:ins w:id="952" w:author="Omar Cardona" w:date="2016-10-08T18:42:00Z">
              <w:r w:rsidRPr="00777B89">
                <w:rPr>
                  <w:rFonts w:ascii="Lucida Console" w:hAnsi="Lucida Console"/>
                  <w:b/>
                  <w:sz w:val="12"/>
                  <w:szCs w:val="12"/>
                  <w:rPrChange w:id="953" w:author="Omar Cardona" w:date="2016-10-08T18:42:00Z">
                    <w:rPr>
                      <w:rFonts w:ascii="Lucida Console" w:hAnsi="Lucida Console"/>
                      <w:sz w:val="12"/>
                      <w:szCs w:val="12"/>
                    </w:rPr>
                  </w:rPrChange>
                </w:rPr>
                <w:t>5</w:t>
              </w:r>
            </w:ins>
          </w:p>
        </w:tc>
        <w:tc>
          <w:tcPr>
            <w:tcW w:w="434" w:type="dxa"/>
            <w:shd w:val="clear" w:color="auto" w:fill="auto"/>
          </w:tcPr>
          <w:p w14:paraId="26DA6362" w14:textId="77777777" w:rsidR="00AF4157" w:rsidRPr="007A4C93" w:rsidRDefault="00AF4157" w:rsidP="00294D47">
            <w:pPr>
              <w:rPr>
                <w:rFonts w:ascii="Lucida Console" w:hAnsi="Lucida Console"/>
                <w:sz w:val="12"/>
                <w:szCs w:val="12"/>
              </w:rPr>
            </w:pPr>
          </w:p>
        </w:tc>
        <w:tc>
          <w:tcPr>
            <w:tcW w:w="434" w:type="dxa"/>
            <w:shd w:val="clear" w:color="auto" w:fill="00B0F0"/>
          </w:tcPr>
          <w:p w14:paraId="2323702F" w14:textId="77777777" w:rsidR="00AF4157" w:rsidRPr="007A4C93" w:rsidRDefault="00AF4157" w:rsidP="00294D47">
            <w:pPr>
              <w:rPr>
                <w:rFonts w:ascii="Lucida Console" w:hAnsi="Lucida Console"/>
                <w:sz w:val="12"/>
                <w:szCs w:val="12"/>
              </w:rPr>
            </w:pPr>
          </w:p>
        </w:tc>
        <w:tc>
          <w:tcPr>
            <w:tcW w:w="9393" w:type="dxa"/>
            <w:shd w:val="clear" w:color="auto" w:fill="auto"/>
          </w:tcPr>
          <w:p w14:paraId="23486E37" w14:textId="77777777" w:rsidR="00240DF7" w:rsidRDefault="00240DF7" w:rsidP="00A46A2D">
            <w:pPr>
              <w:rPr>
                <w:ins w:id="954" w:author="Omar Cardona" w:date="2016-10-08T18:40:00Z"/>
                <w:rFonts w:ascii="Lucida Console" w:eastAsia="Times New Roman" w:hAnsi="Lucida Console" w:cs="Calibri"/>
                <w:sz w:val="12"/>
                <w:szCs w:val="12"/>
              </w:rPr>
            </w:pPr>
          </w:p>
          <w:p w14:paraId="4D775AF5" w14:textId="42996C44" w:rsidR="00240DF7" w:rsidRDefault="00240DF7" w:rsidP="00A46A2D">
            <w:pPr>
              <w:rPr>
                <w:ins w:id="955" w:author="Omar Cardona" w:date="2016-11-21T23:42:00Z"/>
                <w:rFonts w:ascii="Lucida Console" w:eastAsia="Times New Roman" w:hAnsi="Lucida Console" w:cs="Calibri"/>
                <w:color w:val="000000" w:themeColor="text1"/>
                <w:sz w:val="12"/>
                <w:szCs w:val="12"/>
              </w:rPr>
            </w:pPr>
            <w:ins w:id="956" w:author="Omar Cardona" w:date="2016-10-08T18:40:00Z">
              <w:r w:rsidRPr="009903E3">
                <w:rPr>
                  <w:rFonts w:ascii="Lucida Console" w:eastAsia="Times New Roman" w:hAnsi="Lucida Console" w:cs="Calibri"/>
                  <w:color w:val="000000" w:themeColor="text1"/>
                  <w:sz w:val="12"/>
                  <w:szCs w:val="12"/>
                  <w:rPrChange w:id="957" w:author="Omar Cardona" w:date="2016-11-21T23:42:00Z">
                    <w:rPr>
                      <w:rFonts w:ascii="Lucida Console" w:eastAsia="Times New Roman" w:hAnsi="Lucida Console" w:cs="Calibri"/>
                      <w:sz w:val="12"/>
                      <w:szCs w:val="12"/>
                    </w:rPr>
                  </w:rPrChange>
                </w:rPr>
                <w:t xml:space="preserve"># </w:t>
              </w:r>
            </w:ins>
            <w:ins w:id="958" w:author="Omar Cardona" w:date="2016-10-08T18:41:00Z">
              <w:r w:rsidR="00A02B1C" w:rsidRPr="009903E3">
                <w:rPr>
                  <w:rFonts w:ascii="Lucida Console" w:eastAsia="Times New Roman" w:hAnsi="Lucida Console" w:cs="Calibri"/>
                  <w:color w:val="000000" w:themeColor="text1"/>
                  <w:sz w:val="12"/>
                  <w:szCs w:val="12"/>
                  <w:rPrChange w:id="959" w:author="Omar Cardona" w:date="2016-11-21T23:42:00Z">
                    <w:rPr>
                      <w:rFonts w:ascii="Lucida Console" w:eastAsia="Times New Roman" w:hAnsi="Lucida Console" w:cs="Calibri"/>
                      <w:sz w:val="12"/>
                      <w:szCs w:val="12"/>
                    </w:rPr>
                  </w:rPrChange>
                </w:rPr>
                <w:t>Review instruction in prior step.</w:t>
              </w:r>
            </w:ins>
          </w:p>
          <w:p w14:paraId="12DB3D1B" w14:textId="77777777" w:rsidR="009903E3" w:rsidRPr="009903E3" w:rsidRDefault="009903E3" w:rsidP="00A46A2D">
            <w:pPr>
              <w:rPr>
                <w:ins w:id="960" w:author="Omar Cardona" w:date="2016-10-08T18:40:00Z"/>
                <w:rFonts w:ascii="Lucida Console" w:eastAsia="Times New Roman" w:hAnsi="Lucida Console" w:cs="Calibri"/>
                <w:color w:val="000000" w:themeColor="text1"/>
                <w:sz w:val="12"/>
                <w:szCs w:val="12"/>
                <w:rPrChange w:id="961" w:author="Omar Cardona" w:date="2016-11-21T23:42:00Z">
                  <w:rPr>
                    <w:ins w:id="962" w:author="Omar Cardona" w:date="2016-10-08T18:40:00Z"/>
                    <w:rFonts w:ascii="Lucida Console" w:eastAsia="Times New Roman" w:hAnsi="Lucida Console" w:cs="Calibri"/>
                    <w:sz w:val="12"/>
                    <w:szCs w:val="12"/>
                  </w:rPr>
                </w:rPrChange>
              </w:rPr>
            </w:pPr>
          </w:p>
          <w:p w14:paraId="21937CCA" w14:textId="090D4762" w:rsidR="00A46A2D" w:rsidRPr="007A4C93" w:rsidRDefault="00A46A2D" w:rsidP="00A46A2D">
            <w:pPr>
              <w:rPr>
                <w:rFonts w:ascii="Lucida Console" w:eastAsia="Times New Roman" w:hAnsi="Lucida Console" w:cs="Calibri"/>
                <w:b/>
                <w:sz w:val="12"/>
                <w:szCs w:val="12"/>
              </w:rPr>
            </w:pPr>
            <w:del w:id="963" w:author="Omar Cardona" w:date="2016-10-08T19:10: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sz w:val="12"/>
                <w:szCs w:val="12"/>
              </w:rPr>
              <w:t>Test-</w:t>
            </w:r>
            <w:proofErr w:type="spellStart"/>
            <w:r w:rsidRPr="007A4C93">
              <w:rPr>
                <w:rFonts w:ascii="Lucida Console" w:eastAsia="Times New Roman" w:hAnsi="Lucida Console" w:cs="Calibri"/>
                <w:b/>
                <w:sz w:val="12"/>
                <w:szCs w:val="12"/>
              </w:rPr>
              <w:t>NetConnection</w:t>
            </w:r>
            <w:proofErr w:type="spellEnd"/>
            <w:r w:rsidRPr="007A4C93">
              <w:rPr>
                <w:rFonts w:ascii="Lucida Console" w:eastAsia="Times New Roman" w:hAnsi="Lucida Console" w:cs="Calibri"/>
                <w:b/>
                <w:sz w:val="12"/>
                <w:szCs w:val="12"/>
              </w:rPr>
              <w:t xml:space="preserve"> </w:t>
            </w:r>
            <w:r w:rsidR="00610BB3" w:rsidRPr="007A4C93">
              <w:rPr>
                <w:rFonts w:ascii="Lucida Console" w:eastAsia="Times New Roman" w:hAnsi="Lucida Console" w:cs="Calibri"/>
                <w:b/>
                <w:sz w:val="12"/>
                <w:szCs w:val="12"/>
                <w:highlight w:val="yellow"/>
              </w:rPr>
              <w:t>192.168.2.5</w:t>
            </w:r>
          </w:p>
          <w:p w14:paraId="32271053" w14:textId="77777777" w:rsidR="00A46A2D" w:rsidRPr="007A4C93" w:rsidDel="003C4DD4" w:rsidRDefault="00A46A2D" w:rsidP="00A46A2D">
            <w:pPr>
              <w:rPr>
                <w:del w:id="964" w:author="Omar Cardona" w:date="2016-10-08T19:10:00Z"/>
                <w:rFonts w:ascii="Lucida Console" w:eastAsia="Times New Roman" w:hAnsi="Lucida Console" w:cs="Calibri"/>
                <w:sz w:val="12"/>
                <w:szCs w:val="12"/>
              </w:rPr>
            </w:pPr>
          </w:p>
          <w:p w14:paraId="1FAA09CF" w14:textId="77777777" w:rsidR="00A46A2D" w:rsidRPr="007A4C93" w:rsidRDefault="00A46A2D" w:rsidP="00A46A2D">
            <w:pPr>
              <w:rPr>
                <w:rFonts w:ascii="Lucida Console" w:eastAsia="Times New Roman" w:hAnsi="Lucida Console" w:cs="Calibri"/>
                <w:sz w:val="12"/>
                <w:szCs w:val="12"/>
              </w:rPr>
            </w:pPr>
          </w:p>
          <w:p w14:paraId="594712E1" w14:textId="520E98A2" w:rsidR="00A46A2D" w:rsidRPr="007A4C93"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ComputerName</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r w:rsidR="00610BB3" w:rsidRPr="007A4C93">
              <w:rPr>
                <w:rFonts w:ascii="Lucida Console" w:eastAsia="Times New Roman" w:hAnsi="Lucida Console" w:cs="Calibri"/>
                <w:sz w:val="12"/>
                <w:szCs w:val="12"/>
              </w:rPr>
              <w:t>:</w:t>
            </w:r>
            <w:proofErr w:type="gramEnd"/>
            <w:r w:rsidR="00610BB3" w:rsidRPr="007A4C93">
              <w:rPr>
                <w:rFonts w:ascii="Lucida Console" w:eastAsia="Times New Roman" w:hAnsi="Lucida Console" w:cs="Calibri"/>
                <w:sz w:val="12"/>
                <w:szCs w:val="12"/>
              </w:rPr>
              <w:t xml:space="preserve"> 192.168.2.5</w:t>
            </w:r>
          </w:p>
          <w:p w14:paraId="16AC22EC" w14:textId="05C9C90E" w:rsidR="00A46A2D" w:rsidRPr="007A4C93"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RemoteAddress</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00610BB3" w:rsidRPr="007A4C93">
              <w:rPr>
                <w:rFonts w:ascii="Lucida Console" w:eastAsia="Times New Roman" w:hAnsi="Lucida Console" w:cs="Calibri"/>
                <w:sz w:val="12"/>
                <w:szCs w:val="12"/>
                <w:highlight w:val="yellow"/>
              </w:rPr>
              <w:t>192.168.2.5</w:t>
            </w:r>
          </w:p>
          <w:p w14:paraId="64C481C3" w14:textId="77777777" w:rsidR="00A46A2D" w:rsidRPr="007A4C93"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InterfaceAlias</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TEST-40G-</w:t>
            </w:r>
            <w:r w:rsidRPr="00240DF7">
              <w:rPr>
                <w:rFonts w:ascii="Lucida Console" w:eastAsia="Times New Roman" w:hAnsi="Lucida Console" w:cs="Calibri"/>
                <w:sz w:val="12"/>
                <w:szCs w:val="12"/>
                <w:highlight w:val="yellow"/>
                <w:rPrChange w:id="965" w:author="Omar Cardona" w:date="2016-10-08T18:40:00Z">
                  <w:rPr>
                    <w:rFonts w:ascii="Lucida Console" w:eastAsia="Times New Roman" w:hAnsi="Lucida Console" w:cs="Calibri"/>
                    <w:sz w:val="12"/>
                    <w:szCs w:val="12"/>
                  </w:rPr>
                </w:rPrChange>
              </w:rPr>
              <w:t>2</w:t>
            </w:r>
          </w:p>
          <w:p w14:paraId="61B3015C" w14:textId="77777777" w:rsidR="00A46A2D" w:rsidRPr="007A4C93"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SourceAddress</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192.168.2.3</w:t>
            </w:r>
          </w:p>
          <w:p w14:paraId="2B48195D" w14:textId="77777777" w:rsidR="00A46A2D" w:rsidRPr="007A4C93"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PingSucceeded</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True</w:t>
            </w:r>
          </w:p>
          <w:p w14:paraId="3E4848C8" w14:textId="77777777" w:rsidR="00AF4157" w:rsidRDefault="00A46A2D" w:rsidP="00A46A2D">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PingReplyDetails</w:t>
            </w:r>
            <w:proofErr w:type="spellEnd"/>
            <w:r w:rsidRPr="007A4C93">
              <w:rPr>
                <w:rFonts w:ascii="Lucida Console" w:eastAsia="Times New Roman" w:hAnsi="Lucida Console" w:cs="Calibri"/>
                <w:sz w:val="12"/>
                <w:szCs w:val="12"/>
              </w:rPr>
              <w:t xml:space="preserve"> (RTT</w:t>
            </w:r>
            <w:proofErr w:type="gramStart"/>
            <w:r w:rsidRPr="007A4C93">
              <w:rPr>
                <w:rFonts w:ascii="Lucida Console" w:eastAsia="Times New Roman" w:hAnsi="Lucida Console" w:cs="Calibri"/>
                <w:sz w:val="12"/>
                <w:szCs w:val="12"/>
              </w:rPr>
              <w:t>) :</w:t>
            </w:r>
            <w:proofErr w:type="gramEnd"/>
            <w:r w:rsidRPr="007A4C93">
              <w:rPr>
                <w:rFonts w:ascii="Lucida Console" w:eastAsia="Times New Roman" w:hAnsi="Lucida Console" w:cs="Calibri"/>
                <w:sz w:val="12"/>
                <w:szCs w:val="12"/>
              </w:rPr>
              <w:t xml:space="preserve"> 0 </w:t>
            </w:r>
            <w:proofErr w:type="spellStart"/>
            <w:r w:rsidRPr="007A4C93">
              <w:rPr>
                <w:rFonts w:ascii="Lucida Console" w:eastAsia="Times New Roman" w:hAnsi="Lucida Console" w:cs="Calibri"/>
                <w:sz w:val="12"/>
                <w:szCs w:val="12"/>
              </w:rPr>
              <w:t>ms</w:t>
            </w:r>
            <w:proofErr w:type="spellEnd"/>
          </w:p>
          <w:p w14:paraId="0801D0B1" w14:textId="202B7586" w:rsidR="002B039C" w:rsidRPr="00B957AD" w:rsidRDefault="002B039C" w:rsidP="00A46A2D">
            <w:pPr>
              <w:rPr>
                <w:rFonts w:ascii="Lucida Console" w:eastAsia="Times New Roman" w:hAnsi="Lucida Console" w:cs="Calibri"/>
                <w:color w:val="009900"/>
                <w:sz w:val="12"/>
                <w:szCs w:val="12"/>
              </w:rPr>
            </w:pPr>
          </w:p>
        </w:tc>
      </w:tr>
    </w:tbl>
    <w:p w14:paraId="43A800E5" w14:textId="60F068F8" w:rsidR="003C79D8" w:rsidRPr="007A4C93" w:rsidRDefault="003C79D8">
      <w:pPr>
        <w:rPr>
          <w:rFonts w:ascii="Lucida Console" w:hAnsi="Lucida Console"/>
          <w:sz w:val="12"/>
          <w:szCs w:val="12"/>
        </w:rPr>
      </w:pPr>
      <w:r w:rsidRPr="007A4C93">
        <w:rPr>
          <w:rFonts w:ascii="Lucida Console" w:hAnsi="Lucida Console"/>
          <w:sz w:val="12"/>
          <w:szCs w:val="12"/>
        </w:rPr>
        <w:br w:type="page"/>
      </w:r>
    </w:p>
    <w:tbl>
      <w:tblPr>
        <w:tblStyle w:val="TableGrid"/>
        <w:tblW w:w="0" w:type="auto"/>
        <w:tblLook w:val="04A0" w:firstRow="1" w:lastRow="0" w:firstColumn="1" w:lastColumn="0" w:noHBand="0" w:noVBand="1"/>
      </w:tblPr>
      <w:tblGrid>
        <w:gridCol w:w="360"/>
        <w:gridCol w:w="222"/>
        <w:gridCol w:w="222"/>
        <w:gridCol w:w="9986"/>
      </w:tblGrid>
      <w:tr w:rsidR="00AF4157" w:rsidRPr="007A4C93" w14:paraId="34F02924" w14:textId="77777777" w:rsidTr="003C79D8">
        <w:tc>
          <w:tcPr>
            <w:tcW w:w="529" w:type="dxa"/>
            <w:shd w:val="clear" w:color="auto" w:fill="D9D9D9" w:themeFill="background1" w:themeFillShade="D9"/>
          </w:tcPr>
          <w:p w14:paraId="1ADF88D7" w14:textId="60053AA7" w:rsidR="00AF4157" w:rsidRPr="0089408C" w:rsidRDefault="00AF4157" w:rsidP="00294D47">
            <w:pPr>
              <w:rPr>
                <w:rFonts w:ascii="Lucida Console" w:hAnsi="Lucida Console"/>
                <w:b/>
                <w:sz w:val="12"/>
                <w:szCs w:val="12"/>
                <w:rPrChange w:id="966" w:author="Omar Cardona" w:date="2016-10-08T21:52:00Z">
                  <w:rPr>
                    <w:rFonts w:ascii="Lucida Console" w:hAnsi="Lucida Console"/>
                    <w:sz w:val="12"/>
                    <w:szCs w:val="12"/>
                  </w:rPr>
                </w:rPrChange>
              </w:rPr>
            </w:pPr>
          </w:p>
        </w:tc>
        <w:tc>
          <w:tcPr>
            <w:tcW w:w="434" w:type="dxa"/>
            <w:shd w:val="clear" w:color="auto" w:fill="D9D9D9" w:themeFill="background1" w:themeFillShade="D9"/>
          </w:tcPr>
          <w:p w14:paraId="0C914F04" w14:textId="77777777" w:rsidR="00AF4157" w:rsidRPr="007A4C93" w:rsidRDefault="00AF4157" w:rsidP="00294D47">
            <w:pPr>
              <w:rPr>
                <w:rFonts w:ascii="Lucida Console" w:hAnsi="Lucida Console"/>
                <w:sz w:val="12"/>
                <w:szCs w:val="12"/>
              </w:rPr>
            </w:pPr>
          </w:p>
        </w:tc>
        <w:tc>
          <w:tcPr>
            <w:tcW w:w="434" w:type="dxa"/>
            <w:shd w:val="clear" w:color="auto" w:fill="D9D9D9" w:themeFill="background1" w:themeFillShade="D9"/>
          </w:tcPr>
          <w:p w14:paraId="3D90F4B1" w14:textId="77777777" w:rsidR="00AF4157" w:rsidRPr="007A4C93" w:rsidRDefault="00AF4157" w:rsidP="00294D47">
            <w:pPr>
              <w:rPr>
                <w:rFonts w:ascii="Lucida Console" w:hAnsi="Lucida Console"/>
                <w:sz w:val="12"/>
                <w:szCs w:val="12"/>
              </w:rPr>
            </w:pPr>
          </w:p>
        </w:tc>
        <w:tc>
          <w:tcPr>
            <w:tcW w:w="9393" w:type="dxa"/>
            <w:shd w:val="clear" w:color="auto" w:fill="D9D9D9" w:themeFill="background1" w:themeFillShade="D9"/>
          </w:tcPr>
          <w:p w14:paraId="7D07F287" w14:textId="45080C1B" w:rsidR="00AF4157" w:rsidRPr="00B957AD" w:rsidRDefault="0089408C" w:rsidP="00294D47">
            <w:pPr>
              <w:rPr>
                <w:rFonts w:ascii="Lucida Console" w:eastAsia="Times New Roman" w:hAnsi="Lucida Console" w:cs="Calibri"/>
                <w:b/>
                <w:color w:val="009900"/>
                <w:sz w:val="12"/>
                <w:szCs w:val="12"/>
              </w:rPr>
            </w:pPr>
            <w:ins w:id="967" w:author="Omar Cardona" w:date="2016-10-08T21:51:00Z">
              <w:r>
                <w:rPr>
                  <w:rFonts w:ascii="Lucida Console" w:eastAsia="Times New Roman" w:hAnsi="Lucida Console" w:cs="Calibri"/>
                  <w:b/>
                  <w:color w:val="000000" w:themeColor="text1"/>
                  <w:sz w:val="12"/>
                  <w:szCs w:val="12"/>
                </w:rPr>
                <w:t xml:space="preserve">3.0 </w:t>
              </w:r>
            </w:ins>
            <w:r w:rsidR="00633605" w:rsidRPr="007A4C93">
              <w:rPr>
                <w:rFonts w:ascii="Lucida Console" w:eastAsia="Times New Roman" w:hAnsi="Lucida Console" w:cs="Calibri"/>
                <w:b/>
                <w:color w:val="000000" w:themeColor="text1"/>
                <w:sz w:val="12"/>
                <w:szCs w:val="12"/>
              </w:rPr>
              <w:t>Configure QoS</w:t>
            </w:r>
          </w:p>
        </w:tc>
      </w:tr>
      <w:tr w:rsidR="00EA3F39" w:rsidRPr="007A4C93" w14:paraId="02FFEB07" w14:textId="77777777" w:rsidTr="00FD7769">
        <w:tc>
          <w:tcPr>
            <w:tcW w:w="529" w:type="dxa"/>
            <w:shd w:val="clear" w:color="auto" w:fill="auto"/>
          </w:tcPr>
          <w:p w14:paraId="49578443" w14:textId="60C546BE" w:rsidR="00EA3F39" w:rsidRPr="0089408C" w:rsidRDefault="0089408C" w:rsidP="00294D47">
            <w:pPr>
              <w:rPr>
                <w:rFonts w:ascii="Lucida Console" w:hAnsi="Lucida Console"/>
                <w:b/>
                <w:sz w:val="12"/>
                <w:szCs w:val="12"/>
                <w:rPrChange w:id="968" w:author="Omar Cardona" w:date="2016-10-08T21:52:00Z">
                  <w:rPr>
                    <w:rFonts w:ascii="Lucida Console" w:hAnsi="Lucida Console"/>
                    <w:sz w:val="12"/>
                    <w:szCs w:val="12"/>
                  </w:rPr>
                </w:rPrChange>
              </w:rPr>
            </w:pPr>
            <w:ins w:id="969" w:author="Omar Cardona" w:date="2016-10-08T21:52:00Z">
              <w:r w:rsidRPr="0089408C">
                <w:rPr>
                  <w:rFonts w:ascii="Lucida Console" w:hAnsi="Lucida Console"/>
                  <w:b/>
                  <w:sz w:val="12"/>
                  <w:szCs w:val="12"/>
                  <w:rPrChange w:id="970" w:author="Omar Cardona" w:date="2016-10-08T21:52:00Z">
                    <w:rPr>
                      <w:rFonts w:ascii="Lucida Console" w:hAnsi="Lucida Console"/>
                      <w:sz w:val="12"/>
                      <w:szCs w:val="12"/>
                    </w:rPr>
                  </w:rPrChange>
                </w:rPr>
                <w:t>1</w:t>
              </w:r>
            </w:ins>
          </w:p>
        </w:tc>
        <w:tc>
          <w:tcPr>
            <w:tcW w:w="434" w:type="dxa"/>
            <w:shd w:val="clear" w:color="auto" w:fill="92D050"/>
          </w:tcPr>
          <w:p w14:paraId="3D79E66A" w14:textId="77777777" w:rsidR="00EA3F39" w:rsidRPr="007A4C93" w:rsidRDefault="00EA3F39" w:rsidP="00294D47">
            <w:pPr>
              <w:rPr>
                <w:rFonts w:ascii="Lucida Console" w:hAnsi="Lucida Console"/>
                <w:sz w:val="12"/>
                <w:szCs w:val="12"/>
              </w:rPr>
            </w:pPr>
          </w:p>
        </w:tc>
        <w:tc>
          <w:tcPr>
            <w:tcW w:w="434" w:type="dxa"/>
            <w:shd w:val="clear" w:color="auto" w:fill="00B0F0"/>
          </w:tcPr>
          <w:p w14:paraId="088955D1" w14:textId="77777777" w:rsidR="00EA3F39" w:rsidRPr="007A4C93" w:rsidRDefault="00EA3F39" w:rsidP="00294D47">
            <w:pPr>
              <w:rPr>
                <w:rFonts w:ascii="Lucida Console" w:hAnsi="Lucida Console"/>
                <w:sz w:val="12"/>
                <w:szCs w:val="12"/>
              </w:rPr>
            </w:pPr>
          </w:p>
        </w:tc>
        <w:tc>
          <w:tcPr>
            <w:tcW w:w="9393" w:type="dxa"/>
            <w:shd w:val="clear" w:color="auto" w:fill="auto"/>
          </w:tcPr>
          <w:p w14:paraId="17ADD638" w14:textId="0FBCA74B" w:rsidR="00EA3F39" w:rsidRPr="00B957AD" w:rsidRDefault="003F3F97" w:rsidP="00633605">
            <w:pPr>
              <w:rPr>
                <w:rFonts w:ascii="Lucida Console" w:eastAsia="Times New Roman" w:hAnsi="Lucida Console" w:cs="Calibri"/>
                <w:color w:val="009900"/>
                <w:sz w:val="12"/>
                <w:szCs w:val="12"/>
              </w:rPr>
            </w:pPr>
            <w:r>
              <w:rPr>
                <w:noProof/>
              </w:rPr>
              <w:drawing>
                <wp:inline distT="0" distB="0" distL="0" distR="0" wp14:anchorId="536A9367" wp14:editId="39FB92EE">
                  <wp:extent cx="6227011" cy="168359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3117" cy="1687954"/>
                          </a:xfrm>
                          <a:prstGeom prst="rect">
                            <a:avLst/>
                          </a:prstGeom>
                        </pic:spPr>
                      </pic:pic>
                    </a:graphicData>
                  </a:graphic>
                </wp:inline>
              </w:drawing>
            </w:r>
          </w:p>
        </w:tc>
      </w:tr>
      <w:tr w:rsidR="00294D47" w:rsidRPr="007A4C93" w14:paraId="1E3EE1D7" w14:textId="77777777" w:rsidTr="00633605">
        <w:tc>
          <w:tcPr>
            <w:tcW w:w="529" w:type="dxa"/>
          </w:tcPr>
          <w:p w14:paraId="7C672CE8" w14:textId="0B37C630" w:rsidR="00294D47" w:rsidRPr="0089408C" w:rsidRDefault="0089408C" w:rsidP="00294D47">
            <w:pPr>
              <w:rPr>
                <w:rFonts w:ascii="Lucida Console" w:hAnsi="Lucida Console"/>
                <w:b/>
                <w:sz w:val="12"/>
                <w:szCs w:val="12"/>
                <w:rPrChange w:id="971" w:author="Omar Cardona" w:date="2016-10-08T21:52:00Z">
                  <w:rPr>
                    <w:rFonts w:ascii="Lucida Console" w:hAnsi="Lucida Console"/>
                    <w:sz w:val="12"/>
                    <w:szCs w:val="12"/>
                  </w:rPr>
                </w:rPrChange>
              </w:rPr>
            </w:pPr>
            <w:ins w:id="972" w:author="Omar Cardona" w:date="2016-10-08T21:52:00Z">
              <w:r w:rsidRPr="0089408C">
                <w:rPr>
                  <w:rFonts w:ascii="Lucida Console" w:hAnsi="Lucida Console"/>
                  <w:b/>
                  <w:sz w:val="12"/>
                  <w:szCs w:val="12"/>
                  <w:rPrChange w:id="973" w:author="Omar Cardona" w:date="2016-10-08T21:52:00Z">
                    <w:rPr>
                      <w:rFonts w:ascii="Lucida Console" w:hAnsi="Lucida Console"/>
                      <w:sz w:val="12"/>
                      <w:szCs w:val="12"/>
                    </w:rPr>
                  </w:rPrChange>
                </w:rPr>
                <w:t>2</w:t>
              </w:r>
            </w:ins>
          </w:p>
        </w:tc>
        <w:tc>
          <w:tcPr>
            <w:tcW w:w="434" w:type="dxa"/>
            <w:shd w:val="clear" w:color="auto" w:fill="92D050"/>
          </w:tcPr>
          <w:p w14:paraId="1D32B087" w14:textId="77777777" w:rsidR="00294D47" w:rsidRPr="007A4C93" w:rsidRDefault="00294D47" w:rsidP="00294D47">
            <w:pPr>
              <w:rPr>
                <w:rFonts w:ascii="Lucida Console" w:hAnsi="Lucida Console"/>
                <w:sz w:val="12"/>
                <w:szCs w:val="12"/>
              </w:rPr>
            </w:pPr>
          </w:p>
        </w:tc>
        <w:tc>
          <w:tcPr>
            <w:tcW w:w="434" w:type="dxa"/>
            <w:shd w:val="clear" w:color="auto" w:fill="00B0F0"/>
          </w:tcPr>
          <w:p w14:paraId="3CAAE26A" w14:textId="77777777" w:rsidR="00294D47" w:rsidRPr="007A4C93" w:rsidRDefault="00294D47" w:rsidP="00294D47">
            <w:pPr>
              <w:rPr>
                <w:rFonts w:ascii="Lucida Console" w:hAnsi="Lucida Console"/>
                <w:sz w:val="12"/>
                <w:szCs w:val="12"/>
              </w:rPr>
            </w:pPr>
          </w:p>
        </w:tc>
        <w:tc>
          <w:tcPr>
            <w:tcW w:w="9393" w:type="dxa"/>
          </w:tcPr>
          <w:p w14:paraId="192070CA" w14:textId="77777777" w:rsidR="009903E3" w:rsidRDefault="00C67FF9" w:rsidP="00C67FF9">
            <w:pPr>
              <w:spacing w:before="100"/>
              <w:rPr>
                <w:ins w:id="974" w:author="Omar Cardona" w:date="2016-11-21T23:42: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975" w:author="Omar Cardona" w:date="2016-11-21T23:42:00Z">
                  <w:rPr>
                    <w:rFonts w:ascii="Lucida Console" w:eastAsia="Times New Roman" w:hAnsi="Lucida Console" w:cs="Calibri"/>
                    <w:color w:val="009900"/>
                    <w:sz w:val="12"/>
                    <w:szCs w:val="12"/>
                  </w:rPr>
                </w:rPrChange>
              </w:rPr>
              <w:t># Turn on D</w:t>
            </w:r>
            <w:ins w:id="976" w:author="Brian Leong (Inspur Worldwide Services Ltd)" w:date="2016-10-04T13:08:00Z">
              <w:r w:rsidR="00C01344" w:rsidRPr="009903E3">
                <w:rPr>
                  <w:rFonts w:ascii="Lucida Console" w:eastAsia="Times New Roman" w:hAnsi="Lucida Console" w:cs="Calibri"/>
                  <w:color w:val="000000" w:themeColor="text1"/>
                  <w:sz w:val="12"/>
                  <w:szCs w:val="12"/>
                  <w:rPrChange w:id="977" w:author="Omar Cardona" w:date="2016-11-21T23:42:00Z">
                    <w:rPr>
                      <w:rFonts w:ascii="Lucida Console" w:eastAsia="Times New Roman" w:hAnsi="Lucida Console" w:cs="Calibri"/>
                      <w:color w:val="009900"/>
                      <w:sz w:val="12"/>
                      <w:szCs w:val="12"/>
                    </w:rPr>
                  </w:rPrChange>
                </w:rPr>
                <w:t xml:space="preserve">ata </w:t>
              </w:r>
            </w:ins>
            <w:r w:rsidRPr="009903E3">
              <w:rPr>
                <w:rFonts w:ascii="Lucida Console" w:eastAsia="Times New Roman" w:hAnsi="Lucida Console" w:cs="Calibri"/>
                <w:color w:val="000000" w:themeColor="text1"/>
                <w:sz w:val="12"/>
                <w:szCs w:val="12"/>
                <w:rPrChange w:id="978" w:author="Omar Cardona" w:date="2016-11-21T23:42:00Z">
                  <w:rPr>
                    <w:rFonts w:ascii="Lucida Console" w:eastAsia="Times New Roman" w:hAnsi="Lucida Console" w:cs="Calibri"/>
                    <w:color w:val="009900"/>
                    <w:sz w:val="12"/>
                    <w:szCs w:val="12"/>
                  </w:rPr>
                </w:rPrChange>
              </w:rPr>
              <w:t>C</w:t>
            </w:r>
            <w:ins w:id="979" w:author="Brian Leong (Inspur Worldwide Services Ltd)" w:date="2016-10-04T13:08:00Z">
              <w:r w:rsidR="00C01344" w:rsidRPr="009903E3">
                <w:rPr>
                  <w:rFonts w:ascii="Lucida Console" w:eastAsia="Times New Roman" w:hAnsi="Lucida Console" w:cs="Calibri"/>
                  <w:color w:val="000000" w:themeColor="text1"/>
                  <w:sz w:val="12"/>
                  <w:szCs w:val="12"/>
                  <w:rPrChange w:id="980" w:author="Omar Cardona" w:date="2016-11-21T23:42:00Z">
                    <w:rPr>
                      <w:rFonts w:ascii="Lucida Console" w:eastAsia="Times New Roman" w:hAnsi="Lucida Console" w:cs="Calibri"/>
                      <w:color w:val="009900"/>
                      <w:sz w:val="12"/>
                      <w:szCs w:val="12"/>
                    </w:rPr>
                  </w:rPrChange>
                </w:rPr>
                <w:t xml:space="preserve">enter </w:t>
              </w:r>
            </w:ins>
            <w:r w:rsidRPr="009903E3">
              <w:rPr>
                <w:rFonts w:ascii="Lucida Console" w:eastAsia="Times New Roman" w:hAnsi="Lucida Console" w:cs="Calibri"/>
                <w:color w:val="000000" w:themeColor="text1"/>
                <w:sz w:val="12"/>
                <w:szCs w:val="12"/>
                <w:rPrChange w:id="981" w:author="Omar Cardona" w:date="2016-11-21T23:42:00Z">
                  <w:rPr>
                    <w:rFonts w:ascii="Lucida Console" w:eastAsia="Times New Roman" w:hAnsi="Lucida Console" w:cs="Calibri"/>
                    <w:color w:val="009900"/>
                    <w:sz w:val="12"/>
                    <w:szCs w:val="12"/>
                  </w:rPr>
                </w:rPrChange>
              </w:rPr>
              <w:t>B</w:t>
            </w:r>
            <w:ins w:id="982" w:author="Brian Leong (Inspur Worldwide Services Ltd)" w:date="2016-10-04T13:08:00Z">
              <w:r w:rsidR="00C01344" w:rsidRPr="009903E3">
                <w:rPr>
                  <w:rFonts w:ascii="Lucida Console" w:eastAsia="Times New Roman" w:hAnsi="Lucida Console" w:cs="Calibri"/>
                  <w:color w:val="000000" w:themeColor="text1"/>
                  <w:sz w:val="12"/>
                  <w:szCs w:val="12"/>
                  <w:rPrChange w:id="983" w:author="Omar Cardona" w:date="2016-11-21T23:42:00Z">
                    <w:rPr>
                      <w:rFonts w:ascii="Lucida Console" w:eastAsia="Times New Roman" w:hAnsi="Lucida Console" w:cs="Calibri"/>
                      <w:color w:val="009900"/>
                      <w:sz w:val="12"/>
                      <w:szCs w:val="12"/>
                    </w:rPr>
                  </w:rPrChange>
                </w:rPr>
                <w:t>ridging</w:t>
              </w:r>
            </w:ins>
            <w:r w:rsidRPr="009903E3">
              <w:rPr>
                <w:rFonts w:ascii="Lucida Console" w:eastAsia="Times New Roman" w:hAnsi="Lucida Console" w:cs="Calibri"/>
                <w:color w:val="000000" w:themeColor="text1"/>
                <w:sz w:val="12"/>
                <w:szCs w:val="12"/>
                <w:rPrChange w:id="984" w:author="Omar Cardona" w:date="2016-11-21T23:42:00Z">
                  <w:rPr>
                    <w:rFonts w:ascii="Lucida Console" w:eastAsia="Times New Roman" w:hAnsi="Lucida Console" w:cs="Calibri"/>
                    <w:color w:val="009900"/>
                    <w:sz w:val="12"/>
                    <w:szCs w:val="12"/>
                  </w:rPr>
                </w:rPrChange>
              </w:rPr>
              <w:t xml:space="preserve"> (</w:t>
            </w:r>
            <w:ins w:id="985" w:author="Brian Leong (Inspur Worldwide Services Ltd)" w:date="2016-10-04T13:08:00Z">
              <w:r w:rsidR="00C01344" w:rsidRPr="009903E3">
                <w:rPr>
                  <w:rFonts w:ascii="Lucida Console" w:eastAsia="Times New Roman" w:hAnsi="Lucida Console" w:cs="Calibri"/>
                  <w:color w:val="000000" w:themeColor="text1"/>
                  <w:sz w:val="12"/>
                  <w:szCs w:val="12"/>
                  <w:rPrChange w:id="986" w:author="Omar Cardona" w:date="2016-11-21T23:42:00Z">
                    <w:rPr>
                      <w:rFonts w:ascii="Lucida Console" w:eastAsia="Times New Roman" w:hAnsi="Lucida Console" w:cs="Calibri"/>
                      <w:color w:val="009900"/>
                      <w:sz w:val="12"/>
                      <w:szCs w:val="12"/>
                    </w:rPr>
                  </w:rPrChange>
                </w:rPr>
                <w:t xml:space="preserve">DCB; </w:t>
              </w:r>
            </w:ins>
            <w:r w:rsidRPr="009903E3">
              <w:rPr>
                <w:rFonts w:ascii="Lucida Console" w:eastAsia="Times New Roman" w:hAnsi="Lucida Console" w:cs="Calibri"/>
                <w:color w:val="000000" w:themeColor="text1"/>
                <w:sz w:val="12"/>
                <w:szCs w:val="12"/>
                <w:rPrChange w:id="987" w:author="Omar Cardona" w:date="2016-11-21T23:42:00Z">
                  <w:rPr>
                    <w:rFonts w:ascii="Lucida Console" w:eastAsia="Times New Roman" w:hAnsi="Lucida Console" w:cs="Calibri"/>
                    <w:color w:val="009900"/>
                    <w:sz w:val="12"/>
                    <w:szCs w:val="12"/>
                  </w:rPr>
                </w:rPrChange>
              </w:rPr>
              <w:t xml:space="preserve">optional for </w:t>
            </w:r>
            <w:proofErr w:type="spellStart"/>
            <w:r w:rsidRPr="009903E3">
              <w:rPr>
                <w:rFonts w:ascii="Lucida Console" w:eastAsia="Times New Roman" w:hAnsi="Lucida Console" w:cs="Calibri"/>
                <w:color w:val="000000" w:themeColor="text1"/>
                <w:sz w:val="12"/>
                <w:szCs w:val="12"/>
                <w:rPrChange w:id="988" w:author="Omar Cardona" w:date="2016-11-21T23:42:00Z">
                  <w:rPr>
                    <w:rFonts w:ascii="Lucida Console" w:eastAsia="Times New Roman" w:hAnsi="Lucida Console" w:cs="Calibri"/>
                    <w:color w:val="009900"/>
                    <w:sz w:val="12"/>
                    <w:szCs w:val="12"/>
                  </w:rPr>
                </w:rPrChange>
              </w:rPr>
              <w:t>iWarp</w:t>
            </w:r>
            <w:proofErr w:type="spellEnd"/>
            <w:ins w:id="989" w:author="Omar Cardona" w:date="2016-10-08T18:43:00Z">
              <w:r w:rsidR="00E76598" w:rsidRPr="009903E3">
                <w:rPr>
                  <w:rFonts w:ascii="Lucida Console" w:eastAsia="Times New Roman" w:hAnsi="Lucida Console" w:cs="Calibri"/>
                  <w:color w:val="000000" w:themeColor="text1"/>
                  <w:sz w:val="12"/>
                  <w:szCs w:val="12"/>
                  <w:rPrChange w:id="990" w:author="Omar Cardona" w:date="2016-11-21T23:42:00Z">
                    <w:rPr>
                      <w:rFonts w:ascii="Lucida Console" w:eastAsia="Times New Roman" w:hAnsi="Lucida Console" w:cs="Calibri"/>
                      <w:color w:val="009900"/>
                      <w:sz w:val="12"/>
                      <w:szCs w:val="12"/>
                    </w:rPr>
                  </w:rPrChange>
                </w:rPr>
                <w:t xml:space="preserve"> in most cases, but necessary at fabric scale such as cross-rack scenarios.</w:t>
              </w:r>
            </w:ins>
            <w:r w:rsidRPr="009903E3">
              <w:rPr>
                <w:rFonts w:ascii="Lucida Console" w:eastAsia="Times New Roman" w:hAnsi="Lucida Console" w:cs="Calibri"/>
                <w:color w:val="000000" w:themeColor="text1"/>
                <w:sz w:val="12"/>
                <w:szCs w:val="12"/>
                <w:rPrChange w:id="991" w:author="Omar Cardona" w:date="2016-11-21T23:42:00Z">
                  <w:rPr>
                    <w:rFonts w:ascii="Lucida Console" w:eastAsia="Times New Roman" w:hAnsi="Lucida Console" w:cs="Calibri"/>
                    <w:color w:val="009900"/>
                    <w:sz w:val="12"/>
                    <w:szCs w:val="12"/>
                  </w:rPr>
                </w:rPrChange>
              </w:rPr>
              <w:t>)</w:t>
            </w:r>
            <w:ins w:id="992" w:author="Brian Leong (Inspur Worldwide Services Ltd)" w:date="2016-10-03T17:32:00Z">
              <w:r w:rsidR="00C947C8" w:rsidRPr="009903E3">
                <w:rPr>
                  <w:rFonts w:ascii="Lucida Console" w:eastAsia="Times New Roman" w:hAnsi="Lucida Console" w:cs="Calibri"/>
                  <w:color w:val="000000" w:themeColor="text1"/>
                  <w:sz w:val="12"/>
                  <w:szCs w:val="12"/>
                  <w:rPrChange w:id="993" w:author="Omar Cardona" w:date="2016-11-21T23:42:00Z">
                    <w:rPr>
                      <w:rFonts w:ascii="Lucida Console" w:eastAsia="Times New Roman" w:hAnsi="Lucida Console" w:cs="Calibri"/>
                      <w:color w:val="009900"/>
                      <w:sz w:val="12"/>
                      <w:szCs w:val="12"/>
                    </w:rPr>
                  </w:rPrChange>
                </w:rPr>
                <w:t xml:space="preserve"> </w:t>
              </w:r>
            </w:ins>
          </w:p>
          <w:p w14:paraId="02BCDF44" w14:textId="7FC3E476" w:rsidR="00C67FF9" w:rsidRPr="009903E3" w:rsidRDefault="00C947C8" w:rsidP="00C67FF9">
            <w:pPr>
              <w:spacing w:before="100"/>
              <w:rPr>
                <w:rFonts w:ascii="Lucida Console" w:eastAsia="Times New Roman" w:hAnsi="Lucida Console" w:cs="Calibri"/>
                <w:color w:val="000000" w:themeColor="text1"/>
                <w:sz w:val="12"/>
                <w:szCs w:val="12"/>
                <w:rPrChange w:id="994" w:author="Omar Cardona" w:date="2016-11-21T23:42:00Z">
                  <w:rPr>
                    <w:rFonts w:ascii="Lucida Console" w:eastAsia="Times New Roman" w:hAnsi="Lucida Console" w:cs="Calibri"/>
                    <w:color w:val="009900"/>
                    <w:sz w:val="12"/>
                    <w:szCs w:val="12"/>
                  </w:rPr>
                </w:rPrChange>
              </w:rPr>
            </w:pPr>
            <w:ins w:id="995" w:author="Brian Leong (Inspur Worldwide Services Ltd)" w:date="2016-10-03T17:32:00Z">
              <w:del w:id="996" w:author="Omar Cardona" w:date="2016-10-08T18:43:00Z">
                <w:r w:rsidRPr="009903E3" w:rsidDel="00E76598">
                  <w:rPr>
                    <w:rFonts w:ascii="Lucida Console" w:eastAsia="Times New Roman" w:hAnsi="Lucida Console" w:cs="Calibri"/>
                    <w:color w:val="000000" w:themeColor="text1"/>
                    <w:sz w:val="12"/>
                    <w:szCs w:val="12"/>
                    <w:highlight w:val="red"/>
                    <w:rPrChange w:id="997" w:author="Omar Cardona" w:date="2016-11-21T23:42:00Z">
                      <w:rPr>
                        <w:rFonts w:ascii="Lucida Console" w:eastAsia="Times New Roman" w:hAnsi="Lucida Console" w:cs="Calibri"/>
                        <w:color w:val="7030A0"/>
                        <w:sz w:val="12"/>
                        <w:szCs w:val="12"/>
                      </w:rPr>
                    </w:rPrChange>
                  </w:rPr>
                  <w:delText>[Brian: OK for single and dual-port scenarios.]</w:delText>
                </w:r>
              </w:del>
            </w:ins>
          </w:p>
          <w:p w14:paraId="22CDF69E" w14:textId="1FC0BD17" w:rsidR="00C67FF9" w:rsidRPr="007A4C93" w:rsidRDefault="00C67FF9" w:rsidP="00C67FF9">
            <w:pPr>
              <w:rPr>
                <w:rFonts w:ascii="Lucida Console" w:eastAsia="Times New Roman" w:hAnsi="Lucida Console" w:cs="Calibri"/>
                <w:color w:val="000000"/>
                <w:sz w:val="12"/>
                <w:szCs w:val="12"/>
              </w:rPr>
            </w:pPr>
            <w:del w:id="998"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Install-</w:t>
            </w:r>
            <w:proofErr w:type="spellStart"/>
            <w:r w:rsidRPr="007A4C93">
              <w:rPr>
                <w:rFonts w:ascii="Lucida Console" w:eastAsia="Times New Roman" w:hAnsi="Lucida Console" w:cs="Calibri"/>
                <w:b/>
                <w:bCs/>
                <w:color w:val="000000"/>
                <w:sz w:val="12"/>
                <w:szCs w:val="12"/>
              </w:rPr>
              <w:t>WindowsFeature</w:t>
            </w:r>
            <w:proofErr w:type="spellEnd"/>
            <w:r w:rsidRPr="007A4C93">
              <w:rPr>
                <w:rFonts w:ascii="Lucida Console" w:eastAsia="Times New Roman" w:hAnsi="Lucida Console" w:cs="Calibri"/>
                <w:b/>
                <w:bCs/>
                <w:color w:val="000000"/>
                <w:sz w:val="12"/>
                <w:szCs w:val="12"/>
              </w:rPr>
              <w:t xml:space="preserve"> Data-Center-Bridging</w:t>
            </w:r>
            <w:del w:id="999" w:author="Brian Leong (Inspur Worldwide Services Ltd)" w:date="2016-10-03T17:06:00Z">
              <w:r w:rsidRPr="007A4C93" w:rsidDel="00B82B8E">
                <w:rPr>
                  <w:rFonts w:ascii="Lucida Console" w:eastAsia="Times New Roman" w:hAnsi="Lucida Console" w:cs="Calibri"/>
                  <w:color w:val="000000"/>
                  <w:sz w:val="12"/>
                  <w:szCs w:val="12"/>
                </w:rPr>
                <w:delText xml:space="preserve">  </w:delText>
              </w:r>
            </w:del>
          </w:p>
          <w:p w14:paraId="527AC6BE"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B275278"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Success Restart Needed Exit Code      Feature Result                               </w:t>
            </w:r>
          </w:p>
          <w:p w14:paraId="3E93B191"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w:t>
            </w:r>
          </w:p>
          <w:p w14:paraId="430FD7B3"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True    No             </w:t>
            </w:r>
            <w:r w:rsidRPr="007A4C93">
              <w:rPr>
                <w:rFonts w:ascii="Lucida Console" w:eastAsia="Times New Roman" w:hAnsi="Lucida Console" w:cs="Calibri"/>
                <w:color w:val="000000"/>
                <w:sz w:val="12"/>
                <w:szCs w:val="12"/>
                <w:highlight w:val="yellow"/>
              </w:rPr>
              <w:t>Success</w:t>
            </w:r>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Data Center Bridging}   </w:t>
            </w:r>
          </w:p>
          <w:p w14:paraId="51D2C791" w14:textId="77777777" w:rsidR="00294D47" w:rsidRPr="007A4C93" w:rsidRDefault="00294D47" w:rsidP="00294D47">
            <w:pPr>
              <w:rPr>
                <w:rFonts w:ascii="Lucida Console" w:hAnsi="Lucida Console"/>
                <w:sz w:val="12"/>
                <w:szCs w:val="12"/>
              </w:rPr>
            </w:pPr>
          </w:p>
        </w:tc>
      </w:tr>
      <w:tr w:rsidR="00294D47" w:rsidRPr="007A4C93" w14:paraId="4334427F" w14:textId="77777777" w:rsidTr="00633605">
        <w:tc>
          <w:tcPr>
            <w:tcW w:w="529" w:type="dxa"/>
          </w:tcPr>
          <w:p w14:paraId="6D6AB89D" w14:textId="75BAC6C6" w:rsidR="00294D47" w:rsidRPr="0089408C" w:rsidRDefault="0089408C" w:rsidP="00294D47">
            <w:pPr>
              <w:rPr>
                <w:rFonts w:ascii="Lucida Console" w:hAnsi="Lucida Console"/>
                <w:b/>
                <w:sz w:val="12"/>
                <w:szCs w:val="12"/>
                <w:rPrChange w:id="1000" w:author="Omar Cardona" w:date="2016-10-08T21:52:00Z">
                  <w:rPr>
                    <w:rFonts w:ascii="Lucida Console" w:hAnsi="Lucida Console"/>
                    <w:sz w:val="12"/>
                    <w:szCs w:val="12"/>
                  </w:rPr>
                </w:rPrChange>
              </w:rPr>
            </w:pPr>
            <w:ins w:id="1001" w:author="Omar Cardona" w:date="2016-10-08T21:52:00Z">
              <w:r w:rsidRPr="0089408C">
                <w:rPr>
                  <w:rFonts w:ascii="Lucida Console" w:hAnsi="Lucida Console"/>
                  <w:b/>
                  <w:sz w:val="12"/>
                  <w:szCs w:val="12"/>
                  <w:rPrChange w:id="1002" w:author="Omar Cardona" w:date="2016-10-08T21:52:00Z">
                    <w:rPr>
                      <w:rFonts w:ascii="Lucida Console" w:hAnsi="Lucida Console"/>
                      <w:sz w:val="12"/>
                      <w:szCs w:val="12"/>
                    </w:rPr>
                  </w:rPrChange>
                </w:rPr>
                <w:t>3</w:t>
              </w:r>
            </w:ins>
          </w:p>
        </w:tc>
        <w:tc>
          <w:tcPr>
            <w:tcW w:w="434" w:type="dxa"/>
            <w:shd w:val="clear" w:color="auto" w:fill="92D050"/>
          </w:tcPr>
          <w:p w14:paraId="32395220" w14:textId="77777777" w:rsidR="00294D47" w:rsidRPr="007A4C93" w:rsidRDefault="00294D47" w:rsidP="00294D47">
            <w:pPr>
              <w:rPr>
                <w:rFonts w:ascii="Lucida Console" w:hAnsi="Lucida Console"/>
                <w:sz w:val="12"/>
                <w:szCs w:val="12"/>
              </w:rPr>
            </w:pPr>
          </w:p>
        </w:tc>
        <w:tc>
          <w:tcPr>
            <w:tcW w:w="434" w:type="dxa"/>
            <w:shd w:val="clear" w:color="auto" w:fill="00B0F0"/>
          </w:tcPr>
          <w:p w14:paraId="5C106F76" w14:textId="77777777" w:rsidR="00294D47" w:rsidRPr="007A4C93" w:rsidRDefault="00294D47" w:rsidP="00294D47">
            <w:pPr>
              <w:rPr>
                <w:rFonts w:ascii="Lucida Console" w:hAnsi="Lucida Console"/>
                <w:sz w:val="12"/>
                <w:szCs w:val="12"/>
              </w:rPr>
            </w:pPr>
          </w:p>
        </w:tc>
        <w:tc>
          <w:tcPr>
            <w:tcW w:w="9393" w:type="dxa"/>
          </w:tcPr>
          <w:p w14:paraId="73779238" w14:textId="77777777" w:rsidR="009903E3" w:rsidRDefault="00C67FF9" w:rsidP="00C67FF9">
            <w:pPr>
              <w:spacing w:before="100"/>
              <w:rPr>
                <w:ins w:id="1003" w:author="Omar Cardona" w:date="2016-11-21T23:42:00Z"/>
                <w:rFonts w:ascii="Lucida Console" w:eastAsia="Times New Roman" w:hAnsi="Lucida Console" w:cs="Calibri"/>
                <w:sz w:val="12"/>
                <w:szCs w:val="12"/>
              </w:rPr>
            </w:pPr>
            <w:r w:rsidRPr="009903E3">
              <w:rPr>
                <w:rFonts w:ascii="Lucida Console" w:eastAsia="Times New Roman" w:hAnsi="Lucida Console" w:cs="Calibri"/>
                <w:color w:val="000000" w:themeColor="text1"/>
                <w:sz w:val="12"/>
                <w:szCs w:val="12"/>
                <w:rPrChange w:id="1004" w:author="Omar Cardona" w:date="2016-11-21T23:42:00Z">
                  <w:rPr>
                    <w:rFonts w:ascii="Lucida Console" w:eastAsia="Times New Roman" w:hAnsi="Lucida Console" w:cs="Calibri"/>
                    <w:color w:val="009900"/>
                    <w:sz w:val="12"/>
                    <w:szCs w:val="12"/>
                  </w:rPr>
                </w:rPrChange>
              </w:rPr>
              <w:t># Set the policies for SMB-Direct</w:t>
            </w:r>
            <w:ins w:id="1005" w:author="Brian Leong (Inspur Worldwide Services Ltd)" w:date="2016-09-30T14:21:00Z">
              <w:r w:rsidR="000A7328" w:rsidRPr="009903E3">
                <w:rPr>
                  <w:rFonts w:ascii="Lucida Console" w:eastAsia="Times New Roman" w:hAnsi="Lucida Console" w:cs="Calibri"/>
                  <w:color w:val="000000" w:themeColor="text1"/>
                  <w:sz w:val="12"/>
                  <w:szCs w:val="12"/>
                  <w:rPrChange w:id="1006" w:author="Omar Cardona" w:date="2016-11-21T23:42:00Z">
                    <w:rPr>
                      <w:rFonts w:ascii="Lucida Console" w:eastAsia="Times New Roman" w:hAnsi="Lucida Console" w:cs="Calibri"/>
                      <w:color w:val="009900"/>
                      <w:sz w:val="12"/>
                      <w:szCs w:val="12"/>
                    </w:rPr>
                  </w:rPrChange>
                </w:rPr>
                <w:t xml:space="preserve"> </w:t>
              </w:r>
            </w:ins>
          </w:p>
          <w:p w14:paraId="7D90F9E6" w14:textId="2E1B96DE" w:rsidR="00C67FF9" w:rsidRPr="009903E3" w:rsidRDefault="000A7328" w:rsidP="00C67FF9">
            <w:pPr>
              <w:spacing w:before="100"/>
              <w:rPr>
                <w:rFonts w:ascii="Lucida Console" w:eastAsia="Times New Roman" w:hAnsi="Lucida Console" w:cs="Calibri"/>
                <w:sz w:val="12"/>
                <w:szCs w:val="12"/>
                <w:rPrChange w:id="1007" w:author="Omar Cardona" w:date="2016-11-21T23:42:00Z">
                  <w:rPr>
                    <w:rFonts w:ascii="Lucida Console" w:eastAsia="Times New Roman" w:hAnsi="Lucida Console" w:cs="Calibri"/>
                    <w:color w:val="009900"/>
                    <w:sz w:val="12"/>
                    <w:szCs w:val="12"/>
                  </w:rPr>
                </w:rPrChange>
              </w:rPr>
            </w:pPr>
            <w:ins w:id="1008" w:author="Brian Leong (Inspur Worldwide Services Ltd)" w:date="2016-09-30T14:21:00Z">
              <w:del w:id="1009" w:author="Omar Cardona" w:date="2016-10-08T18:45:00Z">
                <w:r w:rsidRPr="009903E3" w:rsidDel="0053085C">
                  <w:rPr>
                    <w:rFonts w:ascii="Lucida Console" w:eastAsia="Times New Roman" w:hAnsi="Lucida Console" w:cs="Calibri"/>
                    <w:sz w:val="12"/>
                    <w:szCs w:val="12"/>
                    <w:rPrChange w:id="1010" w:author="Omar Cardona" w:date="2016-11-21T23:42:00Z">
                      <w:rPr>
                        <w:rFonts w:ascii="Lucida Console" w:eastAsia="Times New Roman" w:hAnsi="Lucida Console" w:cs="Calibri"/>
                        <w:color w:val="00B050"/>
                        <w:sz w:val="12"/>
                        <w:szCs w:val="12"/>
                      </w:rPr>
                    </w:rPrChange>
                  </w:rPr>
                  <w:delText>[Brian: OK</w:delText>
                </w:r>
              </w:del>
            </w:ins>
            <w:ins w:id="1011" w:author="Brian Leong (Inspur Worldwide Services Ltd)" w:date="2016-10-03T17:09:00Z">
              <w:del w:id="1012" w:author="Omar Cardona" w:date="2016-10-08T18:45:00Z">
                <w:r w:rsidR="0051577B" w:rsidRPr="009903E3" w:rsidDel="0053085C">
                  <w:rPr>
                    <w:rFonts w:ascii="Lucida Console" w:eastAsia="Times New Roman" w:hAnsi="Lucida Console" w:cs="Calibri"/>
                    <w:sz w:val="12"/>
                    <w:szCs w:val="12"/>
                    <w:rPrChange w:id="1013" w:author="Omar Cardona" w:date="2016-11-21T23:42:00Z">
                      <w:rPr>
                        <w:rFonts w:ascii="Lucida Console" w:eastAsia="Times New Roman" w:hAnsi="Lucida Console" w:cs="Calibri"/>
                        <w:color w:val="00B050"/>
                        <w:sz w:val="12"/>
                        <w:szCs w:val="12"/>
                      </w:rPr>
                    </w:rPrChange>
                  </w:rPr>
                  <w:delText xml:space="preserve"> for single and dual-port scenarios.</w:delText>
                </w:r>
              </w:del>
            </w:ins>
            <w:ins w:id="1014" w:author="Brian Leong (Inspur Worldwide Services Ltd)" w:date="2016-09-30T14:21:00Z">
              <w:del w:id="1015" w:author="Omar Cardona" w:date="2016-10-08T18:45:00Z">
                <w:r w:rsidRPr="009903E3" w:rsidDel="0053085C">
                  <w:rPr>
                    <w:rFonts w:ascii="Lucida Console" w:eastAsia="Times New Roman" w:hAnsi="Lucida Console" w:cs="Calibri"/>
                    <w:sz w:val="12"/>
                    <w:szCs w:val="12"/>
                    <w:rPrChange w:id="1016" w:author="Omar Cardona" w:date="2016-11-21T23:42:00Z">
                      <w:rPr>
                        <w:rFonts w:ascii="Lucida Console" w:eastAsia="Times New Roman" w:hAnsi="Lucida Console" w:cs="Calibri"/>
                        <w:color w:val="00B050"/>
                        <w:sz w:val="12"/>
                        <w:szCs w:val="12"/>
                      </w:rPr>
                    </w:rPrChange>
                  </w:rPr>
                  <w:delText>]</w:delText>
                </w:r>
              </w:del>
            </w:ins>
          </w:p>
          <w:p w14:paraId="3DCFEC4F" w14:textId="4022DBDE" w:rsidR="00C67FF9" w:rsidRPr="007A4C93" w:rsidRDefault="00C67FF9" w:rsidP="00C67FF9">
            <w:pPr>
              <w:rPr>
                <w:rFonts w:ascii="Lucida Console" w:eastAsia="Times New Roman" w:hAnsi="Lucida Console" w:cs="Calibri"/>
                <w:sz w:val="12"/>
                <w:szCs w:val="12"/>
              </w:rPr>
            </w:pPr>
            <w:del w:id="1017" w:author="Omar Cardona" w:date="2016-10-08T19:10: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New-</w:t>
            </w:r>
            <w:proofErr w:type="spellStart"/>
            <w:r w:rsidRPr="007A4C93">
              <w:rPr>
                <w:rFonts w:ascii="Lucida Console" w:eastAsia="Times New Roman" w:hAnsi="Lucida Console" w:cs="Calibri"/>
                <w:b/>
                <w:bCs/>
                <w:sz w:val="12"/>
                <w:szCs w:val="12"/>
              </w:rPr>
              <w:t>NetQosPolicy</w:t>
            </w:r>
            <w:proofErr w:type="spellEnd"/>
            <w:r w:rsidRPr="007A4C93">
              <w:rPr>
                <w:rFonts w:ascii="Lucida Console" w:eastAsia="Times New Roman" w:hAnsi="Lucida Console" w:cs="Calibri"/>
                <w:b/>
                <w:bCs/>
                <w:sz w:val="12"/>
                <w:szCs w:val="12"/>
              </w:rPr>
              <w:t xml:space="preserve"> "</w:t>
            </w:r>
            <w:r w:rsidRPr="007A4C93">
              <w:rPr>
                <w:rFonts w:ascii="Lucida Console" w:eastAsia="Times New Roman" w:hAnsi="Lucida Console" w:cs="Calibri"/>
                <w:b/>
                <w:bCs/>
                <w:sz w:val="12"/>
                <w:szCs w:val="12"/>
                <w:highlight w:val="yellow"/>
              </w:rPr>
              <w:t>SMB</w:t>
            </w:r>
            <w:r w:rsidRPr="007A4C93">
              <w:rPr>
                <w:rFonts w:ascii="Lucida Console" w:eastAsia="Times New Roman" w:hAnsi="Lucida Console" w:cs="Calibri"/>
                <w:b/>
                <w:bCs/>
                <w:sz w:val="12"/>
                <w:szCs w:val="12"/>
              </w:rPr>
              <w:t>" -</w:t>
            </w:r>
            <w:proofErr w:type="spellStart"/>
            <w:r w:rsidRPr="007A4C93">
              <w:rPr>
                <w:rFonts w:ascii="Lucida Console" w:eastAsia="Times New Roman" w:hAnsi="Lucida Console" w:cs="Calibri"/>
                <w:b/>
                <w:bCs/>
                <w:sz w:val="12"/>
                <w:szCs w:val="12"/>
              </w:rPr>
              <w:t>NetDirectPortMatchCondition</w:t>
            </w:r>
            <w:proofErr w:type="spellEnd"/>
            <w:r w:rsidRPr="007A4C93">
              <w:rPr>
                <w:rFonts w:ascii="Lucida Console" w:eastAsia="Times New Roman" w:hAnsi="Lucida Console" w:cs="Calibri"/>
                <w:b/>
                <w:bCs/>
                <w:sz w:val="12"/>
                <w:szCs w:val="12"/>
              </w:rPr>
              <w:t xml:space="preserve"> </w:t>
            </w:r>
            <w:r w:rsidRPr="007A4C93">
              <w:rPr>
                <w:rFonts w:ascii="Lucida Console" w:eastAsia="Times New Roman" w:hAnsi="Lucida Console" w:cs="Calibri"/>
                <w:b/>
                <w:bCs/>
                <w:sz w:val="12"/>
                <w:szCs w:val="12"/>
                <w:highlight w:val="yellow"/>
              </w:rPr>
              <w:t>445</w:t>
            </w:r>
            <w:r w:rsidRPr="007A4C93">
              <w:rPr>
                <w:rFonts w:ascii="Lucida Console" w:eastAsia="Times New Roman" w:hAnsi="Lucida Console" w:cs="Calibri"/>
                <w:b/>
                <w:bCs/>
                <w:sz w:val="12"/>
                <w:szCs w:val="12"/>
              </w:rPr>
              <w:t xml:space="preserve"> -PriorityValue8021Action </w:t>
            </w:r>
            <w:r w:rsidRPr="007A4C93">
              <w:rPr>
                <w:rFonts w:ascii="Lucida Console" w:eastAsia="Times New Roman" w:hAnsi="Lucida Console" w:cs="Calibri"/>
                <w:b/>
                <w:bCs/>
                <w:sz w:val="12"/>
                <w:szCs w:val="12"/>
                <w:highlight w:val="yellow"/>
              </w:rPr>
              <w:t>3</w:t>
            </w:r>
          </w:p>
          <w:p w14:paraId="6CA960FF"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8FB0FB9" w14:textId="5DC973B9" w:rsidR="00C67FF9" w:rsidRPr="007A4C93" w:rsidDel="003267FC" w:rsidRDefault="00C67FF9" w:rsidP="00C67FF9">
            <w:pPr>
              <w:rPr>
                <w:del w:id="1018" w:author="Brian Leong (Inspur Worldwide Services Ltd)" w:date="2016-10-03T17:32:00Z"/>
                <w:rFonts w:ascii="Lucida Console" w:eastAsia="Times New Roman" w:hAnsi="Lucida Console" w:cs="Calibri"/>
                <w:sz w:val="12"/>
                <w:szCs w:val="12"/>
              </w:rPr>
            </w:pPr>
            <w:del w:id="1019" w:author="Brian Leong (Inspur Worldwide Services Ltd)" w:date="2016-10-03T17:32:00Z">
              <w:r w:rsidRPr="007A4C93" w:rsidDel="003267FC">
                <w:rPr>
                  <w:rFonts w:ascii="Lucida Console" w:eastAsia="Times New Roman" w:hAnsi="Lucida Console" w:cs="Calibri"/>
                  <w:sz w:val="12"/>
                  <w:szCs w:val="12"/>
                </w:rPr>
                <w:delText> </w:delText>
              </w:r>
            </w:del>
          </w:p>
          <w:p w14:paraId="1296F411"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SMB</w:t>
            </w:r>
          </w:p>
          <w:p w14:paraId="441DEB12"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Owner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Group Policy (Machine)</w:t>
            </w:r>
          </w:p>
          <w:p w14:paraId="4ACFE289" w14:textId="77777777" w:rsidR="00C67FF9" w:rsidRPr="007A4C93" w:rsidRDefault="00C67FF9" w:rsidP="00C67FF9">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NetworkProfile</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All</w:t>
            </w:r>
          </w:p>
          <w:p w14:paraId="2432892C"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Precedence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127</w:t>
            </w:r>
          </w:p>
          <w:p w14:paraId="41C529F0" w14:textId="77777777" w:rsidR="00C67FF9" w:rsidRPr="007A4C93" w:rsidRDefault="00C67FF9" w:rsidP="00C67FF9">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JobObject</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p>
          <w:p w14:paraId="43E6A491" w14:textId="77777777" w:rsidR="00C67FF9" w:rsidRPr="007A4C93" w:rsidRDefault="00C67FF9" w:rsidP="00C67FF9">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NetDirectPort</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445</w:t>
            </w:r>
          </w:p>
          <w:p w14:paraId="02443A5A" w14:textId="77777777" w:rsidR="00294D47" w:rsidRPr="007A4C93" w:rsidRDefault="00C67FF9" w:rsidP="00C67FF9">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PriorityValue</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3</w:t>
            </w:r>
          </w:p>
          <w:p w14:paraId="0E7F42D9" w14:textId="77777777" w:rsidR="00C67FF9" w:rsidRPr="007A4C93" w:rsidRDefault="00C67FF9" w:rsidP="00C67FF9">
            <w:pPr>
              <w:ind w:left="540"/>
              <w:rPr>
                <w:rFonts w:ascii="Lucida Console" w:eastAsia="Times New Roman" w:hAnsi="Lucida Console" w:cs="Calibri"/>
                <w:sz w:val="12"/>
                <w:szCs w:val="12"/>
              </w:rPr>
            </w:pPr>
          </w:p>
        </w:tc>
      </w:tr>
      <w:tr w:rsidR="00294D47" w:rsidRPr="007A4C93" w14:paraId="1FDDA876" w14:textId="77777777" w:rsidTr="00633605">
        <w:tc>
          <w:tcPr>
            <w:tcW w:w="529" w:type="dxa"/>
          </w:tcPr>
          <w:p w14:paraId="46E7CD71" w14:textId="196881A2" w:rsidR="00294D47" w:rsidRPr="0089408C" w:rsidRDefault="0089408C" w:rsidP="00294D47">
            <w:pPr>
              <w:rPr>
                <w:rFonts w:ascii="Lucida Console" w:hAnsi="Lucida Console"/>
                <w:b/>
                <w:sz w:val="12"/>
                <w:szCs w:val="12"/>
                <w:rPrChange w:id="1020" w:author="Omar Cardona" w:date="2016-10-08T21:52:00Z">
                  <w:rPr>
                    <w:rFonts w:ascii="Lucida Console" w:hAnsi="Lucida Console"/>
                    <w:sz w:val="12"/>
                    <w:szCs w:val="12"/>
                  </w:rPr>
                </w:rPrChange>
              </w:rPr>
            </w:pPr>
            <w:ins w:id="1021" w:author="Omar Cardona" w:date="2016-10-08T21:52:00Z">
              <w:r w:rsidRPr="0089408C">
                <w:rPr>
                  <w:rFonts w:ascii="Lucida Console" w:hAnsi="Lucida Console"/>
                  <w:b/>
                  <w:sz w:val="12"/>
                  <w:szCs w:val="12"/>
                  <w:rPrChange w:id="1022" w:author="Omar Cardona" w:date="2016-10-08T21:52:00Z">
                    <w:rPr>
                      <w:rFonts w:ascii="Lucida Console" w:hAnsi="Lucida Console"/>
                      <w:sz w:val="12"/>
                      <w:szCs w:val="12"/>
                    </w:rPr>
                  </w:rPrChange>
                </w:rPr>
                <w:t>4</w:t>
              </w:r>
            </w:ins>
          </w:p>
        </w:tc>
        <w:tc>
          <w:tcPr>
            <w:tcW w:w="434" w:type="dxa"/>
            <w:shd w:val="clear" w:color="auto" w:fill="92D050"/>
          </w:tcPr>
          <w:p w14:paraId="45C13095" w14:textId="77777777" w:rsidR="00294D47" w:rsidRPr="007A4C93" w:rsidRDefault="00294D47" w:rsidP="00294D47">
            <w:pPr>
              <w:rPr>
                <w:rFonts w:ascii="Lucida Console" w:hAnsi="Lucida Console"/>
                <w:sz w:val="12"/>
                <w:szCs w:val="12"/>
              </w:rPr>
            </w:pPr>
          </w:p>
        </w:tc>
        <w:tc>
          <w:tcPr>
            <w:tcW w:w="434" w:type="dxa"/>
            <w:shd w:val="clear" w:color="auto" w:fill="00B0F0"/>
          </w:tcPr>
          <w:p w14:paraId="1F719760" w14:textId="77777777" w:rsidR="00294D47" w:rsidRPr="007A4C93" w:rsidRDefault="00294D47" w:rsidP="00294D47">
            <w:pPr>
              <w:rPr>
                <w:rFonts w:ascii="Lucida Console" w:hAnsi="Lucida Console"/>
                <w:sz w:val="12"/>
                <w:szCs w:val="12"/>
              </w:rPr>
            </w:pPr>
          </w:p>
        </w:tc>
        <w:tc>
          <w:tcPr>
            <w:tcW w:w="9393" w:type="dxa"/>
          </w:tcPr>
          <w:p w14:paraId="7BDB0912" w14:textId="77777777" w:rsidR="009903E3" w:rsidRDefault="00C67FF9" w:rsidP="00C67FF9">
            <w:pPr>
              <w:spacing w:before="100"/>
              <w:rPr>
                <w:ins w:id="1023" w:author="Omar Cardona" w:date="2016-11-21T23:42:00Z"/>
                <w:rFonts w:ascii="Lucida Console" w:eastAsia="Times New Roman" w:hAnsi="Lucida Console" w:cs="Calibri"/>
                <w:color w:val="000000"/>
                <w:sz w:val="12"/>
                <w:szCs w:val="12"/>
              </w:rPr>
            </w:pPr>
            <w:r w:rsidRPr="009903E3">
              <w:rPr>
                <w:rFonts w:ascii="Lucida Console" w:eastAsia="Times New Roman" w:hAnsi="Lucida Console" w:cs="Calibri"/>
                <w:color w:val="000000" w:themeColor="text1"/>
                <w:sz w:val="12"/>
                <w:szCs w:val="12"/>
                <w:rPrChange w:id="1024" w:author="Omar Cardona" w:date="2016-11-21T23:42:00Z">
                  <w:rPr>
                    <w:rFonts w:ascii="Lucida Console" w:eastAsia="Times New Roman" w:hAnsi="Lucida Console" w:cs="Calibri"/>
                    <w:color w:val="009900"/>
                    <w:sz w:val="12"/>
                    <w:szCs w:val="12"/>
                  </w:rPr>
                </w:rPrChange>
              </w:rPr>
              <w:t># Set policies for other traffic on the interface </w:t>
            </w:r>
          </w:p>
          <w:p w14:paraId="63C91025" w14:textId="4D316ACD" w:rsidR="00C67FF9" w:rsidRPr="009903E3" w:rsidRDefault="003B3993" w:rsidP="00C67FF9">
            <w:pPr>
              <w:spacing w:before="100"/>
              <w:rPr>
                <w:rFonts w:ascii="Lucida Console" w:eastAsia="Times New Roman" w:hAnsi="Lucida Console" w:cs="Calibri"/>
                <w:color w:val="000000"/>
                <w:sz w:val="12"/>
                <w:szCs w:val="12"/>
                <w:rPrChange w:id="1025" w:author="Omar Cardona" w:date="2016-11-21T23:42:00Z">
                  <w:rPr>
                    <w:rFonts w:ascii="Lucida Console" w:eastAsia="Times New Roman" w:hAnsi="Lucida Console" w:cs="Calibri"/>
                    <w:color w:val="009900"/>
                    <w:sz w:val="12"/>
                    <w:szCs w:val="12"/>
                  </w:rPr>
                </w:rPrChange>
              </w:rPr>
            </w:pPr>
            <w:ins w:id="1026" w:author="Brian Leong (Inspur Worldwide Services Ltd)" w:date="2016-10-03T17:10:00Z">
              <w:del w:id="1027" w:author="Omar Cardona" w:date="2016-10-08T18:45:00Z">
                <w:r w:rsidRPr="009903E3" w:rsidDel="0053085C">
                  <w:rPr>
                    <w:rFonts w:ascii="Lucida Console" w:eastAsia="Times New Roman" w:hAnsi="Lucida Console" w:cs="Calibri"/>
                    <w:color w:val="000000"/>
                    <w:sz w:val="12"/>
                    <w:szCs w:val="12"/>
                    <w:rPrChange w:id="1028" w:author="Omar Cardona" w:date="2016-11-21T23:42:00Z">
                      <w:rPr>
                        <w:rFonts w:ascii="Lucida Console" w:eastAsia="Times New Roman" w:hAnsi="Lucida Console" w:cs="Calibri"/>
                        <w:color w:val="7030A0"/>
                        <w:sz w:val="12"/>
                        <w:szCs w:val="12"/>
                      </w:rPr>
                    </w:rPrChange>
                  </w:rPr>
                  <w:delText>[Brian: OK for single and dual-port scenarios.]</w:delText>
                </w:r>
              </w:del>
            </w:ins>
          </w:p>
          <w:p w14:paraId="337D4637" w14:textId="1459BC8D" w:rsidR="00C67FF9" w:rsidRPr="007A4C93" w:rsidRDefault="00C67FF9" w:rsidP="00C67FF9">
            <w:pPr>
              <w:rPr>
                <w:rFonts w:ascii="Lucida Console" w:eastAsia="Times New Roman" w:hAnsi="Lucida Console" w:cs="Calibri"/>
                <w:color w:val="000000"/>
                <w:sz w:val="12"/>
                <w:szCs w:val="12"/>
              </w:rPr>
            </w:pPr>
            <w:del w:id="1029"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w:t>
            </w:r>
            <w:proofErr w:type="spellStart"/>
            <w:r w:rsidRPr="007A4C93">
              <w:rPr>
                <w:rFonts w:ascii="Lucida Console" w:eastAsia="Times New Roman" w:hAnsi="Lucida Console" w:cs="Calibri"/>
                <w:b/>
                <w:bCs/>
                <w:color w:val="000000"/>
                <w:sz w:val="12"/>
                <w:szCs w:val="12"/>
              </w:rPr>
              <w:t>NetQosPolicy</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DEFAULT</w:t>
            </w:r>
            <w:r w:rsidRPr="007A4C93">
              <w:rPr>
                <w:rFonts w:ascii="Lucida Console" w:eastAsia="Times New Roman" w:hAnsi="Lucida Console" w:cs="Calibri"/>
                <w:b/>
                <w:bCs/>
                <w:color w:val="000000"/>
                <w:sz w:val="12"/>
                <w:szCs w:val="12"/>
              </w:rPr>
              <w:t>" -</w:t>
            </w:r>
            <w:r w:rsidRPr="007A4C93">
              <w:rPr>
                <w:rFonts w:ascii="Lucida Console" w:eastAsia="Times New Roman" w:hAnsi="Lucida Console" w:cs="Calibri"/>
                <w:b/>
                <w:bCs/>
                <w:color w:val="000000"/>
                <w:sz w:val="12"/>
                <w:szCs w:val="12"/>
                <w:highlight w:val="yellow"/>
              </w:rPr>
              <w:t>Default</w:t>
            </w:r>
            <w:r w:rsidRPr="007A4C93">
              <w:rPr>
                <w:rFonts w:ascii="Lucida Console" w:eastAsia="Times New Roman" w:hAnsi="Lucida Console" w:cs="Calibri"/>
                <w:b/>
                <w:bCs/>
                <w:color w:val="000000"/>
                <w:sz w:val="12"/>
                <w:szCs w:val="12"/>
              </w:rPr>
              <w:t xml:space="preserve"> -PriorityValue8021Action </w:t>
            </w:r>
            <w:r w:rsidRPr="007A4C93">
              <w:rPr>
                <w:rFonts w:ascii="Lucida Console" w:eastAsia="Times New Roman" w:hAnsi="Lucida Console" w:cs="Calibri"/>
                <w:b/>
                <w:bCs/>
                <w:color w:val="000000"/>
                <w:sz w:val="12"/>
                <w:szCs w:val="12"/>
                <w:highlight w:val="yellow"/>
              </w:rPr>
              <w:t>0</w:t>
            </w:r>
          </w:p>
          <w:p w14:paraId="67FB7F99"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65B05B2" w14:textId="3C0351A7" w:rsidR="00C67FF9" w:rsidRPr="007A4C93" w:rsidDel="009C150C" w:rsidRDefault="00C67FF9" w:rsidP="00C67FF9">
            <w:pPr>
              <w:rPr>
                <w:del w:id="1030" w:author="Brian Leong (Inspur Worldwide Services Ltd)" w:date="2016-10-03T17:11:00Z"/>
                <w:rFonts w:ascii="Lucida Console" w:eastAsia="Times New Roman" w:hAnsi="Lucida Console" w:cs="Calibri"/>
                <w:sz w:val="12"/>
                <w:szCs w:val="12"/>
              </w:rPr>
            </w:pPr>
            <w:del w:id="1031" w:author="Brian Leong (Inspur Worldwide Services Ltd)" w:date="2016-10-03T17:11:00Z">
              <w:r w:rsidRPr="007A4C93" w:rsidDel="009C150C">
                <w:rPr>
                  <w:rFonts w:ascii="Lucida Console" w:eastAsia="Times New Roman" w:hAnsi="Lucida Console" w:cs="Calibri"/>
                  <w:sz w:val="12"/>
                  <w:szCs w:val="12"/>
                </w:rPr>
                <w:delText> </w:delText>
              </w:r>
            </w:del>
          </w:p>
          <w:p w14:paraId="5CF653D5"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DEFAULT</w:t>
            </w:r>
          </w:p>
          <w:p w14:paraId="70FAE7DF"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Owner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Group Policy (Machine)</w:t>
            </w:r>
          </w:p>
          <w:p w14:paraId="649E3984" w14:textId="77777777" w:rsidR="00C67FF9" w:rsidRPr="007A4C93" w:rsidRDefault="00C67FF9" w:rsidP="00C67FF9">
            <w:pPr>
              <w:rPr>
                <w:rFonts w:ascii="Lucida Console" w:eastAsia="Times New Roman" w:hAnsi="Lucida Console" w:cs="Calibri"/>
                <w:color w:val="000000"/>
                <w:sz w:val="12"/>
                <w:szCs w:val="12"/>
              </w:rPr>
            </w:pPr>
            <w:proofErr w:type="spellStart"/>
            <w:proofErr w:type="gramStart"/>
            <w:r w:rsidRPr="007A4C93">
              <w:rPr>
                <w:rFonts w:ascii="Lucida Console" w:eastAsia="Times New Roman" w:hAnsi="Lucida Console" w:cs="Calibri"/>
                <w:color w:val="000000"/>
                <w:sz w:val="12"/>
                <w:szCs w:val="12"/>
              </w:rPr>
              <w:t>NetworkProfile</w:t>
            </w:r>
            <w:proofErr w:type="spellEnd"/>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All</w:t>
            </w:r>
          </w:p>
          <w:p w14:paraId="25115F30"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Precedence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127</w:t>
            </w:r>
          </w:p>
          <w:p w14:paraId="267D6CEF"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Template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Default</w:t>
            </w:r>
          </w:p>
          <w:p w14:paraId="34C8E504" w14:textId="77777777" w:rsidR="00C67FF9" w:rsidRPr="007A4C93" w:rsidRDefault="00C67FF9" w:rsidP="00C67FF9">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JobObject</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p>
          <w:p w14:paraId="1A069C47" w14:textId="77777777" w:rsidR="00C67FF9" w:rsidRPr="007A4C93" w:rsidRDefault="00C67FF9" w:rsidP="00C67FF9">
            <w:pPr>
              <w:rPr>
                <w:rFonts w:ascii="Lucida Console" w:eastAsia="Times New Roman" w:hAnsi="Lucida Console" w:cs="Calibri"/>
                <w:color w:val="000000"/>
                <w:sz w:val="12"/>
                <w:szCs w:val="12"/>
              </w:rPr>
            </w:pPr>
            <w:proofErr w:type="spellStart"/>
            <w:proofErr w:type="gramStart"/>
            <w:r w:rsidRPr="007A4C93">
              <w:rPr>
                <w:rFonts w:ascii="Lucida Console" w:eastAsia="Times New Roman" w:hAnsi="Lucida Console" w:cs="Calibri"/>
                <w:color w:val="000000"/>
                <w:sz w:val="12"/>
                <w:szCs w:val="12"/>
              </w:rPr>
              <w:t>PriorityValue</w:t>
            </w:r>
            <w:proofErr w:type="spellEnd"/>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0</w:t>
            </w:r>
          </w:p>
          <w:p w14:paraId="0AA610C2" w14:textId="77777777" w:rsidR="00294D47" w:rsidRPr="007A4C93" w:rsidRDefault="00294D47" w:rsidP="00294D47">
            <w:pPr>
              <w:rPr>
                <w:rFonts w:ascii="Lucida Console" w:hAnsi="Lucida Console"/>
                <w:sz w:val="12"/>
                <w:szCs w:val="12"/>
              </w:rPr>
            </w:pPr>
          </w:p>
        </w:tc>
      </w:tr>
      <w:tr w:rsidR="00294D47" w:rsidRPr="007A4C93" w14:paraId="1DEF7DA4" w14:textId="77777777" w:rsidTr="00633605">
        <w:tc>
          <w:tcPr>
            <w:tcW w:w="529" w:type="dxa"/>
          </w:tcPr>
          <w:p w14:paraId="1594835F" w14:textId="5941E650" w:rsidR="00294D47" w:rsidRPr="0089408C" w:rsidRDefault="0089408C" w:rsidP="00294D47">
            <w:pPr>
              <w:rPr>
                <w:rFonts w:ascii="Lucida Console" w:hAnsi="Lucida Console"/>
                <w:b/>
                <w:sz w:val="12"/>
                <w:szCs w:val="12"/>
                <w:rPrChange w:id="1032" w:author="Omar Cardona" w:date="2016-10-08T21:52:00Z">
                  <w:rPr>
                    <w:rFonts w:ascii="Lucida Console" w:hAnsi="Lucida Console"/>
                    <w:sz w:val="12"/>
                    <w:szCs w:val="12"/>
                  </w:rPr>
                </w:rPrChange>
              </w:rPr>
            </w:pPr>
            <w:ins w:id="1033" w:author="Omar Cardona" w:date="2016-10-08T21:52:00Z">
              <w:r w:rsidRPr="0089408C">
                <w:rPr>
                  <w:rFonts w:ascii="Lucida Console" w:hAnsi="Lucida Console"/>
                  <w:b/>
                  <w:sz w:val="12"/>
                  <w:szCs w:val="12"/>
                  <w:rPrChange w:id="1034" w:author="Omar Cardona" w:date="2016-10-08T21:52:00Z">
                    <w:rPr>
                      <w:rFonts w:ascii="Lucida Console" w:hAnsi="Lucida Console"/>
                      <w:sz w:val="12"/>
                      <w:szCs w:val="12"/>
                    </w:rPr>
                  </w:rPrChange>
                </w:rPr>
                <w:t>5</w:t>
              </w:r>
            </w:ins>
          </w:p>
        </w:tc>
        <w:tc>
          <w:tcPr>
            <w:tcW w:w="434" w:type="dxa"/>
            <w:shd w:val="clear" w:color="auto" w:fill="92D050"/>
          </w:tcPr>
          <w:p w14:paraId="7D809871" w14:textId="77777777" w:rsidR="00294D47" w:rsidRPr="007A4C93" w:rsidRDefault="00294D47" w:rsidP="00294D47">
            <w:pPr>
              <w:rPr>
                <w:rFonts w:ascii="Lucida Console" w:hAnsi="Lucida Console"/>
                <w:sz w:val="12"/>
                <w:szCs w:val="12"/>
              </w:rPr>
            </w:pPr>
          </w:p>
        </w:tc>
        <w:tc>
          <w:tcPr>
            <w:tcW w:w="434" w:type="dxa"/>
            <w:shd w:val="clear" w:color="auto" w:fill="00B0F0"/>
          </w:tcPr>
          <w:p w14:paraId="49652B73" w14:textId="77777777" w:rsidR="00294D47" w:rsidRPr="007A4C93" w:rsidRDefault="00294D47" w:rsidP="00294D47">
            <w:pPr>
              <w:rPr>
                <w:rFonts w:ascii="Lucida Console" w:hAnsi="Lucida Console"/>
                <w:sz w:val="12"/>
                <w:szCs w:val="12"/>
              </w:rPr>
            </w:pPr>
          </w:p>
        </w:tc>
        <w:tc>
          <w:tcPr>
            <w:tcW w:w="9393" w:type="dxa"/>
          </w:tcPr>
          <w:p w14:paraId="4940B31E" w14:textId="3D56B8D1" w:rsidR="00C67FF9" w:rsidRPr="009903E3" w:rsidRDefault="00C67FF9" w:rsidP="00C67FF9">
            <w:pPr>
              <w:spacing w:before="100"/>
              <w:rPr>
                <w:rFonts w:ascii="Lucida Console" w:eastAsia="Times New Roman" w:hAnsi="Lucida Console" w:cs="Calibri"/>
                <w:color w:val="000000" w:themeColor="text1"/>
                <w:sz w:val="12"/>
                <w:szCs w:val="12"/>
                <w:rPrChange w:id="1035" w:author="Omar Cardona" w:date="2016-11-21T23:43: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036" w:author="Omar Cardona" w:date="2016-11-21T23:43:00Z">
                  <w:rPr>
                    <w:rFonts w:ascii="Lucida Console" w:eastAsia="Times New Roman" w:hAnsi="Lucida Console" w:cs="Calibri"/>
                    <w:color w:val="009900"/>
                    <w:sz w:val="12"/>
                    <w:szCs w:val="12"/>
                  </w:rPr>
                </w:rPrChange>
              </w:rPr>
              <w:t># Turn on Flow Control for SMB </w:t>
            </w:r>
            <w:ins w:id="1037" w:author="Brian Leong (Inspur Worldwide Services Ltd)" w:date="2016-10-03T17:11:00Z">
              <w:del w:id="1038" w:author="Omar Cardona" w:date="2016-10-08T18:45:00Z">
                <w:r w:rsidR="009C150C" w:rsidRPr="009903E3" w:rsidDel="0053085C">
                  <w:rPr>
                    <w:rFonts w:ascii="Lucida Console" w:eastAsia="Times New Roman" w:hAnsi="Lucida Console" w:cs="Calibri"/>
                    <w:color w:val="000000" w:themeColor="text1"/>
                    <w:sz w:val="12"/>
                    <w:szCs w:val="12"/>
                    <w:highlight w:val="red"/>
                    <w:rPrChange w:id="1039" w:author="Omar Cardona" w:date="2016-11-21T23:43:00Z">
                      <w:rPr>
                        <w:rFonts w:ascii="Lucida Console" w:eastAsia="Times New Roman" w:hAnsi="Lucida Console" w:cs="Calibri"/>
                        <w:color w:val="7030A0"/>
                        <w:sz w:val="12"/>
                        <w:szCs w:val="12"/>
                      </w:rPr>
                    </w:rPrChange>
                  </w:rPr>
                  <w:delText>[Brian: OK for single and dual-port scenarios.]</w:delText>
                </w:r>
              </w:del>
            </w:ins>
          </w:p>
          <w:p w14:paraId="3E79E9C4" w14:textId="51A32C16" w:rsidR="005104FB" w:rsidRPr="007A4C93" w:rsidRDefault="00C67FF9" w:rsidP="00A76500">
            <w:pPr>
              <w:spacing w:before="100"/>
              <w:rPr>
                <w:rFonts w:ascii="Lucida Console" w:eastAsia="Times New Roman" w:hAnsi="Lucida Console" w:cs="Calibri"/>
                <w:color w:val="000000"/>
                <w:sz w:val="12"/>
                <w:szCs w:val="12"/>
              </w:rPr>
            </w:pPr>
            <w:del w:id="1040"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Enable-</w:t>
            </w:r>
            <w:proofErr w:type="spellStart"/>
            <w:r w:rsidRPr="007A4C93">
              <w:rPr>
                <w:rFonts w:ascii="Lucida Console" w:eastAsia="Times New Roman" w:hAnsi="Lucida Console" w:cs="Calibri"/>
                <w:b/>
                <w:bCs/>
                <w:color w:val="000000"/>
                <w:sz w:val="12"/>
                <w:szCs w:val="12"/>
              </w:rPr>
              <w:t>NetQosFlowControl</w:t>
            </w:r>
            <w:proofErr w:type="spellEnd"/>
            <w:r w:rsidRPr="007A4C93">
              <w:rPr>
                <w:rFonts w:ascii="Lucida Console" w:eastAsia="Times New Roman" w:hAnsi="Lucida Console" w:cs="Calibri"/>
                <w:b/>
                <w:bCs/>
                <w:color w:val="000000"/>
                <w:sz w:val="12"/>
                <w:szCs w:val="12"/>
              </w:rPr>
              <w:t xml:space="preserve"> -priority </w:t>
            </w:r>
            <w:r w:rsidRPr="007A4C93">
              <w:rPr>
                <w:rFonts w:ascii="Lucida Console" w:eastAsia="Times New Roman" w:hAnsi="Lucida Console" w:cs="Calibri"/>
                <w:b/>
                <w:bCs/>
                <w:color w:val="000000"/>
                <w:sz w:val="12"/>
                <w:szCs w:val="12"/>
                <w:highlight w:val="yellow"/>
              </w:rPr>
              <w:t>3</w:t>
            </w:r>
            <w:ins w:id="1041" w:author="Brian Leong (Inspur Worldwide Services Ltd)" w:date="2016-10-03T17:11:00Z">
              <w:del w:id="1042" w:author="Omar Cardona" w:date="2016-11-21T23:43:00Z">
                <w:r w:rsidR="009C150C" w:rsidDel="009903E3">
                  <w:rPr>
                    <w:rFonts w:ascii="Lucida Console" w:eastAsia="Times New Roman" w:hAnsi="Lucida Console" w:cs="Calibri"/>
                    <w:b/>
                    <w:bCs/>
                    <w:color w:val="000000"/>
                    <w:sz w:val="12"/>
                    <w:szCs w:val="12"/>
                  </w:rPr>
                  <w:br/>
                </w:r>
              </w:del>
            </w:ins>
          </w:p>
          <w:p w14:paraId="595CBD1D" w14:textId="3C693FCC" w:rsidR="00C67FF9" w:rsidRPr="007A4C93" w:rsidRDefault="00C67FF9" w:rsidP="00C67FF9">
            <w:pPr>
              <w:rPr>
                <w:rFonts w:ascii="Lucida Console" w:eastAsia="Times New Roman" w:hAnsi="Lucida Console" w:cs="Calibri"/>
                <w:color w:val="000000"/>
                <w:sz w:val="12"/>
                <w:szCs w:val="12"/>
              </w:rPr>
            </w:pPr>
            <w:del w:id="1043"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NetQosFlowControl</w:t>
            </w:r>
            <w:proofErr w:type="spellEnd"/>
          </w:p>
          <w:p w14:paraId="55CFEEA1"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5028250"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Priority   Enabled    </w:t>
            </w:r>
            <w:proofErr w:type="spellStart"/>
            <w:r w:rsidRPr="007A4C93">
              <w:rPr>
                <w:rFonts w:ascii="Lucida Console" w:eastAsia="Times New Roman" w:hAnsi="Lucida Console" w:cs="Calibri"/>
                <w:color w:val="000000"/>
                <w:sz w:val="12"/>
                <w:szCs w:val="12"/>
              </w:rPr>
              <w:t>PolicySet</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IfAlias</w:t>
            </w:r>
            <w:proofErr w:type="spellEnd"/>
            <w:r w:rsidRPr="007A4C93">
              <w:rPr>
                <w:rFonts w:ascii="Lucida Console" w:eastAsia="Times New Roman" w:hAnsi="Lucida Console" w:cs="Calibri"/>
                <w:color w:val="000000"/>
                <w:sz w:val="12"/>
                <w:szCs w:val="12"/>
              </w:rPr>
              <w:t xml:space="preserve">                  </w:t>
            </w:r>
          </w:p>
          <w:p w14:paraId="6C4DF926"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w:t>
            </w:r>
          </w:p>
          <w:p w14:paraId="065C0897"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0          False      Global                                            </w:t>
            </w:r>
          </w:p>
          <w:p w14:paraId="13C23DFC"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1          False      Global                                            </w:t>
            </w:r>
          </w:p>
          <w:p w14:paraId="1DD097B5"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2          False      Global                                            </w:t>
            </w:r>
          </w:p>
          <w:p w14:paraId="6658C634"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3          True       Global</w:t>
            </w:r>
            <w:r w:rsidRPr="007A4C93">
              <w:rPr>
                <w:rFonts w:ascii="Lucida Console" w:eastAsia="Times New Roman" w:hAnsi="Lucida Console" w:cs="Calibri"/>
                <w:color w:val="000000"/>
                <w:sz w:val="12"/>
                <w:szCs w:val="12"/>
              </w:rPr>
              <w:t xml:space="preserve">                                            </w:t>
            </w:r>
          </w:p>
          <w:p w14:paraId="76B8B5B8"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4          False      Global                                            </w:t>
            </w:r>
          </w:p>
          <w:p w14:paraId="27204536"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5          False      Global                                            </w:t>
            </w:r>
          </w:p>
          <w:p w14:paraId="1C0BFBB7"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6          False      Global                                            </w:t>
            </w:r>
          </w:p>
          <w:p w14:paraId="12C45FD1"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7          False      Global        </w:t>
            </w:r>
          </w:p>
          <w:p w14:paraId="129CA195" w14:textId="77777777" w:rsidR="00294D47" w:rsidRPr="007A4C93" w:rsidRDefault="00294D47" w:rsidP="00294D47">
            <w:pPr>
              <w:rPr>
                <w:rFonts w:ascii="Lucida Console" w:hAnsi="Lucida Console"/>
                <w:sz w:val="12"/>
                <w:szCs w:val="12"/>
              </w:rPr>
            </w:pPr>
          </w:p>
        </w:tc>
      </w:tr>
      <w:tr w:rsidR="00294D47" w:rsidRPr="007A4C93" w14:paraId="173FB8E2" w14:textId="77777777" w:rsidTr="00633605">
        <w:tc>
          <w:tcPr>
            <w:tcW w:w="529" w:type="dxa"/>
          </w:tcPr>
          <w:p w14:paraId="07B3AC03" w14:textId="502D6952" w:rsidR="00294D47" w:rsidRPr="0089408C" w:rsidRDefault="0089408C" w:rsidP="00294D47">
            <w:pPr>
              <w:rPr>
                <w:rFonts w:ascii="Lucida Console" w:hAnsi="Lucida Console"/>
                <w:b/>
                <w:sz w:val="12"/>
                <w:szCs w:val="12"/>
                <w:rPrChange w:id="1044" w:author="Omar Cardona" w:date="2016-10-08T21:52:00Z">
                  <w:rPr>
                    <w:rFonts w:ascii="Lucida Console" w:hAnsi="Lucida Console"/>
                    <w:sz w:val="12"/>
                    <w:szCs w:val="12"/>
                  </w:rPr>
                </w:rPrChange>
              </w:rPr>
            </w:pPr>
            <w:ins w:id="1045" w:author="Omar Cardona" w:date="2016-10-08T21:52:00Z">
              <w:r w:rsidRPr="0089408C">
                <w:rPr>
                  <w:rFonts w:ascii="Lucida Console" w:hAnsi="Lucida Console"/>
                  <w:b/>
                  <w:sz w:val="12"/>
                  <w:szCs w:val="12"/>
                  <w:rPrChange w:id="1046" w:author="Omar Cardona" w:date="2016-10-08T21:52:00Z">
                    <w:rPr>
                      <w:rFonts w:ascii="Lucida Console" w:hAnsi="Lucida Console"/>
                      <w:sz w:val="12"/>
                      <w:szCs w:val="12"/>
                    </w:rPr>
                  </w:rPrChange>
                </w:rPr>
                <w:t>6</w:t>
              </w:r>
            </w:ins>
          </w:p>
        </w:tc>
        <w:tc>
          <w:tcPr>
            <w:tcW w:w="434" w:type="dxa"/>
            <w:shd w:val="clear" w:color="auto" w:fill="92D050"/>
          </w:tcPr>
          <w:p w14:paraId="12DAA1BF" w14:textId="77777777" w:rsidR="00294D47" w:rsidRPr="007A4C93" w:rsidRDefault="00294D47" w:rsidP="00294D47">
            <w:pPr>
              <w:rPr>
                <w:rFonts w:ascii="Lucida Console" w:hAnsi="Lucida Console"/>
                <w:sz w:val="12"/>
                <w:szCs w:val="12"/>
              </w:rPr>
            </w:pPr>
          </w:p>
        </w:tc>
        <w:tc>
          <w:tcPr>
            <w:tcW w:w="434" w:type="dxa"/>
            <w:shd w:val="clear" w:color="auto" w:fill="00B0F0"/>
          </w:tcPr>
          <w:p w14:paraId="687BC7C5" w14:textId="77777777" w:rsidR="00294D47" w:rsidRPr="007A4C93" w:rsidRDefault="00294D47" w:rsidP="00294D47">
            <w:pPr>
              <w:rPr>
                <w:rFonts w:ascii="Lucida Console" w:hAnsi="Lucida Console"/>
                <w:sz w:val="12"/>
                <w:szCs w:val="12"/>
              </w:rPr>
            </w:pPr>
          </w:p>
        </w:tc>
        <w:tc>
          <w:tcPr>
            <w:tcW w:w="9393" w:type="dxa"/>
          </w:tcPr>
          <w:p w14:paraId="6D448416" w14:textId="77777777" w:rsidR="009903E3" w:rsidRPr="009903E3" w:rsidRDefault="00C67FF9">
            <w:pPr>
              <w:spacing w:before="100"/>
              <w:rPr>
                <w:ins w:id="1047" w:author="Omar Cardona" w:date="2016-11-21T23:43:00Z"/>
                <w:rFonts w:ascii="Lucida Console" w:eastAsia="Times New Roman" w:hAnsi="Lucida Console" w:cs="Calibri"/>
                <w:color w:val="000000" w:themeColor="text1"/>
                <w:sz w:val="12"/>
                <w:szCs w:val="12"/>
                <w:rPrChange w:id="1048" w:author="Omar Cardona" w:date="2016-11-21T23:43:00Z">
                  <w:rPr>
                    <w:ins w:id="1049" w:author="Omar Cardona" w:date="2016-11-21T23:43:00Z"/>
                    <w:rFonts w:ascii="Lucida Console" w:eastAsia="Times New Roman" w:hAnsi="Lucida Console" w:cs="Calibri"/>
                    <w:color w:val="009900"/>
                    <w:sz w:val="12"/>
                    <w:szCs w:val="12"/>
                  </w:rPr>
                </w:rPrChange>
              </w:rPr>
              <w:pPrChange w:id="1050" w:author="Omar Cardona" w:date="2016-10-08T18:46:00Z">
                <w:pPr/>
              </w:pPrChange>
            </w:pPr>
            <w:r w:rsidRPr="009903E3">
              <w:rPr>
                <w:rFonts w:ascii="Lucida Console" w:eastAsia="Times New Roman" w:hAnsi="Lucida Console" w:cs="Calibri"/>
                <w:color w:val="000000" w:themeColor="text1"/>
                <w:sz w:val="12"/>
                <w:szCs w:val="12"/>
                <w:rPrChange w:id="1051" w:author="Omar Cardona" w:date="2016-11-21T23:43:00Z">
                  <w:rPr>
                    <w:rFonts w:ascii="Lucida Console" w:eastAsia="Times New Roman" w:hAnsi="Lucida Console" w:cs="Calibri"/>
                    <w:color w:val="009900"/>
                    <w:sz w:val="12"/>
                    <w:szCs w:val="12"/>
                  </w:rPr>
                </w:rPrChange>
              </w:rPr>
              <w:t xml:space="preserve"># </w:t>
            </w:r>
            <w:ins w:id="1052" w:author="Omar Cardona" w:date="2016-10-08T18:46:00Z">
              <w:r w:rsidR="00443A92" w:rsidRPr="009903E3">
                <w:rPr>
                  <w:rFonts w:ascii="Lucida Console" w:eastAsia="Times New Roman" w:hAnsi="Lucida Console" w:cs="Calibri"/>
                  <w:color w:val="000000" w:themeColor="text1"/>
                  <w:sz w:val="12"/>
                  <w:szCs w:val="12"/>
                  <w:rPrChange w:id="1053" w:author="Omar Cardona" w:date="2016-11-21T23:43:00Z">
                    <w:rPr>
                      <w:rFonts w:ascii="Lucida Console" w:eastAsia="Times New Roman" w:hAnsi="Lucida Console" w:cs="Calibri"/>
                      <w:color w:val="009900"/>
                      <w:sz w:val="12"/>
                      <w:szCs w:val="12"/>
                    </w:rPr>
                  </w:rPrChange>
                </w:rPr>
                <w:t xml:space="preserve">If traffic classes other than 3 are enabled for </w:t>
              </w:r>
              <w:proofErr w:type="spellStart"/>
              <w:r w:rsidR="00443A92" w:rsidRPr="009903E3">
                <w:rPr>
                  <w:rFonts w:ascii="Lucida Console" w:eastAsia="Times New Roman" w:hAnsi="Lucida Console" w:cs="Calibri"/>
                  <w:color w:val="000000" w:themeColor="text1"/>
                  <w:sz w:val="12"/>
                  <w:szCs w:val="12"/>
                  <w:rPrChange w:id="1054" w:author="Omar Cardona" w:date="2016-11-21T23:43:00Z">
                    <w:rPr>
                      <w:rFonts w:ascii="Lucida Console" w:eastAsia="Times New Roman" w:hAnsi="Lucida Console" w:cs="Calibri"/>
                      <w:color w:val="009900"/>
                      <w:sz w:val="12"/>
                      <w:szCs w:val="12"/>
                    </w:rPr>
                  </w:rPrChange>
                </w:rPr>
                <w:t>FlowControl</w:t>
              </w:r>
              <w:proofErr w:type="spellEnd"/>
              <w:r w:rsidR="00443A92" w:rsidRPr="009903E3">
                <w:rPr>
                  <w:rFonts w:ascii="Lucida Console" w:eastAsia="Times New Roman" w:hAnsi="Lucida Console" w:cs="Calibri"/>
                  <w:color w:val="000000" w:themeColor="text1"/>
                  <w:sz w:val="12"/>
                  <w:szCs w:val="12"/>
                  <w:rPrChange w:id="1055" w:author="Omar Cardona" w:date="2016-11-21T23:43:00Z">
                    <w:rPr>
                      <w:rFonts w:ascii="Lucida Console" w:eastAsia="Times New Roman" w:hAnsi="Lucida Console" w:cs="Calibri"/>
                      <w:color w:val="009900"/>
                      <w:sz w:val="12"/>
                      <w:szCs w:val="12"/>
                    </w:rPr>
                  </w:rPrChange>
                </w:rPr>
                <w:t xml:space="preserve">, </w:t>
              </w:r>
            </w:ins>
            <w:del w:id="1056" w:author="Omar Cardona" w:date="2016-10-08T18:47:00Z">
              <w:r w:rsidRPr="009903E3" w:rsidDel="00443A92">
                <w:rPr>
                  <w:rFonts w:ascii="Lucida Console" w:eastAsia="Times New Roman" w:hAnsi="Lucida Console" w:cs="Calibri"/>
                  <w:color w:val="000000" w:themeColor="text1"/>
                  <w:sz w:val="12"/>
                  <w:szCs w:val="12"/>
                  <w:rPrChange w:id="1057" w:author="Omar Cardona" w:date="2016-11-21T23:43:00Z">
                    <w:rPr>
                      <w:rFonts w:ascii="Lucida Console" w:eastAsia="Times New Roman" w:hAnsi="Lucida Console" w:cs="Calibri"/>
                      <w:color w:val="009900"/>
                      <w:sz w:val="12"/>
                      <w:szCs w:val="12"/>
                    </w:rPr>
                  </w:rPrChange>
                </w:rPr>
                <w:delText>M</w:delText>
              </w:r>
            </w:del>
            <w:ins w:id="1058" w:author="Omar Cardona" w:date="2016-10-08T18:47:00Z">
              <w:r w:rsidR="00443A92" w:rsidRPr="009903E3">
                <w:rPr>
                  <w:rFonts w:ascii="Lucida Console" w:eastAsia="Times New Roman" w:hAnsi="Lucida Console" w:cs="Calibri"/>
                  <w:color w:val="000000" w:themeColor="text1"/>
                  <w:sz w:val="12"/>
                  <w:szCs w:val="12"/>
                  <w:rPrChange w:id="1059" w:author="Omar Cardona" w:date="2016-11-21T23:43:00Z">
                    <w:rPr>
                      <w:rFonts w:ascii="Lucida Console" w:eastAsia="Times New Roman" w:hAnsi="Lucida Console" w:cs="Calibri"/>
                      <w:color w:val="009900"/>
                      <w:sz w:val="12"/>
                      <w:szCs w:val="12"/>
                    </w:rPr>
                  </w:rPrChange>
                </w:rPr>
                <w:t>m</w:t>
              </w:r>
            </w:ins>
            <w:r w:rsidRPr="009903E3">
              <w:rPr>
                <w:rFonts w:ascii="Lucida Console" w:eastAsia="Times New Roman" w:hAnsi="Lucida Console" w:cs="Calibri"/>
                <w:color w:val="000000" w:themeColor="text1"/>
                <w:sz w:val="12"/>
                <w:szCs w:val="12"/>
                <w:rPrChange w:id="1060" w:author="Omar Cardona" w:date="2016-11-21T23:43:00Z">
                  <w:rPr>
                    <w:rFonts w:ascii="Lucida Console" w:eastAsia="Times New Roman" w:hAnsi="Lucida Console" w:cs="Calibri"/>
                    <w:color w:val="009900"/>
                    <w:sz w:val="12"/>
                    <w:szCs w:val="12"/>
                  </w:rPr>
                </w:rPrChange>
              </w:rPr>
              <w:t xml:space="preserve">ake sure flow control is </w:t>
            </w:r>
            <w:del w:id="1061" w:author="Omar Cardona" w:date="2016-10-08T18:47:00Z">
              <w:r w:rsidRPr="009903E3" w:rsidDel="00443A92">
                <w:rPr>
                  <w:rFonts w:ascii="Lucida Console" w:eastAsia="Times New Roman" w:hAnsi="Lucida Console" w:cs="Calibri"/>
                  <w:color w:val="000000" w:themeColor="text1"/>
                  <w:sz w:val="12"/>
                  <w:szCs w:val="12"/>
                  <w:rPrChange w:id="1062" w:author="Omar Cardona" w:date="2016-11-21T23:43:00Z">
                    <w:rPr>
                      <w:rFonts w:ascii="Lucida Console" w:eastAsia="Times New Roman" w:hAnsi="Lucida Console" w:cs="Calibri"/>
                      <w:color w:val="009900"/>
                      <w:sz w:val="12"/>
                      <w:szCs w:val="12"/>
                    </w:rPr>
                  </w:rPrChange>
                </w:rPr>
                <w:delText>off for other traffic</w:delText>
              </w:r>
            </w:del>
            <w:ins w:id="1063" w:author="Omar Cardona" w:date="2016-10-08T18:47:00Z">
              <w:r w:rsidR="00443A92" w:rsidRPr="009903E3">
                <w:rPr>
                  <w:rFonts w:ascii="Lucida Console" w:eastAsia="Times New Roman" w:hAnsi="Lucida Console" w:cs="Calibri"/>
                  <w:color w:val="000000" w:themeColor="text1"/>
                  <w:sz w:val="12"/>
                  <w:szCs w:val="12"/>
                  <w:rPrChange w:id="1064" w:author="Omar Cardona" w:date="2016-11-21T23:43:00Z">
                    <w:rPr>
                      <w:rFonts w:ascii="Lucida Console" w:eastAsia="Times New Roman" w:hAnsi="Lucida Console" w:cs="Calibri"/>
                      <w:color w:val="009900"/>
                      <w:sz w:val="12"/>
                      <w:szCs w:val="12"/>
                    </w:rPr>
                  </w:rPrChange>
                </w:rPr>
                <w:t xml:space="preserve">disabled for them.  Under more complex configuration, the other traffic classes may require flow control, however </w:t>
              </w:r>
            </w:ins>
            <w:ins w:id="1065" w:author="Omar Cardona" w:date="2016-10-08T18:48:00Z">
              <w:r w:rsidR="00702DE8" w:rsidRPr="009903E3">
                <w:rPr>
                  <w:rFonts w:ascii="Lucida Console" w:eastAsia="Times New Roman" w:hAnsi="Lucida Console" w:cs="Calibri"/>
                  <w:color w:val="000000" w:themeColor="text1"/>
                  <w:sz w:val="12"/>
                  <w:szCs w:val="12"/>
                  <w:rPrChange w:id="1066" w:author="Omar Cardona" w:date="2016-11-21T23:43:00Z">
                    <w:rPr>
                      <w:rFonts w:ascii="Lucida Console" w:eastAsia="Times New Roman" w:hAnsi="Lucida Console" w:cs="Calibri"/>
                      <w:color w:val="009900"/>
                      <w:sz w:val="12"/>
                      <w:szCs w:val="12"/>
                    </w:rPr>
                  </w:rPrChange>
                </w:rPr>
                <w:t>said</w:t>
              </w:r>
            </w:ins>
            <w:ins w:id="1067" w:author="Omar Cardona" w:date="2016-10-08T18:47:00Z">
              <w:r w:rsidR="00443A92" w:rsidRPr="009903E3">
                <w:rPr>
                  <w:rFonts w:ascii="Lucida Console" w:eastAsia="Times New Roman" w:hAnsi="Lucida Console" w:cs="Calibri"/>
                  <w:color w:val="000000" w:themeColor="text1"/>
                  <w:sz w:val="12"/>
                  <w:szCs w:val="12"/>
                  <w:rPrChange w:id="1068" w:author="Omar Cardona" w:date="2016-11-21T23:43:00Z">
                    <w:rPr>
                      <w:rFonts w:ascii="Lucida Console" w:eastAsia="Times New Roman" w:hAnsi="Lucida Console" w:cs="Calibri"/>
                      <w:color w:val="009900"/>
                      <w:sz w:val="12"/>
                      <w:szCs w:val="12"/>
                    </w:rPr>
                  </w:rPrChange>
                </w:rPr>
                <w:t xml:space="preserve"> scenarios are outside the scope of this document.</w:t>
              </w:r>
            </w:ins>
            <w:r w:rsidRPr="009903E3">
              <w:rPr>
                <w:rFonts w:ascii="Lucida Console" w:eastAsia="Times New Roman" w:hAnsi="Lucida Console" w:cs="Calibri"/>
                <w:color w:val="000000" w:themeColor="text1"/>
                <w:sz w:val="12"/>
                <w:szCs w:val="12"/>
                <w:rPrChange w:id="1069" w:author="Omar Cardona" w:date="2016-11-21T23:43:00Z">
                  <w:rPr>
                    <w:rFonts w:ascii="Lucida Console" w:eastAsia="Times New Roman" w:hAnsi="Lucida Console" w:cs="Calibri"/>
                    <w:color w:val="009900"/>
                    <w:sz w:val="12"/>
                    <w:szCs w:val="12"/>
                  </w:rPr>
                </w:rPrChange>
              </w:rPr>
              <w:t> </w:t>
            </w:r>
          </w:p>
          <w:p w14:paraId="6FABB0EC" w14:textId="1CF7E623" w:rsidR="00C67FF9" w:rsidDel="00443A92" w:rsidRDefault="00F81336" w:rsidP="00C67FF9">
            <w:pPr>
              <w:spacing w:before="100"/>
              <w:rPr>
                <w:ins w:id="1070" w:author="Brian Leong (Inspur Worldwide Services Ltd)" w:date="2016-10-03T17:12:00Z"/>
                <w:del w:id="1071" w:author="Omar Cardona" w:date="2016-10-08T18:46:00Z"/>
                <w:rFonts w:ascii="Lucida Console" w:eastAsia="Times New Roman" w:hAnsi="Lucida Console" w:cs="Calibri"/>
                <w:color w:val="7030A0"/>
                <w:sz w:val="12"/>
                <w:szCs w:val="12"/>
              </w:rPr>
            </w:pPr>
            <w:ins w:id="1072" w:author="Brian Leong (Inspur Worldwide Services Ltd)" w:date="2016-10-03T17:12:00Z">
              <w:del w:id="1073" w:author="Omar Cardona" w:date="2016-10-08T18:46:00Z">
                <w:r w:rsidRPr="00836A5F" w:rsidDel="00443A92">
                  <w:rPr>
                    <w:rFonts w:ascii="Lucida Console" w:eastAsia="Times New Roman" w:hAnsi="Lucida Console" w:cs="Calibri"/>
                    <w:color w:val="7030A0"/>
                    <w:sz w:val="12"/>
                    <w:szCs w:val="12"/>
                    <w:highlight w:val="red"/>
                    <w:rPrChange w:id="1074" w:author="Omar Cardona" w:date="2016-10-07T20:33:00Z">
                      <w:rPr>
                        <w:rFonts w:ascii="Lucida Console" w:eastAsia="Times New Roman" w:hAnsi="Lucida Console" w:cs="Calibri"/>
                        <w:color w:val="7030A0"/>
                        <w:sz w:val="12"/>
                        <w:szCs w:val="12"/>
                      </w:rPr>
                    </w:rPrChange>
                  </w:rPr>
                  <w:delText>[Brian: OK for single and dual-port scenarios.]</w:delText>
                </w:r>
              </w:del>
            </w:ins>
          </w:p>
          <w:p w14:paraId="0E4C4BA8" w14:textId="5FBB511A" w:rsidR="00F81336" w:rsidRPr="007A4C93" w:rsidDel="00A2263E" w:rsidRDefault="00F81336" w:rsidP="00C67FF9">
            <w:pPr>
              <w:spacing w:before="100"/>
              <w:rPr>
                <w:del w:id="1075" w:author="Brian Leong (Inspur Worldwide Services Ltd)" w:date="2016-10-03T17:12:00Z"/>
                <w:rFonts w:ascii="Lucida Console" w:eastAsia="Times New Roman" w:hAnsi="Lucida Console" w:cs="Calibri"/>
                <w:color w:val="00B050"/>
                <w:sz w:val="12"/>
                <w:szCs w:val="12"/>
              </w:rPr>
            </w:pPr>
          </w:p>
          <w:p w14:paraId="501921AF" w14:textId="77777777" w:rsidR="00A2263E" w:rsidRDefault="00A2263E">
            <w:pPr>
              <w:spacing w:before="100"/>
              <w:rPr>
                <w:ins w:id="1076" w:author="Brian Leong (Inspur Worldwide Services Ltd)" w:date="2016-10-03T17:12:00Z"/>
                <w:rFonts w:ascii="Lucida Console" w:eastAsia="Times New Roman" w:hAnsi="Lucida Console" w:cs="Calibri"/>
                <w:color w:val="000000"/>
                <w:sz w:val="12"/>
                <w:szCs w:val="12"/>
              </w:rPr>
              <w:pPrChange w:id="1077" w:author="Omar Cardona" w:date="2016-10-08T18:46:00Z">
                <w:pPr/>
              </w:pPrChange>
            </w:pPr>
          </w:p>
          <w:p w14:paraId="2105DB49" w14:textId="2CC155FE" w:rsidR="005104FB" w:rsidRDefault="00C67FF9" w:rsidP="00C67FF9">
            <w:pPr>
              <w:rPr>
                <w:ins w:id="1078" w:author="Brian Leong (Inspur Worldwide Services Ltd)" w:date="2016-10-03T17:11:00Z"/>
                <w:rFonts w:ascii="Lucida Console" w:eastAsia="Times New Roman" w:hAnsi="Lucida Console" w:cs="Calibri"/>
                <w:b/>
                <w:bCs/>
                <w:color w:val="000000"/>
                <w:sz w:val="12"/>
                <w:szCs w:val="12"/>
              </w:rPr>
            </w:pPr>
            <w:del w:id="1079"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Disable-</w:t>
            </w:r>
            <w:proofErr w:type="spellStart"/>
            <w:r w:rsidRPr="007A4C93">
              <w:rPr>
                <w:rFonts w:ascii="Lucida Console" w:eastAsia="Times New Roman" w:hAnsi="Lucida Console" w:cs="Calibri"/>
                <w:b/>
                <w:bCs/>
                <w:color w:val="000000"/>
                <w:sz w:val="12"/>
                <w:szCs w:val="12"/>
              </w:rPr>
              <w:t>NetQosFlowControl</w:t>
            </w:r>
            <w:proofErr w:type="spellEnd"/>
            <w:r w:rsidRPr="007A4C93">
              <w:rPr>
                <w:rFonts w:ascii="Lucida Console" w:eastAsia="Times New Roman" w:hAnsi="Lucida Console" w:cs="Calibri"/>
                <w:b/>
                <w:bCs/>
                <w:color w:val="000000"/>
                <w:sz w:val="12"/>
                <w:szCs w:val="12"/>
              </w:rPr>
              <w:t xml:space="preserve"> -priority </w:t>
            </w:r>
            <w:r w:rsidRPr="007A4C93">
              <w:rPr>
                <w:rFonts w:ascii="Lucida Console" w:eastAsia="Times New Roman" w:hAnsi="Lucida Console" w:cs="Calibri"/>
                <w:b/>
                <w:bCs/>
                <w:color w:val="000000"/>
                <w:sz w:val="12"/>
                <w:szCs w:val="12"/>
                <w:highlight w:val="yellow"/>
              </w:rPr>
              <w:t>0,1,2,4,5,6,7</w:t>
            </w:r>
          </w:p>
          <w:p w14:paraId="0C5D9DE1" w14:textId="77777777" w:rsidR="00757A37" w:rsidRPr="007A4C93" w:rsidRDefault="00757A37" w:rsidP="00C67FF9">
            <w:pPr>
              <w:rPr>
                <w:rFonts w:ascii="Lucida Console" w:eastAsia="Times New Roman" w:hAnsi="Lucida Console" w:cs="Calibri"/>
                <w:color w:val="000000"/>
                <w:sz w:val="12"/>
                <w:szCs w:val="12"/>
              </w:rPr>
            </w:pPr>
          </w:p>
          <w:p w14:paraId="65F21D17" w14:textId="100CC5CC" w:rsidR="00C67FF9" w:rsidRPr="007A4C93" w:rsidRDefault="00C67FF9" w:rsidP="00C67FF9">
            <w:pPr>
              <w:rPr>
                <w:rFonts w:ascii="Lucida Console" w:eastAsia="Times New Roman" w:hAnsi="Lucida Console" w:cs="Calibri"/>
                <w:color w:val="000000"/>
                <w:sz w:val="12"/>
                <w:szCs w:val="12"/>
              </w:rPr>
            </w:pPr>
            <w:del w:id="1080"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NetQosFlowControl</w:t>
            </w:r>
            <w:proofErr w:type="spellEnd"/>
          </w:p>
          <w:p w14:paraId="1452F125"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CF9E099"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Priority   Enabled    </w:t>
            </w:r>
            <w:proofErr w:type="spellStart"/>
            <w:r w:rsidRPr="007A4C93">
              <w:rPr>
                <w:rFonts w:ascii="Lucida Console" w:eastAsia="Times New Roman" w:hAnsi="Lucida Console" w:cs="Calibri"/>
                <w:color w:val="000000"/>
                <w:sz w:val="12"/>
                <w:szCs w:val="12"/>
              </w:rPr>
              <w:t>PolicySet</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IfAlias</w:t>
            </w:r>
            <w:proofErr w:type="spellEnd"/>
            <w:r w:rsidRPr="007A4C93">
              <w:rPr>
                <w:rFonts w:ascii="Lucida Console" w:eastAsia="Times New Roman" w:hAnsi="Lucida Console" w:cs="Calibri"/>
                <w:color w:val="000000"/>
                <w:sz w:val="12"/>
                <w:szCs w:val="12"/>
              </w:rPr>
              <w:t xml:space="preserve">                  </w:t>
            </w:r>
          </w:p>
          <w:p w14:paraId="292A245A"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w:t>
            </w:r>
          </w:p>
          <w:p w14:paraId="50C15135"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0          False      Global                                            </w:t>
            </w:r>
          </w:p>
          <w:p w14:paraId="23554728"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1          False      Global                                            </w:t>
            </w:r>
          </w:p>
          <w:p w14:paraId="19978866"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2          False      Global</w:t>
            </w:r>
            <w:r w:rsidRPr="007A4C93">
              <w:rPr>
                <w:rFonts w:ascii="Lucida Console" w:eastAsia="Times New Roman" w:hAnsi="Lucida Console" w:cs="Calibri"/>
                <w:color w:val="000000"/>
                <w:sz w:val="12"/>
                <w:szCs w:val="12"/>
              </w:rPr>
              <w:t xml:space="preserve">                                            </w:t>
            </w:r>
          </w:p>
          <w:p w14:paraId="655873BD"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3          True       Global                                            </w:t>
            </w:r>
          </w:p>
          <w:p w14:paraId="0D5D0CD4"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4          False      Global                                            </w:t>
            </w:r>
          </w:p>
          <w:p w14:paraId="45C1DB76"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5          False      Global                                            </w:t>
            </w:r>
          </w:p>
          <w:p w14:paraId="390D0B6B"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6          False      Global                                            </w:t>
            </w:r>
          </w:p>
          <w:p w14:paraId="447BE1A3"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7          False      Global</w:t>
            </w:r>
            <w:r w:rsidRPr="007A4C93">
              <w:rPr>
                <w:rFonts w:ascii="Lucida Console" w:eastAsia="Times New Roman" w:hAnsi="Lucida Console" w:cs="Calibri"/>
                <w:color w:val="000000"/>
                <w:sz w:val="12"/>
                <w:szCs w:val="12"/>
              </w:rPr>
              <w:t xml:space="preserve">  </w:t>
            </w:r>
          </w:p>
          <w:p w14:paraId="5F8BF4EB" w14:textId="77777777" w:rsidR="00294D47" w:rsidRPr="007A4C93" w:rsidRDefault="00294D47" w:rsidP="00294D47">
            <w:pPr>
              <w:rPr>
                <w:rFonts w:ascii="Lucida Console" w:hAnsi="Lucida Console"/>
                <w:sz w:val="12"/>
                <w:szCs w:val="12"/>
              </w:rPr>
            </w:pPr>
          </w:p>
        </w:tc>
      </w:tr>
      <w:tr w:rsidR="00294D47" w:rsidRPr="007A4C93" w14:paraId="6E156E9A" w14:textId="77777777" w:rsidTr="00633605">
        <w:tc>
          <w:tcPr>
            <w:tcW w:w="529" w:type="dxa"/>
          </w:tcPr>
          <w:p w14:paraId="02A483F5" w14:textId="792E5BF5" w:rsidR="00294D47" w:rsidRPr="0089408C" w:rsidRDefault="0089408C" w:rsidP="00294D47">
            <w:pPr>
              <w:rPr>
                <w:rFonts w:ascii="Lucida Console" w:hAnsi="Lucida Console"/>
                <w:b/>
                <w:sz w:val="12"/>
                <w:szCs w:val="12"/>
                <w:rPrChange w:id="1081" w:author="Omar Cardona" w:date="2016-10-08T21:52:00Z">
                  <w:rPr>
                    <w:rFonts w:ascii="Lucida Console" w:hAnsi="Lucida Console"/>
                    <w:sz w:val="12"/>
                    <w:szCs w:val="12"/>
                  </w:rPr>
                </w:rPrChange>
              </w:rPr>
            </w:pPr>
            <w:ins w:id="1082" w:author="Omar Cardona" w:date="2016-10-08T21:52:00Z">
              <w:r w:rsidRPr="0089408C">
                <w:rPr>
                  <w:rFonts w:ascii="Lucida Console" w:hAnsi="Lucida Console"/>
                  <w:b/>
                  <w:sz w:val="12"/>
                  <w:szCs w:val="12"/>
                  <w:rPrChange w:id="1083" w:author="Omar Cardona" w:date="2016-10-08T21:52:00Z">
                    <w:rPr>
                      <w:rFonts w:ascii="Lucida Console" w:hAnsi="Lucida Console"/>
                      <w:sz w:val="12"/>
                      <w:szCs w:val="12"/>
                    </w:rPr>
                  </w:rPrChange>
                </w:rPr>
                <w:t>7</w:t>
              </w:r>
            </w:ins>
          </w:p>
        </w:tc>
        <w:tc>
          <w:tcPr>
            <w:tcW w:w="434" w:type="dxa"/>
            <w:shd w:val="clear" w:color="auto" w:fill="92D050"/>
          </w:tcPr>
          <w:p w14:paraId="7C66F6E9" w14:textId="77777777" w:rsidR="00294D47" w:rsidRPr="007A4C93" w:rsidRDefault="00294D47" w:rsidP="00294D47">
            <w:pPr>
              <w:rPr>
                <w:rFonts w:ascii="Lucida Console" w:hAnsi="Lucida Console"/>
                <w:sz w:val="12"/>
                <w:szCs w:val="12"/>
              </w:rPr>
            </w:pPr>
          </w:p>
        </w:tc>
        <w:tc>
          <w:tcPr>
            <w:tcW w:w="434" w:type="dxa"/>
            <w:shd w:val="clear" w:color="auto" w:fill="00B0F0"/>
          </w:tcPr>
          <w:p w14:paraId="151B4F98" w14:textId="77777777" w:rsidR="00294D47" w:rsidRPr="007A4C93" w:rsidRDefault="00294D47" w:rsidP="00294D47">
            <w:pPr>
              <w:rPr>
                <w:rFonts w:ascii="Lucida Console" w:hAnsi="Lucida Console"/>
                <w:sz w:val="12"/>
                <w:szCs w:val="12"/>
              </w:rPr>
            </w:pPr>
          </w:p>
        </w:tc>
        <w:tc>
          <w:tcPr>
            <w:tcW w:w="9393" w:type="dxa"/>
          </w:tcPr>
          <w:p w14:paraId="331DE2D0" w14:textId="77777777" w:rsidR="009903E3" w:rsidRDefault="00652CF8" w:rsidP="00652CF8">
            <w:pPr>
              <w:spacing w:before="100"/>
              <w:rPr>
                <w:ins w:id="1084" w:author="Omar Cardona" w:date="2016-11-21T23:43:00Z"/>
                <w:rFonts w:ascii="Lucida Console" w:eastAsia="Times New Roman" w:hAnsi="Lucida Console" w:cs="Calibri"/>
                <w:sz w:val="12"/>
                <w:szCs w:val="12"/>
              </w:rPr>
            </w:pPr>
            <w:r w:rsidRPr="009903E3">
              <w:rPr>
                <w:rFonts w:ascii="Lucida Console" w:eastAsia="Times New Roman" w:hAnsi="Lucida Console" w:cs="Calibri"/>
                <w:color w:val="000000" w:themeColor="text1"/>
                <w:sz w:val="12"/>
                <w:szCs w:val="12"/>
                <w:rPrChange w:id="1085" w:author="Omar Cardona" w:date="2016-11-21T23:43:00Z">
                  <w:rPr>
                    <w:rFonts w:ascii="Lucida Console" w:eastAsia="Times New Roman" w:hAnsi="Lucida Console" w:cs="Calibri"/>
                    <w:color w:val="009900"/>
                    <w:sz w:val="12"/>
                    <w:szCs w:val="12"/>
                  </w:rPr>
                </w:rPrChange>
              </w:rPr>
              <w:t xml:space="preserve"># Turn </w:t>
            </w:r>
            <w:r w:rsidR="00EA3F39" w:rsidRPr="009903E3">
              <w:rPr>
                <w:rFonts w:ascii="Lucida Console" w:eastAsia="Times New Roman" w:hAnsi="Lucida Console" w:cs="Calibri"/>
                <w:color w:val="000000" w:themeColor="text1"/>
                <w:sz w:val="12"/>
                <w:szCs w:val="12"/>
                <w:rPrChange w:id="1086" w:author="Omar Cardona" w:date="2016-11-21T23:43:00Z">
                  <w:rPr>
                    <w:rFonts w:ascii="Lucida Console" w:eastAsia="Times New Roman" w:hAnsi="Lucida Console" w:cs="Calibri"/>
                    <w:color w:val="009900"/>
                    <w:sz w:val="12"/>
                    <w:szCs w:val="12"/>
                  </w:rPr>
                </w:rPrChange>
              </w:rPr>
              <w:t>this on for the target adapter</w:t>
            </w:r>
            <w:ins w:id="1087" w:author="Omar Cardona" w:date="2016-10-08T18:46:00Z">
              <w:r w:rsidR="00443A92" w:rsidRPr="009903E3">
                <w:rPr>
                  <w:rFonts w:ascii="Lucida Console" w:eastAsia="Times New Roman" w:hAnsi="Lucida Console" w:cs="Calibri"/>
                  <w:color w:val="000000" w:themeColor="text1"/>
                  <w:sz w:val="12"/>
                  <w:szCs w:val="12"/>
                  <w:rPrChange w:id="1088" w:author="Omar Cardona" w:date="2016-11-21T23:43:00Z">
                    <w:rPr>
                      <w:rFonts w:ascii="Lucida Console" w:eastAsia="Times New Roman" w:hAnsi="Lucida Console" w:cs="Calibri"/>
                      <w:color w:val="009900"/>
                      <w:sz w:val="12"/>
                      <w:szCs w:val="12"/>
                    </w:rPr>
                  </w:rPrChange>
                </w:rPr>
                <w:t xml:space="preserve"> as well as destination adapters</w:t>
              </w:r>
            </w:ins>
            <w:r w:rsidR="00EA3F39" w:rsidRPr="009903E3">
              <w:rPr>
                <w:rFonts w:ascii="Lucida Console" w:eastAsia="Times New Roman" w:hAnsi="Lucida Console" w:cs="Calibri"/>
                <w:color w:val="000000" w:themeColor="text1"/>
                <w:sz w:val="12"/>
                <w:szCs w:val="12"/>
                <w:rPrChange w:id="1089" w:author="Omar Cardona" w:date="2016-11-21T23:43:00Z">
                  <w:rPr>
                    <w:rFonts w:ascii="Lucida Console" w:eastAsia="Times New Roman" w:hAnsi="Lucida Console" w:cs="Calibri"/>
                    <w:color w:val="009900"/>
                    <w:sz w:val="12"/>
                    <w:szCs w:val="12"/>
                  </w:rPr>
                </w:rPrChange>
              </w:rPr>
              <w:t>.</w:t>
            </w:r>
            <w:ins w:id="1090" w:author="Brian Leong (Inspur Worldwide Services Ltd)" w:date="2016-09-30T14:34:00Z">
              <w:r w:rsidR="00737EF1" w:rsidRPr="009903E3">
                <w:rPr>
                  <w:rFonts w:ascii="Lucida Console" w:eastAsia="Times New Roman" w:hAnsi="Lucida Console" w:cs="Calibri"/>
                  <w:color w:val="000000" w:themeColor="text1"/>
                  <w:sz w:val="12"/>
                  <w:szCs w:val="12"/>
                  <w:rPrChange w:id="1091" w:author="Omar Cardona" w:date="2016-11-21T23:43:00Z">
                    <w:rPr>
                      <w:rFonts w:ascii="Lucida Console" w:eastAsia="Times New Roman" w:hAnsi="Lucida Console" w:cs="Calibri"/>
                      <w:color w:val="009900"/>
                      <w:sz w:val="12"/>
                      <w:szCs w:val="12"/>
                    </w:rPr>
                  </w:rPrChange>
                </w:rPr>
                <w:t xml:space="preserve"> </w:t>
              </w:r>
            </w:ins>
          </w:p>
          <w:p w14:paraId="53C949DE" w14:textId="788C22BF" w:rsidR="00652CF8" w:rsidRPr="009903E3" w:rsidRDefault="00737EF1" w:rsidP="00652CF8">
            <w:pPr>
              <w:spacing w:before="100"/>
              <w:rPr>
                <w:rFonts w:ascii="Lucida Console" w:eastAsia="Times New Roman" w:hAnsi="Lucida Console" w:cs="Calibri"/>
                <w:sz w:val="12"/>
                <w:szCs w:val="12"/>
                <w:rPrChange w:id="1092" w:author="Omar Cardona" w:date="2016-11-21T23:43:00Z">
                  <w:rPr>
                    <w:rFonts w:ascii="Lucida Console" w:eastAsia="Times New Roman" w:hAnsi="Lucida Console" w:cs="Calibri"/>
                    <w:color w:val="009900"/>
                    <w:sz w:val="12"/>
                    <w:szCs w:val="12"/>
                  </w:rPr>
                </w:rPrChange>
              </w:rPr>
            </w:pPr>
            <w:ins w:id="1093" w:author="Brian Leong (Inspur Worldwide Services Ltd)" w:date="2016-09-30T14:34:00Z">
              <w:del w:id="1094" w:author="Omar Cardona" w:date="2016-10-08T18:46:00Z">
                <w:r w:rsidRPr="009903E3" w:rsidDel="00443A92">
                  <w:rPr>
                    <w:rFonts w:ascii="Lucida Console" w:eastAsia="Times New Roman" w:hAnsi="Lucida Console" w:cs="Calibri"/>
                    <w:sz w:val="12"/>
                    <w:szCs w:val="12"/>
                    <w:rPrChange w:id="1095" w:author="Omar Cardona" w:date="2016-11-21T23:43:00Z">
                      <w:rPr>
                        <w:rFonts w:ascii="Lucida Console" w:eastAsia="Times New Roman" w:hAnsi="Lucida Console" w:cs="Calibri"/>
                        <w:color w:val="00B050"/>
                        <w:sz w:val="12"/>
                        <w:szCs w:val="12"/>
                      </w:rPr>
                    </w:rPrChange>
                  </w:rPr>
                  <w:delText xml:space="preserve">[Brian: </w:delText>
                </w:r>
              </w:del>
            </w:ins>
            <w:ins w:id="1096" w:author="Brian Leong (Inspur Worldwide Services Ltd)" w:date="2016-10-03T17:12:00Z">
              <w:del w:id="1097" w:author="Omar Cardona" w:date="2016-10-08T18:46:00Z">
                <w:r w:rsidR="00854248" w:rsidRPr="009903E3" w:rsidDel="00443A92">
                  <w:rPr>
                    <w:rFonts w:ascii="Lucida Console" w:eastAsia="Times New Roman" w:hAnsi="Lucida Console" w:cs="Calibri"/>
                    <w:sz w:val="12"/>
                    <w:szCs w:val="12"/>
                    <w:rPrChange w:id="1098" w:author="Omar Cardona" w:date="2016-11-21T23:43:00Z">
                      <w:rPr>
                        <w:rFonts w:ascii="Lucida Console" w:eastAsia="Times New Roman" w:hAnsi="Lucida Console" w:cs="Calibri"/>
                        <w:color w:val="00B050"/>
                        <w:sz w:val="12"/>
                        <w:szCs w:val="12"/>
                      </w:rPr>
                    </w:rPrChange>
                  </w:rPr>
                  <w:delText>F</w:delText>
                </w:r>
              </w:del>
            </w:ins>
            <w:ins w:id="1099" w:author="Brian Leong (Inspur Worldwide Services Ltd)" w:date="2016-09-30T14:39:00Z">
              <w:del w:id="1100" w:author="Omar Cardona" w:date="2016-10-08T18:46:00Z">
                <w:r w:rsidR="000720D0" w:rsidRPr="009903E3" w:rsidDel="00443A92">
                  <w:rPr>
                    <w:rFonts w:ascii="Lucida Console" w:eastAsia="Times New Roman" w:hAnsi="Lucida Console" w:cs="Calibri"/>
                    <w:sz w:val="12"/>
                    <w:szCs w:val="12"/>
                    <w:rPrChange w:id="1101" w:author="Omar Cardona" w:date="2016-11-21T23:43:00Z">
                      <w:rPr>
                        <w:rFonts w:ascii="Lucida Console" w:eastAsia="Times New Roman" w:hAnsi="Lucida Console" w:cs="Calibri"/>
                        <w:color w:val="00B050"/>
                        <w:sz w:val="12"/>
                        <w:szCs w:val="12"/>
                      </w:rPr>
                    </w:rPrChange>
                  </w:rPr>
                  <w:delText>rom this point forward, I’m assuming that the steps are to be performed on one system only, un</w:delText>
                </w:r>
              </w:del>
            </w:ins>
            <w:ins w:id="1102" w:author="Brian Leong (Inspur Worldwide Services Ltd)" w:date="2016-10-03T17:32:00Z">
              <w:del w:id="1103" w:author="Omar Cardona" w:date="2016-10-08T18:46:00Z">
                <w:r w:rsidR="00EF36A8" w:rsidRPr="009903E3" w:rsidDel="00443A92">
                  <w:rPr>
                    <w:rFonts w:ascii="Lucida Console" w:eastAsia="Times New Roman" w:hAnsi="Lucida Console" w:cs="Calibri"/>
                    <w:sz w:val="12"/>
                    <w:szCs w:val="12"/>
                    <w:rPrChange w:id="1104" w:author="Omar Cardona" w:date="2016-11-21T23:43:00Z">
                      <w:rPr>
                        <w:rFonts w:ascii="Lucida Console" w:eastAsia="Times New Roman" w:hAnsi="Lucida Console" w:cs="Calibri"/>
                        <w:color w:val="7030A0"/>
                        <w:sz w:val="12"/>
                        <w:szCs w:val="12"/>
                      </w:rPr>
                    </w:rPrChange>
                  </w:rPr>
                  <w:delText xml:space="preserve">less </w:delText>
                </w:r>
              </w:del>
            </w:ins>
            <w:ins w:id="1105" w:author="Brian Leong (Inspur Worldwide Services Ltd)" w:date="2016-09-30T14:40:00Z">
              <w:del w:id="1106" w:author="Omar Cardona" w:date="2016-10-08T18:46:00Z">
                <w:r w:rsidR="000720D0" w:rsidRPr="009903E3" w:rsidDel="00443A92">
                  <w:rPr>
                    <w:rFonts w:ascii="Lucida Console" w:eastAsia="Times New Roman" w:hAnsi="Lucida Console" w:cs="Calibri"/>
                    <w:sz w:val="12"/>
                    <w:szCs w:val="12"/>
                    <w:rPrChange w:id="1107" w:author="Omar Cardona" w:date="2016-11-21T23:43:00Z">
                      <w:rPr>
                        <w:rFonts w:ascii="Lucida Console" w:eastAsia="Times New Roman" w:hAnsi="Lucida Console" w:cs="Calibri"/>
                        <w:color w:val="00B050"/>
                        <w:sz w:val="12"/>
                        <w:szCs w:val="12"/>
                      </w:rPr>
                    </w:rPrChange>
                  </w:rPr>
                  <w:delText>instructed otherwise.</w:delText>
                </w:r>
              </w:del>
            </w:ins>
            <w:ins w:id="1108" w:author="Brian Leong (Inspur Worldwide Services Ltd)" w:date="2016-09-30T14:34:00Z">
              <w:del w:id="1109" w:author="Omar Cardona" w:date="2016-10-08T18:46:00Z">
                <w:r w:rsidRPr="009903E3" w:rsidDel="00443A92">
                  <w:rPr>
                    <w:rFonts w:ascii="Lucida Console" w:eastAsia="Times New Roman" w:hAnsi="Lucida Console" w:cs="Calibri"/>
                    <w:sz w:val="12"/>
                    <w:szCs w:val="12"/>
                    <w:rPrChange w:id="1110" w:author="Omar Cardona" w:date="2016-11-21T23:43:00Z">
                      <w:rPr>
                        <w:rFonts w:ascii="Lucida Console" w:eastAsia="Times New Roman" w:hAnsi="Lucida Console" w:cs="Calibri"/>
                        <w:color w:val="00B050"/>
                        <w:sz w:val="12"/>
                        <w:szCs w:val="12"/>
                      </w:rPr>
                    </w:rPrChange>
                  </w:rPr>
                  <w:delText>]</w:delText>
                </w:r>
              </w:del>
            </w:ins>
            <w:ins w:id="1111" w:author="Brian Leong (Inspur Worldwide Services Ltd)" w:date="2016-10-03T17:12:00Z">
              <w:del w:id="1112" w:author="Omar Cardona" w:date="2016-10-08T18:46:00Z">
                <w:r w:rsidR="00854248" w:rsidRPr="009903E3" w:rsidDel="00443A92">
                  <w:rPr>
                    <w:rFonts w:ascii="Lucida Console" w:eastAsia="Times New Roman" w:hAnsi="Lucida Console" w:cs="Calibri"/>
                    <w:sz w:val="12"/>
                    <w:szCs w:val="12"/>
                    <w:rPrChange w:id="1113" w:author="Omar Cardona" w:date="2016-11-21T23:43:00Z">
                      <w:rPr>
                        <w:rFonts w:ascii="Lucida Console" w:eastAsia="Times New Roman" w:hAnsi="Lucida Console" w:cs="Calibri"/>
                        <w:color w:val="009900"/>
                        <w:sz w:val="12"/>
                        <w:szCs w:val="12"/>
                      </w:rPr>
                    </w:rPrChange>
                  </w:rPr>
                  <w:br/>
                </w:r>
              </w:del>
            </w:ins>
          </w:p>
          <w:p w14:paraId="1DA46B62" w14:textId="550CD263" w:rsidR="005104FB" w:rsidDel="009903E3" w:rsidRDefault="00652CF8" w:rsidP="00652CF8">
            <w:pPr>
              <w:rPr>
                <w:ins w:id="1114" w:author="Brian Leong (Inspur Worldwide Services Ltd)" w:date="2016-10-03T17:13:00Z"/>
                <w:del w:id="1115" w:author="Omar Cardona" w:date="2016-11-21T23:43:00Z"/>
                <w:rFonts w:ascii="Lucida Console" w:eastAsia="Times New Roman" w:hAnsi="Lucida Console" w:cs="Calibri"/>
                <w:b/>
                <w:bCs/>
                <w:sz w:val="12"/>
                <w:szCs w:val="12"/>
              </w:rPr>
            </w:pPr>
            <w:del w:id="1116"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Enable-</w:t>
            </w:r>
            <w:proofErr w:type="spellStart"/>
            <w:r w:rsidRPr="007A4C93">
              <w:rPr>
                <w:rFonts w:ascii="Lucida Console" w:eastAsia="Times New Roman" w:hAnsi="Lucida Console" w:cs="Calibri"/>
                <w:b/>
                <w:bCs/>
                <w:sz w:val="12"/>
                <w:szCs w:val="12"/>
              </w:rPr>
              <w:t>NetAdapterQos</w:t>
            </w:r>
            <w:proofErr w:type="spellEnd"/>
            <w:r w:rsidRPr="007A4C93">
              <w:rPr>
                <w:rFonts w:ascii="Lucida Console" w:eastAsia="Times New Roman" w:hAnsi="Lucida Console" w:cs="Calibri"/>
                <w:b/>
                <w:bCs/>
                <w:sz w:val="12"/>
                <w:szCs w:val="12"/>
              </w:rPr>
              <w:t xml:space="preserve"> -</w:t>
            </w:r>
            <w:proofErr w:type="spellStart"/>
            <w:r w:rsidRPr="007A4C93">
              <w:rPr>
                <w:rFonts w:ascii="Lucida Console" w:eastAsia="Times New Roman" w:hAnsi="Lucida Console" w:cs="Calibri"/>
                <w:b/>
                <w:bCs/>
                <w:sz w:val="12"/>
                <w:szCs w:val="12"/>
              </w:rPr>
              <w:t>InterfaceAlias</w:t>
            </w:r>
            <w:proofErr w:type="spellEnd"/>
            <w:r w:rsidRPr="007A4C93">
              <w:rPr>
                <w:rFonts w:ascii="Lucida Console" w:eastAsia="Times New Roman" w:hAnsi="Lucida Console" w:cs="Calibri"/>
                <w:b/>
                <w:bCs/>
                <w:sz w:val="12"/>
                <w:szCs w:val="12"/>
              </w:rPr>
              <w:t xml:space="preserve"> "Test-40G-1"</w:t>
            </w:r>
          </w:p>
          <w:p w14:paraId="46A02D8B" w14:textId="77777777" w:rsidR="00D77A01" w:rsidRPr="007A4C93" w:rsidRDefault="00D77A01" w:rsidP="00652CF8">
            <w:pPr>
              <w:rPr>
                <w:rFonts w:ascii="Lucida Console" w:eastAsia="Times New Roman" w:hAnsi="Lucida Console" w:cs="Calibri"/>
                <w:sz w:val="12"/>
                <w:szCs w:val="12"/>
              </w:rPr>
            </w:pPr>
          </w:p>
          <w:p w14:paraId="2EBF5E86" w14:textId="67F01167" w:rsidR="00652CF8" w:rsidRPr="007A4C93" w:rsidRDefault="00652CF8" w:rsidP="00652CF8">
            <w:pPr>
              <w:rPr>
                <w:rFonts w:ascii="Lucida Console" w:eastAsia="Times New Roman" w:hAnsi="Lucida Console" w:cs="Calibri"/>
                <w:sz w:val="12"/>
                <w:szCs w:val="12"/>
              </w:rPr>
            </w:pPr>
            <w:del w:id="1117"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Get-</w:t>
            </w:r>
            <w:proofErr w:type="spellStart"/>
            <w:r w:rsidRPr="007A4C93">
              <w:rPr>
                <w:rFonts w:ascii="Lucida Console" w:eastAsia="Times New Roman" w:hAnsi="Lucida Console" w:cs="Calibri"/>
                <w:b/>
                <w:bCs/>
                <w:sz w:val="12"/>
                <w:szCs w:val="12"/>
              </w:rPr>
              <w:t>NetAdapterQos</w:t>
            </w:r>
            <w:proofErr w:type="spellEnd"/>
            <w:r w:rsidRPr="007A4C93">
              <w:rPr>
                <w:rFonts w:ascii="Lucida Console" w:eastAsia="Times New Roman" w:hAnsi="Lucida Console" w:cs="Calibri"/>
                <w:b/>
                <w:bCs/>
                <w:sz w:val="12"/>
                <w:szCs w:val="12"/>
              </w:rPr>
              <w:t xml:space="preserve"> -Name "Test-40G-1"</w:t>
            </w:r>
          </w:p>
          <w:p w14:paraId="7E99FC63"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74746DA1"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19EA982"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TEST-40G-1</w:t>
            </w:r>
          </w:p>
          <w:p w14:paraId="2ED9A8FC"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Enabled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True</w:t>
            </w:r>
          </w:p>
          <w:p w14:paraId="6F348D55"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Capabilities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Hardware     Current     </w:t>
            </w:r>
          </w:p>
          <w:p w14:paraId="4E1EE226"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11D6B7C8"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MacSecBypass</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NotSupported</w:t>
            </w:r>
            <w:proofErr w:type="spellEnd"/>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NotSupported</w:t>
            </w:r>
            <w:proofErr w:type="spellEnd"/>
          </w:p>
          <w:p w14:paraId="75551D50"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DcbxSupport</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None         </w:t>
            </w:r>
            <w:proofErr w:type="spellStart"/>
            <w:r w:rsidRPr="007A4C93">
              <w:rPr>
                <w:rFonts w:ascii="Lucida Console" w:eastAsia="Times New Roman" w:hAnsi="Lucida Console" w:cs="Calibri"/>
                <w:sz w:val="12"/>
                <w:szCs w:val="12"/>
              </w:rPr>
              <w:t>None</w:t>
            </w:r>
            <w:proofErr w:type="spellEnd"/>
            <w:r w:rsidRPr="007A4C93">
              <w:rPr>
                <w:rFonts w:ascii="Lucida Console" w:eastAsia="Times New Roman" w:hAnsi="Lucida Console" w:cs="Calibri"/>
                <w:sz w:val="12"/>
                <w:szCs w:val="12"/>
              </w:rPr>
              <w:t xml:space="preserve">        </w:t>
            </w:r>
          </w:p>
          <w:p w14:paraId="5D5285F7"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NumTCs</w:t>
            </w:r>
            <w:proofErr w:type="spellEnd"/>
            <w:r w:rsidRPr="007A4C93">
              <w:rPr>
                <w:rFonts w:ascii="Lucida Console" w:eastAsia="Times New Roman" w:hAnsi="Lucida Console" w:cs="Calibri"/>
                <w:sz w:val="12"/>
                <w:szCs w:val="12"/>
              </w:rPr>
              <w:t>(Max/ETS/PFC</w:t>
            </w:r>
            <w:proofErr w:type="gramStart"/>
            <w:r w:rsidRPr="007A4C93">
              <w:rPr>
                <w:rFonts w:ascii="Lucida Console" w:eastAsia="Times New Roman" w:hAnsi="Lucida Console" w:cs="Calibri"/>
                <w:sz w:val="12"/>
                <w:szCs w:val="12"/>
              </w:rPr>
              <w:t>) :</w:t>
            </w:r>
            <w:proofErr w:type="gramEnd"/>
            <w:r w:rsidRPr="007A4C93">
              <w:rPr>
                <w:rFonts w:ascii="Lucida Console" w:eastAsia="Times New Roman" w:hAnsi="Lucida Console" w:cs="Calibri"/>
                <w:sz w:val="12"/>
                <w:szCs w:val="12"/>
              </w:rPr>
              <w:t xml:space="preserve"> 8/8/8        8/8/8       </w:t>
            </w:r>
          </w:p>
          <w:p w14:paraId="41EA30F8"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50656492" w14:textId="77777777" w:rsidR="00652CF8" w:rsidRPr="007A4C93" w:rsidRDefault="00652CF8" w:rsidP="00652CF8">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OperationalTrafficClasses</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TC TSA    Bandwidth Priorities</w:t>
            </w:r>
          </w:p>
          <w:p w14:paraId="5CD02402"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 ----------</w:t>
            </w:r>
          </w:p>
          <w:p w14:paraId="38023AF1"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0 Strict           0-7</w:t>
            </w:r>
          </w:p>
          <w:p w14:paraId="489BFDB3"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2360A72D" w14:textId="77777777" w:rsidR="00652CF8" w:rsidRPr="007A4C93" w:rsidRDefault="00652CF8" w:rsidP="00652CF8">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OperationalFlowControl</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Priority 3 Enabled</w:t>
            </w:r>
          </w:p>
          <w:p w14:paraId="4DFA3972" w14:textId="77777777" w:rsidR="00652CF8" w:rsidRPr="007A4C93" w:rsidRDefault="00652CF8" w:rsidP="00652CF8">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OperationalClassifications</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Protocol  Port/Type Priority</w:t>
            </w:r>
          </w:p>
          <w:p w14:paraId="137AAAED"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63FBF7C6"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lastRenderedPageBreak/>
              <w:t xml:space="preserve">                             Default             0</w:t>
            </w:r>
          </w:p>
          <w:p w14:paraId="545D512D"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highlight w:val="yellow"/>
              </w:rPr>
              <w:t>NetDirect</w:t>
            </w:r>
            <w:proofErr w:type="spellEnd"/>
            <w:r w:rsidRPr="007A4C93">
              <w:rPr>
                <w:rFonts w:ascii="Lucida Console" w:eastAsia="Times New Roman" w:hAnsi="Lucida Console" w:cs="Calibri"/>
                <w:sz w:val="12"/>
                <w:szCs w:val="12"/>
                <w:highlight w:val="yellow"/>
              </w:rPr>
              <w:t xml:space="preserve"> 445       3</w:t>
            </w:r>
          </w:p>
          <w:p w14:paraId="1B001AEB" w14:textId="77777777" w:rsidR="00294D47" w:rsidRPr="007A4C93" w:rsidRDefault="00294D47" w:rsidP="00294D47">
            <w:pPr>
              <w:rPr>
                <w:rFonts w:ascii="Lucida Console" w:hAnsi="Lucida Console"/>
                <w:sz w:val="12"/>
                <w:szCs w:val="12"/>
              </w:rPr>
            </w:pPr>
          </w:p>
        </w:tc>
      </w:tr>
      <w:tr w:rsidR="00EA3F39" w:rsidRPr="007A4C93" w14:paraId="1A90CF58" w14:textId="77777777" w:rsidTr="003C79D8">
        <w:tc>
          <w:tcPr>
            <w:tcW w:w="529" w:type="dxa"/>
          </w:tcPr>
          <w:p w14:paraId="2AF3D2B7" w14:textId="028AB8CC" w:rsidR="00EA3F39" w:rsidRPr="0089408C" w:rsidRDefault="0089408C" w:rsidP="00294D47">
            <w:pPr>
              <w:rPr>
                <w:rFonts w:ascii="Lucida Console" w:hAnsi="Lucida Console"/>
                <w:b/>
                <w:sz w:val="12"/>
                <w:szCs w:val="12"/>
                <w:rPrChange w:id="1118" w:author="Omar Cardona" w:date="2016-10-08T21:52:00Z">
                  <w:rPr>
                    <w:rFonts w:ascii="Lucida Console" w:hAnsi="Lucida Console"/>
                    <w:sz w:val="12"/>
                    <w:szCs w:val="12"/>
                  </w:rPr>
                </w:rPrChange>
              </w:rPr>
            </w:pPr>
            <w:ins w:id="1119" w:author="Omar Cardona" w:date="2016-10-08T21:52:00Z">
              <w:r w:rsidRPr="0089408C">
                <w:rPr>
                  <w:rFonts w:ascii="Lucida Console" w:hAnsi="Lucida Console"/>
                  <w:b/>
                  <w:sz w:val="12"/>
                  <w:szCs w:val="12"/>
                  <w:rPrChange w:id="1120" w:author="Omar Cardona" w:date="2016-10-08T21:52:00Z">
                    <w:rPr>
                      <w:rFonts w:ascii="Lucida Console" w:hAnsi="Lucida Console"/>
                      <w:sz w:val="12"/>
                      <w:szCs w:val="12"/>
                    </w:rPr>
                  </w:rPrChange>
                </w:rPr>
                <w:lastRenderedPageBreak/>
                <w:t>8</w:t>
              </w:r>
            </w:ins>
          </w:p>
        </w:tc>
        <w:tc>
          <w:tcPr>
            <w:tcW w:w="434" w:type="dxa"/>
            <w:shd w:val="clear" w:color="auto" w:fill="auto"/>
          </w:tcPr>
          <w:p w14:paraId="66E7738C" w14:textId="77777777" w:rsidR="00EA3F39" w:rsidRPr="007A4C93" w:rsidRDefault="00EA3F39" w:rsidP="00294D47">
            <w:pPr>
              <w:rPr>
                <w:rFonts w:ascii="Lucida Console" w:hAnsi="Lucida Console"/>
                <w:sz w:val="12"/>
                <w:szCs w:val="12"/>
              </w:rPr>
            </w:pPr>
          </w:p>
        </w:tc>
        <w:tc>
          <w:tcPr>
            <w:tcW w:w="434" w:type="dxa"/>
            <w:shd w:val="clear" w:color="auto" w:fill="00B0F0"/>
          </w:tcPr>
          <w:p w14:paraId="58489D1F" w14:textId="77777777" w:rsidR="00EA3F39" w:rsidRPr="007A4C93" w:rsidRDefault="00EA3F39" w:rsidP="00294D47">
            <w:pPr>
              <w:rPr>
                <w:rFonts w:ascii="Lucida Console" w:hAnsi="Lucida Console"/>
                <w:sz w:val="12"/>
                <w:szCs w:val="12"/>
              </w:rPr>
            </w:pPr>
          </w:p>
        </w:tc>
        <w:tc>
          <w:tcPr>
            <w:tcW w:w="9393" w:type="dxa"/>
          </w:tcPr>
          <w:p w14:paraId="501073D3" w14:textId="77777777" w:rsidR="002B039C" w:rsidRDefault="002B039C" w:rsidP="00EA3F39">
            <w:pPr>
              <w:rPr>
                <w:rFonts w:ascii="Lucida Console" w:eastAsia="Times New Roman" w:hAnsi="Lucida Console" w:cs="Calibri"/>
                <w:sz w:val="12"/>
                <w:szCs w:val="12"/>
              </w:rPr>
            </w:pPr>
          </w:p>
          <w:p w14:paraId="06919F7D" w14:textId="7FD89CC4" w:rsidR="005104FB" w:rsidRDefault="00EA3F39" w:rsidP="00EA3F39">
            <w:pPr>
              <w:rPr>
                <w:ins w:id="1121" w:author="Brian Leong (Inspur Worldwide Services Ltd)" w:date="2016-10-03T17:16:00Z"/>
                <w:rFonts w:ascii="Lucida Console" w:eastAsia="Times New Roman" w:hAnsi="Lucida Console" w:cs="Calibri"/>
                <w:b/>
                <w:bCs/>
                <w:sz w:val="12"/>
                <w:szCs w:val="12"/>
              </w:rPr>
            </w:pPr>
            <w:del w:id="1122"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Enable-</w:t>
            </w:r>
            <w:proofErr w:type="spellStart"/>
            <w:r w:rsidRPr="007A4C93">
              <w:rPr>
                <w:rFonts w:ascii="Lucida Console" w:eastAsia="Times New Roman" w:hAnsi="Lucida Console" w:cs="Calibri"/>
                <w:b/>
                <w:bCs/>
                <w:sz w:val="12"/>
                <w:szCs w:val="12"/>
              </w:rPr>
              <w:t>NetAdapterQos</w:t>
            </w:r>
            <w:proofErr w:type="spellEnd"/>
            <w:r w:rsidRPr="007A4C93">
              <w:rPr>
                <w:rFonts w:ascii="Lucida Console" w:eastAsia="Times New Roman" w:hAnsi="Lucida Console" w:cs="Calibri"/>
                <w:b/>
                <w:bCs/>
                <w:sz w:val="12"/>
                <w:szCs w:val="12"/>
              </w:rPr>
              <w:t xml:space="preserve"> -</w:t>
            </w:r>
            <w:proofErr w:type="spellStart"/>
            <w:r w:rsidRPr="007A4C93">
              <w:rPr>
                <w:rFonts w:ascii="Lucida Console" w:eastAsia="Times New Roman" w:hAnsi="Lucida Console" w:cs="Calibri"/>
                <w:b/>
                <w:bCs/>
                <w:sz w:val="12"/>
                <w:szCs w:val="12"/>
              </w:rPr>
              <w:t>InterfaceAlias</w:t>
            </w:r>
            <w:proofErr w:type="spellEnd"/>
            <w:r w:rsidRPr="007A4C93">
              <w:rPr>
                <w:rFonts w:ascii="Lucida Console" w:eastAsia="Times New Roman" w:hAnsi="Lucida Console" w:cs="Calibri"/>
                <w:b/>
                <w:bCs/>
                <w:sz w:val="12"/>
                <w:szCs w:val="12"/>
              </w:rPr>
              <w:t xml:space="preserve"> "Test-40G-2"</w:t>
            </w:r>
          </w:p>
          <w:p w14:paraId="393BFC07" w14:textId="77777777" w:rsidR="00D77A01" w:rsidRPr="007A4C93" w:rsidRDefault="00D77A01" w:rsidP="00EA3F39">
            <w:pPr>
              <w:rPr>
                <w:rFonts w:ascii="Lucida Console" w:eastAsia="Times New Roman" w:hAnsi="Lucida Console" w:cs="Calibri"/>
                <w:sz w:val="12"/>
                <w:szCs w:val="12"/>
              </w:rPr>
            </w:pPr>
          </w:p>
          <w:p w14:paraId="5A59586D" w14:textId="3403112D" w:rsidR="00EA3F39" w:rsidRPr="007A4C93" w:rsidRDefault="00EA3F39" w:rsidP="00EA3F39">
            <w:pPr>
              <w:rPr>
                <w:rFonts w:ascii="Lucida Console" w:eastAsia="Times New Roman" w:hAnsi="Lucida Console" w:cs="Calibri"/>
                <w:sz w:val="12"/>
                <w:szCs w:val="12"/>
              </w:rPr>
            </w:pPr>
            <w:del w:id="1123"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Get-</w:t>
            </w:r>
            <w:proofErr w:type="spellStart"/>
            <w:r w:rsidRPr="007A4C93">
              <w:rPr>
                <w:rFonts w:ascii="Lucida Console" w:eastAsia="Times New Roman" w:hAnsi="Lucida Console" w:cs="Calibri"/>
                <w:b/>
                <w:bCs/>
                <w:sz w:val="12"/>
                <w:szCs w:val="12"/>
              </w:rPr>
              <w:t>NetAdapterQos</w:t>
            </w:r>
            <w:proofErr w:type="spellEnd"/>
            <w:r w:rsidRPr="007A4C93">
              <w:rPr>
                <w:rFonts w:ascii="Lucida Console" w:eastAsia="Times New Roman" w:hAnsi="Lucida Console" w:cs="Calibri"/>
                <w:b/>
                <w:bCs/>
                <w:sz w:val="12"/>
                <w:szCs w:val="12"/>
              </w:rPr>
              <w:t xml:space="preserve"> -Name "Test-40G-2"</w:t>
            </w:r>
          </w:p>
          <w:p w14:paraId="30A242A3" w14:textId="186E4310"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5BE3366A"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6AB5A1F" w14:textId="7CEDB2B4"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w:t>
            </w:r>
            <w:r w:rsidR="001264AF" w:rsidRPr="007A4C93">
              <w:rPr>
                <w:rFonts w:ascii="Lucida Console" w:eastAsia="Times New Roman" w:hAnsi="Lucida Console" w:cs="Calibri"/>
                <w:sz w:val="12"/>
                <w:szCs w:val="12"/>
              </w:rPr>
              <w:t xml:space="preserve">      </w:t>
            </w:r>
            <w:proofErr w:type="gramStart"/>
            <w:r w:rsidR="001264AF" w:rsidRPr="007A4C93">
              <w:rPr>
                <w:rFonts w:ascii="Lucida Console" w:eastAsia="Times New Roman" w:hAnsi="Lucida Console" w:cs="Calibri"/>
                <w:sz w:val="12"/>
                <w:szCs w:val="12"/>
              </w:rPr>
              <w:t xml:space="preserve">  :</w:t>
            </w:r>
            <w:proofErr w:type="gramEnd"/>
            <w:r w:rsidR="001264AF" w:rsidRPr="007A4C93">
              <w:rPr>
                <w:rFonts w:ascii="Lucida Console" w:eastAsia="Times New Roman" w:hAnsi="Lucida Console" w:cs="Calibri"/>
                <w:sz w:val="12"/>
                <w:szCs w:val="12"/>
              </w:rPr>
              <w:t xml:space="preserve"> TEST-40G-2</w:t>
            </w:r>
          </w:p>
          <w:p w14:paraId="66AD3A64"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Enabled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True</w:t>
            </w:r>
          </w:p>
          <w:p w14:paraId="1EA5F415"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Capabilities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Hardware     Current     </w:t>
            </w:r>
          </w:p>
          <w:p w14:paraId="5F9196BB"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6F505A40"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MacSecBypass</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NotSupported</w:t>
            </w:r>
            <w:proofErr w:type="spellEnd"/>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NotSupported</w:t>
            </w:r>
            <w:proofErr w:type="spellEnd"/>
          </w:p>
          <w:p w14:paraId="78A32CAD"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DcbxSupport</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None         </w:t>
            </w:r>
            <w:proofErr w:type="spellStart"/>
            <w:r w:rsidRPr="007A4C93">
              <w:rPr>
                <w:rFonts w:ascii="Lucida Console" w:eastAsia="Times New Roman" w:hAnsi="Lucida Console" w:cs="Calibri"/>
                <w:sz w:val="12"/>
                <w:szCs w:val="12"/>
              </w:rPr>
              <w:t>None</w:t>
            </w:r>
            <w:proofErr w:type="spellEnd"/>
            <w:r w:rsidRPr="007A4C93">
              <w:rPr>
                <w:rFonts w:ascii="Lucida Console" w:eastAsia="Times New Roman" w:hAnsi="Lucida Console" w:cs="Calibri"/>
                <w:sz w:val="12"/>
                <w:szCs w:val="12"/>
              </w:rPr>
              <w:t xml:space="preserve">        </w:t>
            </w:r>
          </w:p>
          <w:p w14:paraId="26F5EA8D"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NumTCs</w:t>
            </w:r>
            <w:proofErr w:type="spellEnd"/>
            <w:r w:rsidRPr="007A4C93">
              <w:rPr>
                <w:rFonts w:ascii="Lucida Console" w:eastAsia="Times New Roman" w:hAnsi="Lucida Console" w:cs="Calibri"/>
                <w:sz w:val="12"/>
                <w:szCs w:val="12"/>
              </w:rPr>
              <w:t>(Max/ETS/PFC</w:t>
            </w:r>
            <w:proofErr w:type="gramStart"/>
            <w:r w:rsidRPr="007A4C93">
              <w:rPr>
                <w:rFonts w:ascii="Lucida Console" w:eastAsia="Times New Roman" w:hAnsi="Lucida Console" w:cs="Calibri"/>
                <w:sz w:val="12"/>
                <w:szCs w:val="12"/>
              </w:rPr>
              <w:t>) :</w:t>
            </w:r>
            <w:proofErr w:type="gramEnd"/>
            <w:r w:rsidRPr="007A4C93">
              <w:rPr>
                <w:rFonts w:ascii="Lucida Console" w:eastAsia="Times New Roman" w:hAnsi="Lucida Console" w:cs="Calibri"/>
                <w:sz w:val="12"/>
                <w:szCs w:val="12"/>
              </w:rPr>
              <w:t xml:space="preserve"> 8/8/8        8/8/8       </w:t>
            </w:r>
          </w:p>
          <w:p w14:paraId="4333E6E2"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392D46C4" w14:textId="77777777" w:rsidR="00EA3F39" w:rsidRPr="007A4C93" w:rsidRDefault="00EA3F39" w:rsidP="00EA3F39">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OperationalTrafficClasses</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TC TSA    Bandwidth Priorities</w:t>
            </w:r>
          </w:p>
          <w:p w14:paraId="19009ECE"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 ----------</w:t>
            </w:r>
          </w:p>
          <w:p w14:paraId="47D8F0E5"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0 Strict           0-7</w:t>
            </w:r>
          </w:p>
          <w:p w14:paraId="689E5389"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1CF7A083" w14:textId="77777777" w:rsidR="00EA3F39" w:rsidRPr="007A4C93" w:rsidRDefault="00EA3F39" w:rsidP="00EA3F39">
            <w:pPr>
              <w:rPr>
                <w:rFonts w:ascii="Lucida Console" w:eastAsia="Times New Roman" w:hAnsi="Lucida Console" w:cs="Calibri"/>
                <w:sz w:val="12"/>
                <w:szCs w:val="12"/>
              </w:rPr>
            </w:pPr>
            <w:proofErr w:type="spellStart"/>
            <w:r w:rsidRPr="007A4C93">
              <w:rPr>
                <w:rFonts w:ascii="Lucida Console" w:eastAsia="Times New Roman" w:hAnsi="Lucida Console" w:cs="Calibri"/>
                <w:sz w:val="12"/>
                <w:szCs w:val="12"/>
              </w:rPr>
              <w:t>OperationalFlowControl</w:t>
            </w:r>
            <w:proofErr w:type="spellEnd"/>
            <w:r w:rsidRPr="007A4C93">
              <w:rPr>
                <w:rFonts w:ascii="Lucida Console" w:eastAsia="Times New Roman" w:hAnsi="Lucida Console" w:cs="Calibri"/>
                <w:sz w:val="12"/>
                <w:szCs w:val="12"/>
              </w:rPr>
              <w:t xml:space="preserve">   </w:t>
            </w:r>
            <w:proofErr w:type="gramStart"/>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Priority 3 Enabled</w:t>
            </w:r>
          </w:p>
          <w:p w14:paraId="62D59116" w14:textId="77777777" w:rsidR="00EA3F39" w:rsidRPr="007A4C93" w:rsidRDefault="00EA3F39" w:rsidP="00EA3F39">
            <w:pPr>
              <w:rPr>
                <w:rFonts w:ascii="Lucida Console" w:eastAsia="Times New Roman" w:hAnsi="Lucida Console" w:cs="Calibri"/>
                <w:sz w:val="12"/>
                <w:szCs w:val="12"/>
              </w:rPr>
            </w:pPr>
            <w:proofErr w:type="spellStart"/>
            <w:proofErr w:type="gramStart"/>
            <w:r w:rsidRPr="007A4C93">
              <w:rPr>
                <w:rFonts w:ascii="Lucida Console" w:eastAsia="Times New Roman" w:hAnsi="Lucida Console" w:cs="Calibri"/>
                <w:sz w:val="12"/>
                <w:szCs w:val="12"/>
              </w:rPr>
              <w:t>OperationalClassifications</w:t>
            </w:r>
            <w:proofErr w:type="spellEnd"/>
            <w:r w:rsidRPr="007A4C93">
              <w:rPr>
                <w:rFonts w:ascii="Lucida Console" w:eastAsia="Times New Roman" w:hAnsi="Lucida Console" w:cs="Calibri"/>
                <w:sz w:val="12"/>
                <w:szCs w:val="12"/>
              </w:rPr>
              <w:t xml:space="preserve"> :</w:t>
            </w:r>
            <w:proofErr w:type="gramEnd"/>
            <w:r w:rsidRPr="007A4C93">
              <w:rPr>
                <w:rFonts w:ascii="Lucida Console" w:eastAsia="Times New Roman" w:hAnsi="Lucida Console" w:cs="Calibri"/>
                <w:sz w:val="12"/>
                <w:szCs w:val="12"/>
              </w:rPr>
              <w:t xml:space="preserve"> Protocol  Port/Type Priority</w:t>
            </w:r>
          </w:p>
          <w:p w14:paraId="362BEE7B"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4E68B754"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Default             0</w:t>
            </w:r>
          </w:p>
          <w:p w14:paraId="224DF8C5"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highlight w:val="yellow"/>
              </w:rPr>
              <w:t>NetDirect</w:t>
            </w:r>
            <w:proofErr w:type="spellEnd"/>
            <w:r w:rsidRPr="007A4C93">
              <w:rPr>
                <w:rFonts w:ascii="Lucida Console" w:eastAsia="Times New Roman" w:hAnsi="Lucida Console" w:cs="Calibri"/>
                <w:sz w:val="12"/>
                <w:szCs w:val="12"/>
                <w:highlight w:val="yellow"/>
              </w:rPr>
              <w:t xml:space="preserve"> 445       3</w:t>
            </w:r>
          </w:p>
          <w:p w14:paraId="74C0913D" w14:textId="77777777" w:rsidR="00EA3F39" w:rsidRPr="00B957AD" w:rsidRDefault="00EA3F39" w:rsidP="00652CF8">
            <w:pPr>
              <w:spacing w:before="100"/>
              <w:rPr>
                <w:rFonts w:ascii="Lucida Console" w:eastAsia="Times New Roman" w:hAnsi="Lucida Console" w:cs="Calibri"/>
                <w:color w:val="009900"/>
                <w:sz w:val="12"/>
                <w:szCs w:val="12"/>
              </w:rPr>
            </w:pPr>
          </w:p>
        </w:tc>
      </w:tr>
      <w:tr w:rsidR="00294D47" w:rsidRPr="007A4C93" w14:paraId="30727FAA" w14:textId="77777777" w:rsidTr="00633605">
        <w:tc>
          <w:tcPr>
            <w:tcW w:w="529" w:type="dxa"/>
          </w:tcPr>
          <w:p w14:paraId="474103DB" w14:textId="590F8558" w:rsidR="00294D47" w:rsidRPr="0089408C" w:rsidRDefault="0089408C" w:rsidP="00294D47">
            <w:pPr>
              <w:rPr>
                <w:rFonts w:ascii="Lucida Console" w:hAnsi="Lucida Console"/>
                <w:b/>
                <w:sz w:val="12"/>
                <w:szCs w:val="12"/>
                <w:rPrChange w:id="1124" w:author="Omar Cardona" w:date="2016-10-08T21:52:00Z">
                  <w:rPr>
                    <w:rFonts w:ascii="Lucida Console" w:hAnsi="Lucida Console"/>
                    <w:sz w:val="12"/>
                    <w:szCs w:val="12"/>
                  </w:rPr>
                </w:rPrChange>
              </w:rPr>
            </w:pPr>
            <w:ins w:id="1125" w:author="Omar Cardona" w:date="2016-10-08T21:52:00Z">
              <w:r w:rsidRPr="0089408C">
                <w:rPr>
                  <w:rFonts w:ascii="Lucida Console" w:hAnsi="Lucida Console"/>
                  <w:b/>
                  <w:sz w:val="12"/>
                  <w:szCs w:val="12"/>
                  <w:rPrChange w:id="1126" w:author="Omar Cardona" w:date="2016-10-08T21:52:00Z">
                    <w:rPr>
                      <w:rFonts w:ascii="Lucida Console" w:hAnsi="Lucida Console"/>
                      <w:sz w:val="12"/>
                      <w:szCs w:val="12"/>
                    </w:rPr>
                  </w:rPrChange>
                </w:rPr>
                <w:t>9</w:t>
              </w:r>
            </w:ins>
          </w:p>
        </w:tc>
        <w:tc>
          <w:tcPr>
            <w:tcW w:w="434" w:type="dxa"/>
            <w:shd w:val="clear" w:color="auto" w:fill="92D050"/>
          </w:tcPr>
          <w:p w14:paraId="243DB06B" w14:textId="77777777" w:rsidR="00294D47" w:rsidRPr="007A4C93" w:rsidRDefault="00294D47" w:rsidP="00294D47">
            <w:pPr>
              <w:rPr>
                <w:rFonts w:ascii="Lucida Console" w:hAnsi="Lucida Console"/>
                <w:sz w:val="12"/>
                <w:szCs w:val="12"/>
              </w:rPr>
            </w:pPr>
          </w:p>
        </w:tc>
        <w:tc>
          <w:tcPr>
            <w:tcW w:w="434" w:type="dxa"/>
            <w:shd w:val="clear" w:color="auto" w:fill="00B0F0"/>
          </w:tcPr>
          <w:p w14:paraId="6DA5B3C3" w14:textId="77777777" w:rsidR="00294D47" w:rsidRPr="007A4C93" w:rsidRDefault="00294D47" w:rsidP="00294D47">
            <w:pPr>
              <w:rPr>
                <w:rFonts w:ascii="Lucida Console" w:hAnsi="Lucida Console"/>
                <w:sz w:val="12"/>
                <w:szCs w:val="12"/>
              </w:rPr>
            </w:pPr>
          </w:p>
        </w:tc>
        <w:tc>
          <w:tcPr>
            <w:tcW w:w="9393" w:type="dxa"/>
          </w:tcPr>
          <w:p w14:paraId="50B0208A" w14:textId="77777777" w:rsidR="009903E3" w:rsidRDefault="00652CF8">
            <w:pPr>
              <w:spacing w:before="100"/>
              <w:rPr>
                <w:ins w:id="1127" w:author="Omar Cardona" w:date="2016-11-21T23:43:00Z"/>
                <w:rFonts w:ascii="Lucida Console" w:eastAsia="Times New Roman" w:hAnsi="Lucida Console" w:cs="Calibri"/>
                <w:color w:val="009900"/>
                <w:sz w:val="12"/>
                <w:szCs w:val="12"/>
              </w:rPr>
            </w:pPr>
            <w:r w:rsidRPr="009903E3">
              <w:rPr>
                <w:rFonts w:ascii="Lucida Console" w:eastAsia="Times New Roman" w:hAnsi="Lucida Console" w:cs="Calibri"/>
                <w:color w:val="000000" w:themeColor="text1"/>
                <w:sz w:val="12"/>
                <w:szCs w:val="12"/>
                <w:rPrChange w:id="1128" w:author="Omar Cardona" w:date="2016-11-21T23:43:00Z">
                  <w:rPr>
                    <w:rFonts w:ascii="Lucida Console" w:eastAsia="Times New Roman" w:hAnsi="Lucida Console" w:cs="Calibri"/>
                    <w:color w:val="009900"/>
                    <w:sz w:val="12"/>
                    <w:szCs w:val="12"/>
                  </w:rPr>
                </w:rPrChange>
              </w:rPr>
              <w:t xml:space="preserve"># Give SMB Direct </w:t>
            </w:r>
            <w:r w:rsidR="00AF4157" w:rsidRPr="009903E3">
              <w:rPr>
                <w:rFonts w:ascii="Lucida Console" w:eastAsia="Times New Roman" w:hAnsi="Lucida Console" w:cs="Calibri"/>
                <w:color w:val="000000" w:themeColor="text1"/>
                <w:sz w:val="12"/>
                <w:szCs w:val="12"/>
                <w:rPrChange w:id="1129" w:author="Omar Cardona" w:date="2016-11-21T23:43:00Z">
                  <w:rPr>
                    <w:rFonts w:ascii="Lucida Console" w:eastAsia="Times New Roman" w:hAnsi="Lucida Console" w:cs="Calibri"/>
                    <w:color w:val="009900"/>
                    <w:sz w:val="12"/>
                    <w:szCs w:val="12"/>
                  </w:rPr>
                </w:rPrChange>
              </w:rPr>
              <w:t xml:space="preserve">(RDMA) </w:t>
            </w:r>
            <w:r w:rsidRPr="009903E3">
              <w:rPr>
                <w:rFonts w:ascii="Lucida Console" w:eastAsia="Times New Roman" w:hAnsi="Lucida Console" w:cs="Calibri"/>
                <w:color w:val="000000" w:themeColor="text1"/>
                <w:sz w:val="12"/>
                <w:szCs w:val="12"/>
                <w:rPrChange w:id="1130" w:author="Omar Cardona" w:date="2016-11-21T23:43:00Z">
                  <w:rPr>
                    <w:rFonts w:ascii="Lucida Console" w:eastAsia="Times New Roman" w:hAnsi="Lucida Console" w:cs="Calibri"/>
                    <w:color w:val="009900"/>
                    <w:sz w:val="12"/>
                    <w:szCs w:val="12"/>
                  </w:rPr>
                </w:rPrChange>
              </w:rPr>
              <w:t xml:space="preserve">50% of the bandwidth </w:t>
            </w:r>
            <w:r w:rsidR="00AF4157" w:rsidRPr="009903E3">
              <w:rPr>
                <w:rFonts w:ascii="Lucida Console" w:eastAsia="Times New Roman" w:hAnsi="Lucida Console" w:cs="Calibri"/>
                <w:color w:val="000000" w:themeColor="text1"/>
                <w:sz w:val="12"/>
                <w:szCs w:val="12"/>
                <w:rPrChange w:id="1131" w:author="Omar Cardona" w:date="2016-11-21T23:43:00Z">
                  <w:rPr>
                    <w:rFonts w:ascii="Lucida Console" w:eastAsia="Times New Roman" w:hAnsi="Lucida Console" w:cs="Calibri"/>
                    <w:color w:val="009900"/>
                    <w:sz w:val="12"/>
                    <w:szCs w:val="12"/>
                  </w:rPr>
                </w:rPrChange>
              </w:rPr>
              <w:t>reservation</w:t>
            </w:r>
            <w:r w:rsidRPr="009903E3">
              <w:rPr>
                <w:rFonts w:ascii="Lucida Console" w:eastAsia="Times New Roman" w:hAnsi="Lucida Console" w:cs="Calibri"/>
                <w:color w:val="000000" w:themeColor="text1"/>
                <w:sz w:val="12"/>
                <w:szCs w:val="12"/>
                <w:rPrChange w:id="1132" w:author="Omar Cardona" w:date="2016-11-21T23:43:00Z">
                  <w:rPr>
                    <w:rFonts w:ascii="Lucida Console" w:eastAsia="Times New Roman" w:hAnsi="Lucida Console" w:cs="Calibri"/>
                    <w:color w:val="009900"/>
                    <w:sz w:val="12"/>
                    <w:szCs w:val="12"/>
                  </w:rPr>
                </w:rPrChange>
              </w:rPr>
              <w:t> </w:t>
            </w:r>
          </w:p>
          <w:p w14:paraId="08EE3734" w14:textId="1C930EEB" w:rsidR="00652CF8" w:rsidRPr="009903E3" w:rsidDel="00443A92" w:rsidRDefault="00417DCA">
            <w:pPr>
              <w:spacing w:before="100"/>
              <w:rPr>
                <w:ins w:id="1133" w:author="Brian Leong (Inspur Worldwide Services Ltd)" w:date="2016-10-03T17:30:00Z"/>
                <w:del w:id="1134" w:author="Omar Cardona" w:date="2016-10-08T18:45:00Z"/>
                <w:rFonts w:ascii="Lucida Console" w:eastAsia="Times New Roman" w:hAnsi="Lucida Console" w:cs="Calibri"/>
                <w:color w:val="009900"/>
                <w:sz w:val="12"/>
                <w:szCs w:val="12"/>
              </w:rPr>
            </w:pPr>
            <w:ins w:id="1135" w:author="Brian Leong (Inspur Worldwide Services Ltd)" w:date="2016-10-03T17:30:00Z">
              <w:del w:id="1136" w:author="Omar Cardona" w:date="2016-10-08T18:46:00Z">
                <w:r w:rsidRPr="009903E3" w:rsidDel="00443A92">
                  <w:rPr>
                    <w:rFonts w:ascii="Lucida Console" w:eastAsia="Times New Roman" w:hAnsi="Lucida Console" w:cs="Calibri"/>
                    <w:color w:val="009900"/>
                    <w:sz w:val="12"/>
                    <w:szCs w:val="12"/>
                  </w:rPr>
                  <w:delText>[Brian: OK for single and dual-port scenarios.]</w:delText>
                </w:r>
              </w:del>
            </w:ins>
          </w:p>
          <w:p w14:paraId="3EF05CDE" w14:textId="77777777" w:rsidR="00417DCA" w:rsidRPr="00B957AD" w:rsidRDefault="00417DCA">
            <w:pPr>
              <w:spacing w:before="100"/>
              <w:rPr>
                <w:rFonts w:ascii="Lucida Console" w:eastAsia="Times New Roman" w:hAnsi="Lucida Console" w:cs="Calibri"/>
                <w:color w:val="009900"/>
                <w:sz w:val="12"/>
                <w:szCs w:val="12"/>
              </w:rPr>
            </w:pPr>
          </w:p>
          <w:p w14:paraId="35C88701" w14:textId="74B6BC7E" w:rsidR="00652CF8" w:rsidRPr="007A4C93" w:rsidRDefault="00652CF8" w:rsidP="00652CF8">
            <w:pPr>
              <w:rPr>
                <w:rFonts w:ascii="Lucida Console" w:eastAsia="Times New Roman" w:hAnsi="Lucida Console" w:cs="Calibri"/>
                <w:color w:val="000000"/>
                <w:sz w:val="12"/>
                <w:szCs w:val="12"/>
              </w:rPr>
            </w:pPr>
            <w:del w:id="1137"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w:t>
            </w:r>
            <w:proofErr w:type="spellStart"/>
            <w:r w:rsidRPr="007A4C93">
              <w:rPr>
                <w:rFonts w:ascii="Lucida Console" w:eastAsia="Times New Roman" w:hAnsi="Lucida Console" w:cs="Calibri"/>
                <w:b/>
                <w:bCs/>
                <w:color w:val="000000"/>
                <w:sz w:val="12"/>
                <w:szCs w:val="12"/>
              </w:rPr>
              <w:t>NetQosTrafficClass</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SMB</w:t>
            </w:r>
            <w:r w:rsidRPr="007A4C93">
              <w:rPr>
                <w:rFonts w:ascii="Lucida Console" w:eastAsia="Times New Roman" w:hAnsi="Lucida Console" w:cs="Calibri"/>
                <w:b/>
                <w:bCs/>
                <w:color w:val="000000"/>
                <w:sz w:val="12"/>
                <w:szCs w:val="12"/>
              </w:rPr>
              <w:t xml:space="preserve">" -priority </w:t>
            </w:r>
            <w:r w:rsidRPr="007A4C93">
              <w:rPr>
                <w:rFonts w:ascii="Lucida Console" w:eastAsia="Times New Roman" w:hAnsi="Lucida Console" w:cs="Calibri"/>
                <w:b/>
                <w:bCs/>
                <w:color w:val="000000"/>
                <w:sz w:val="12"/>
                <w:szCs w:val="12"/>
                <w:highlight w:val="yellow"/>
              </w:rPr>
              <w:t>3</w:t>
            </w:r>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bandwidthpercentage</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50</w:t>
            </w:r>
            <w:r w:rsidRPr="007A4C93">
              <w:rPr>
                <w:rFonts w:ascii="Lucida Console" w:eastAsia="Times New Roman" w:hAnsi="Lucida Console" w:cs="Calibri"/>
                <w:b/>
                <w:bCs/>
                <w:color w:val="000000"/>
                <w:sz w:val="12"/>
                <w:szCs w:val="12"/>
              </w:rPr>
              <w:t xml:space="preserve"> -algorithm ETS</w:t>
            </w:r>
          </w:p>
          <w:p w14:paraId="68F00548"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5B0785C7" w14:textId="77777777" w:rsidR="00652CF8" w:rsidRPr="007A4C93" w:rsidRDefault="00652CF8" w:rsidP="00652CF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Algorithm </w:t>
            </w:r>
            <w:proofErr w:type="gramStart"/>
            <w:r w:rsidRPr="007A4C93">
              <w:rPr>
                <w:rFonts w:ascii="Lucida Console" w:eastAsia="Times New Roman" w:hAnsi="Lucida Console" w:cs="Calibri"/>
                <w:color w:val="000000"/>
                <w:sz w:val="12"/>
                <w:szCs w:val="12"/>
              </w:rPr>
              <w:t>Bandwidth(</w:t>
            </w:r>
            <w:proofErr w:type="gramEnd"/>
            <w:r w:rsidRPr="007A4C93">
              <w:rPr>
                <w:rFonts w:ascii="Lucida Console" w:eastAsia="Times New Roman" w:hAnsi="Lucida Console" w:cs="Calibri"/>
                <w:color w:val="000000"/>
                <w:sz w:val="12"/>
                <w:szCs w:val="12"/>
              </w:rPr>
              <w:t xml:space="preserve">%) Priority                  </w:t>
            </w:r>
            <w:proofErr w:type="spellStart"/>
            <w:r w:rsidRPr="007A4C93">
              <w:rPr>
                <w:rFonts w:ascii="Lucida Console" w:eastAsia="Times New Roman" w:hAnsi="Lucida Console" w:cs="Calibri"/>
                <w:color w:val="000000"/>
                <w:sz w:val="12"/>
                <w:szCs w:val="12"/>
              </w:rPr>
              <w:t>PolicySet</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IfAlias</w:t>
            </w:r>
            <w:proofErr w:type="spellEnd"/>
            <w:r w:rsidRPr="007A4C93">
              <w:rPr>
                <w:rFonts w:ascii="Lucida Console" w:eastAsia="Times New Roman" w:hAnsi="Lucida Console" w:cs="Calibri"/>
                <w:color w:val="000000"/>
                <w:sz w:val="12"/>
                <w:szCs w:val="12"/>
              </w:rPr>
              <w:t xml:space="preserve">             </w:t>
            </w:r>
          </w:p>
          <w:p w14:paraId="4AA40F57" w14:textId="77777777" w:rsidR="00652CF8" w:rsidRPr="007A4C93" w:rsidRDefault="00652CF8" w:rsidP="00652CF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 -------             </w:t>
            </w:r>
          </w:p>
          <w:p w14:paraId="12ED539A" w14:textId="77777777" w:rsidR="00652CF8" w:rsidRPr="007A4C93" w:rsidRDefault="00652CF8" w:rsidP="00652CF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SMB                       </w:t>
            </w:r>
            <w:r w:rsidRPr="007A4C93">
              <w:rPr>
                <w:rFonts w:ascii="Lucida Console" w:eastAsia="Times New Roman" w:hAnsi="Lucida Console" w:cs="Calibri"/>
                <w:color w:val="000000"/>
                <w:sz w:val="12"/>
                <w:szCs w:val="12"/>
                <w:highlight w:val="yellow"/>
              </w:rPr>
              <w:t>ETS</w:t>
            </w:r>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50</w:t>
            </w:r>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3</w:t>
            </w:r>
            <w:r w:rsidRPr="007A4C93">
              <w:rPr>
                <w:rFonts w:ascii="Lucida Console" w:eastAsia="Times New Roman" w:hAnsi="Lucida Console" w:cs="Calibri"/>
                <w:color w:val="000000"/>
                <w:sz w:val="12"/>
                <w:szCs w:val="12"/>
              </w:rPr>
              <w:t xml:space="preserve">                         Global                                       </w:t>
            </w:r>
          </w:p>
          <w:p w14:paraId="35ACEA00"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599DE89" w14:textId="3D8AE4AD" w:rsidR="00652CF8" w:rsidRPr="007A4C93" w:rsidDel="00B371CD" w:rsidRDefault="00652CF8" w:rsidP="00652CF8">
            <w:pPr>
              <w:rPr>
                <w:del w:id="1138" w:author="Brian Leong (Inspur Worldwide Services Ltd)" w:date="2016-10-03T17:19:00Z"/>
                <w:rFonts w:ascii="Lucida Console" w:eastAsia="Times New Roman" w:hAnsi="Lucida Console" w:cs="Calibri"/>
                <w:sz w:val="12"/>
                <w:szCs w:val="12"/>
              </w:rPr>
            </w:pPr>
            <w:del w:id="1139" w:author="Brian Leong (Inspur Worldwide Services Ltd)" w:date="2016-10-03T17:19:00Z">
              <w:r w:rsidRPr="007A4C93" w:rsidDel="00B371CD">
                <w:rPr>
                  <w:rFonts w:ascii="Lucida Console" w:eastAsia="Times New Roman" w:hAnsi="Lucida Console" w:cs="Calibri"/>
                  <w:sz w:val="12"/>
                  <w:szCs w:val="12"/>
                </w:rPr>
                <w:delText> </w:delText>
              </w:r>
            </w:del>
          </w:p>
          <w:p w14:paraId="3AFB141F" w14:textId="32809DEC" w:rsidR="00652CF8" w:rsidRPr="007A4C93" w:rsidDel="00B371CD" w:rsidRDefault="00652CF8" w:rsidP="00652CF8">
            <w:pPr>
              <w:rPr>
                <w:del w:id="1140" w:author="Brian Leong (Inspur Worldwide Services Ltd)" w:date="2016-10-03T17:19:00Z"/>
                <w:rFonts w:ascii="Lucida Console" w:eastAsia="Times New Roman" w:hAnsi="Lucida Console" w:cs="Calibri"/>
                <w:sz w:val="12"/>
                <w:szCs w:val="12"/>
              </w:rPr>
            </w:pPr>
            <w:del w:id="1141" w:author="Brian Leong (Inspur Worldwide Services Ltd)" w:date="2016-10-03T17:19:00Z">
              <w:r w:rsidRPr="007A4C93" w:rsidDel="00B371CD">
                <w:rPr>
                  <w:rFonts w:ascii="Lucida Console" w:eastAsia="Times New Roman" w:hAnsi="Lucida Console" w:cs="Calibri"/>
                  <w:sz w:val="12"/>
                  <w:szCs w:val="12"/>
                </w:rPr>
                <w:delText> </w:delText>
              </w:r>
            </w:del>
          </w:p>
          <w:p w14:paraId="4D3FC7BF" w14:textId="216A231D" w:rsidR="00652CF8" w:rsidRPr="007A4C93" w:rsidRDefault="00652CF8" w:rsidP="00652CF8">
            <w:pPr>
              <w:rPr>
                <w:rFonts w:ascii="Lucida Console" w:eastAsia="Times New Roman" w:hAnsi="Lucida Console" w:cs="Calibri"/>
                <w:color w:val="000000"/>
                <w:sz w:val="12"/>
                <w:szCs w:val="12"/>
              </w:rPr>
            </w:pPr>
            <w:del w:id="1142"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NetQosTrafficClass</w:t>
            </w:r>
            <w:proofErr w:type="spellEnd"/>
            <w:ins w:id="1143" w:author="Omar Cardona" w:date="2016-10-08T18:45:00Z">
              <w:r w:rsidR="00443A92">
                <w:rPr>
                  <w:rFonts w:ascii="Lucida Console" w:eastAsia="Times New Roman" w:hAnsi="Lucida Console" w:cs="Calibri"/>
                  <w:b/>
                  <w:bCs/>
                  <w:color w:val="000000"/>
                  <w:sz w:val="12"/>
                  <w:szCs w:val="12"/>
                </w:rPr>
                <w:t xml:space="preserve"> </w:t>
              </w:r>
              <w:r w:rsidR="00443A92" w:rsidRPr="003573CB">
                <w:rPr>
                  <w:rFonts w:ascii="Lucida Console" w:eastAsia="Times New Roman" w:hAnsi="Lucida Console" w:cs="Calibri"/>
                  <w:b/>
                  <w:color w:val="000000"/>
                  <w:sz w:val="12"/>
                  <w:szCs w:val="12"/>
                </w:rPr>
                <w:t>| ft -</w:t>
              </w:r>
              <w:proofErr w:type="spellStart"/>
              <w:r w:rsidR="00443A92" w:rsidRPr="003573CB">
                <w:rPr>
                  <w:rFonts w:ascii="Lucida Console" w:eastAsia="Times New Roman" w:hAnsi="Lucida Console" w:cs="Calibri"/>
                  <w:b/>
                  <w:color w:val="000000"/>
                  <w:sz w:val="12"/>
                  <w:szCs w:val="12"/>
                </w:rPr>
                <w:t>AutoSize</w:t>
              </w:r>
            </w:ins>
            <w:proofErr w:type="spellEnd"/>
          </w:p>
          <w:p w14:paraId="22DEC61A"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AA54BE6" w14:textId="77777777" w:rsidR="00702DE8" w:rsidRPr="00B371CD" w:rsidRDefault="00702DE8" w:rsidP="00702DE8">
            <w:pPr>
              <w:rPr>
                <w:ins w:id="1144" w:author="Omar Cardona" w:date="2016-10-08T18:49:00Z"/>
                <w:rFonts w:ascii="Lucida Console" w:eastAsia="Times New Roman" w:hAnsi="Lucida Console" w:cs="Calibri"/>
                <w:color w:val="000000"/>
                <w:sz w:val="12"/>
                <w:szCs w:val="12"/>
              </w:rPr>
            </w:pPr>
            <w:ins w:id="1145" w:author="Omar Cardona" w:date="2016-10-08T18:49:00Z">
              <w:r w:rsidRPr="00B371CD">
                <w:rPr>
                  <w:rFonts w:ascii="Lucida Console" w:eastAsia="Times New Roman" w:hAnsi="Lucida Console" w:cs="Calibri"/>
                  <w:color w:val="000000"/>
                  <w:sz w:val="12"/>
                  <w:szCs w:val="12"/>
                </w:rPr>
                <w:t xml:space="preserve">Name      Algorithm </w:t>
              </w:r>
              <w:proofErr w:type="gramStart"/>
              <w:r w:rsidRPr="00B371CD">
                <w:rPr>
                  <w:rFonts w:ascii="Lucida Console" w:eastAsia="Times New Roman" w:hAnsi="Lucida Console" w:cs="Calibri"/>
                  <w:color w:val="000000"/>
                  <w:sz w:val="12"/>
                  <w:szCs w:val="12"/>
                </w:rPr>
                <w:t>Bandwidth(</w:t>
              </w:r>
              <w:proofErr w:type="gramEnd"/>
              <w:r w:rsidRPr="00B371CD">
                <w:rPr>
                  <w:rFonts w:ascii="Lucida Console" w:eastAsia="Times New Roman" w:hAnsi="Lucida Console" w:cs="Calibri"/>
                  <w:color w:val="000000"/>
                  <w:sz w:val="12"/>
                  <w:szCs w:val="12"/>
                </w:rPr>
                <w:t xml:space="preserve">%) Priority </w:t>
              </w:r>
              <w:proofErr w:type="spellStart"/>
              <w:r w:rsidRPr="00B371CD">
                <w:rPr>
                  <w:rFonts w:ascii="Lucida Console" w:eastAsia="Times New Roman" w:hAnsi="Lucida Console" w:cs="Calibri"/>
                  <w:color w:val="000000"/>
                  <w:sz w:val="12"/>
                  <w:szCs w:val="12"/>
                </w:rPr>
                <w:t>PolicySet</w:t>
              </w:r>
              <w:proofErr w:type="spellEnd"/>
              <w:r w:rsidRPr="00B371CD">
                <w:rPr>
                  <w:rFonts w:ascii="Lucida Console" w:eastAsia="Times New Roman" w:hAnsi="Lucida Console" w:cs="Calibri"/>
                  <w:color w:val="000000"/>
                  <w:sz w:val="12"/>
                  <w:szCs w:val="12"/>
                </w:rPr>
                <w:t xml:space="preserve"> </w:t>
              </w:r>
              <w:proofErr w:type="spellStart"/>
              <w:r w:rsidRPr="00B371CD">
                <w:rPr>
                  <w:rFonts w:ascii="Lucida Console" w:eastAsia="Times New Roman" w:hAnsi="Lucida Console" w:cs="Calibri"/>
                  <w:color w:val="000000"/>
                  <w:sz w:val="12"/>
                  <w:szCs w:val="12"/>
                </w:rPr>
                <w:t>IfIndex</w:t>
              </w:r>
              <w:proofErr w:type="spellEnd"/>
              <w:r w:rsidRPr="00B371CD">
                <w:rPr>
                  <w:rFonts w:ascii="Lucida Console" w:eastAsia="Times New Roman" w:hAnsi="Lucida Console" w:cs="Calibri"/>
                  <w:color w:val="000000"/>
                  <w:sz w:val="12"/>
                  <w:szCs w:val="12"/>
                </w:rPr>
                <w:t xml:space="preserve"> </w:t>
              </w:r>
              <w:proofErr w:type="spellStart"/>
              <w:r w:rsidRPr="00B371CD">
                <w:rPr>
                  <w:rFonts w:ascii="Lucida Console" w:eastAsia="Times New Roman" w:hAnsi="Lucida Console" w:cs="Calibri"/>
                  <w:color w:val="000000"/>
                  <w:sz w:val="12"/>
                  <w:szCs w:val="12"/>
                </w:rPr>
                <w:t>IfAlias</w:t>
              </w:r>
              <w:proofErr w:type="spellEnd"/>
            </w:ins>
          </w:p>
          <w:p w14:paraId="425D9078" w14:textId="77777777" w:rsidR="00702DE8" w:rsidRPr="00B371CD" w:rsidRDefault="00702DE8" w:rsidP="00702DE8">
            <w:pPr>
              <w:rPr>
                <w:ins w:id="1146" w:author="Omar Cardona" w:date="2016-10-08T18:49:00Z"/>
                <w:rFonts w:ascii="Lucida Console" w:eastAsia="Times New Roman" w:hAnsi="Lucida Console" w:cs="Calibri"/>
                <w:color w:val="000000"/>
                <w:sz w:val="12"/>
                <w:szCs w:val="12"/>
              </w:rPr>
            </w:pPr>
            <w:ins w:id="1147" w:author="Omar Cardona" w:date="2016-10-08T18:49:00Z">
              <w:r w:rsidRPr="00B371CD">
                <w:rPr>
                  <w:rFonts w:ascii="Lucida Console" w:eastAsia="Times New Roman" w:hAnsi="Lucida Console" w:cs="Calibri"/>
                  <w:color w:val="000000"/>
                  <w:sz w:val="12"/>
                  <w:szCs w:val="12"/>
                </w:rPr>
                <w:t>----      --------- ------------ -------- --------- ------- -------</w:t>
              </w:r>
            </w:ins>
          </w:p>
          <w:p w14:paraId="1A7C243D" w14:textId="77777777" w:rsidR="00702DE8" w:rsidRPr="00B371CD" w:rsidRDefault="00702DE8" w:rsidP="00702DE8">
            <w:pPr>
              <w:rPr>
                <w:ins w:id="1148" w:author="Omar Cardona" w:date="2016-10-08T18:49:00Z"/>
                <w:rFonts w:ascii="Lucida Console" w:eastAsia="Times New Roman" w:hAnsi="Lucida Console" w:cs="Calibri"/>
                <w:color w:val="000000"/>
                <w:sz w:val="12"/>
                <w:szCs w:val="12"/>
              </w:rPr>
            </w:pPr>
            <w:ins w:id="1149" w:author="Omar Cardona" w:date="2016-10-08T18:49:00Z">
              <w:r w:rsidRPr="00B371CD">
                <w:rPr>
                  <w:rFonts w:ascii="Lucida Console" w:eastAsia="Times New Roman" w:hAnsi="Lucida Console" w:cs="Calibri"/>
                  <w:color w:val="000000"/>
                  <w:sz w:val="12"/>
                  <w:szCs w:val="12"/>
                </w:rPr>
                <w:t>[Default] ETS       50           0-2,4-</w:t>
              </w:r>
              <w:proofErr w:type="gramStart"/>
              <w:r w:rsidRPr="00B371CD">
                <w:rPr>
                  <w:rFonts w:ascii="Lucida Console" w:eastAsia="Times New Roman" w:hAnsi="Lucida Console" w:cs="Calibri"/>
                  <w:color w:val="000000"/>
                  <w:sz w:val="12"/>
                  <w:szCs w:val="12"/>
                </w:rPr>
                <w:t>7  Global</w:t>
              </w:r>
              <w:proofErr w:type="gramEnd"/>
            </w:ins>
          </w:p>
          <w:p w14:paraId="57629382" w14:textId="2786E711" w:rsidR="00652CF8" w:rsidRPr="007A4C93" w:rsidDel="00702DE8" w:rsidRDefault="00702DE8" w:rsidP="00702DE8">
            <w:pPr>
              <w:rPr>
                <w:del w:id="1150" w:author="Omar Cardona" w:date="2016-10-08T18:49:00Z"/>
                <w:rFonts w:ascii="Lucida Console" w:eastAsia="Times New Roman" w:hAnsi="Lucida Console" w:cs="Calibri"/>
                <w:color w:val="000000"/>
                <w:sz w:val="12"/>
                <w:szCs w:val="12"/>
              </w:rPr>
            </w:pPr>
            <w:ins w:id="1151" w:author="Omar Cardona" w:date="2016-10-08T18:49:00Z">
              <w:r w:rsidRPr="00B371CD">
                <w:rPr>
                  <w:rFonts w:ascii="Lucida Console" w:eastAsia="Times New Roman" w:hAnsi="Lucida Console" w:cs="Calibri"/>
                  <w:color w:val="000000"/>
                  <w:sz w:val="12"/>
                  <w:szCs w:val="12"/>
                </w:rPr>
                <w:t xml:space="preserve">SMB       </w:t>
              </w:r>
              <w:r w:rsidRPr="003573CB">
                <w:rPr>
                  <w:rFonts w:ascii="Lucida Console" w:eastAsia="Times New Roman" w:hAnsi="Lucida Console" w:cs="Calibri"/>
                  <w:color w:val="000000"/>
                  <w:sz w:val="12"/>
                  <w:szCs w:val="12"/>
                  <w:highlight w:val="yellow"/>
                </w:rPr>
                <w:t>ETS</w:t>
              </w:r>
              <w:r w:rsidRPr="006A18B2">
                <w:rPr>
                  <w:rFonts w:ascii="Lucida Console" w:eastAsia="Times New Roman" w:hAnsi="Lucida Console" w:cs="Calibri"/>
                  <w:color w:val="000000"/>
                  <w:sz w:val="12"/>
                  <w:szCs w:val="12"/>
                </w:rPr>
                <w:t xml:space="preserve">       </w:t>
              </w:r>
              <w:r w:rsidRPr="003573CB">
                <w:rPr>
                  <w:rFonts w:ascii="Lucida Console" w:eastAsia="Times New Roman" w:hAnsi="Lucida Console" w:cs="Calibri"/>
                  <w:color w:val="000000"/>
                  <w:sz w:val="12"/>
                  <w:szCs w:val="12"/>
                  <w:highlight w:val="yellow"/>
                </w:rPr>
                <w:t>50</w:t>
              </w:r>
              <w:r w:rsidRPr="006A18B2">
                <w:rPr>
                  <w:rFonts w:ascii="Lucida Console" w:eastAsia="Times New Roman" w:hAnsi="Lucida Console" w:cs="Calibri"/>
                  <w:color w:val="000000"/>
                  <w:sz w:val="12"/>
                  <w:szCs w:val="12"/>
                </w:rPr>
                <w:t xml:space="preserve">           </w:t>
              </w:r>
              <w:r w:rsidRPr="003573CB">
                <w:rPr>
                  <w:rFonts w:ascii="Lucida Console" w:eastAsia="Times New Roman" w:hAnsi="Lucida Console" w:cs="Calibri"/>
                  <w:color w:val="000000"/>
                  <w:sz w:val="12"/>
                  <w:szCs w:val="12"/>
                  <w:highlight w:val="yellow"/>
                </w:rPr>
                <w:t>3</w:t>
              </w:r>
              <w:r w:rsidRPr="00B371CD">
                <w:rPr>
                  <w:rFonts w:ascii="Lucida Console" w:eastAsia="Times New Roman" w:hAnsi="Lucida Console" w:cs="Calibri"/>
                  <w:color w:val="000000"/>
                  <w:sz w:val="12"/>
                  <w:szCs w:val="12"/>
                </w:rPr>
                <w:t xml:space="preserve">        Global</w:t>
              </w:r>
            </w:ins>
            <w:del w:id="1152" w:author="Omar Cardona" w:date="2016-10-08T18:49:00Z">
              <w:r w:rsidR="00652CF8" w:rsidRPr="007A4C93" w:rsidDel="00702DE8">
                <w:rPr>
                  <w:rFonts w:ascii="Lucida Console" w:eastAsia="Times New Roman" w:hAnsi="Lucida Console" w:cs="Calibri"/>
                  <w:color w:val="000000"/>
                  <w:sz w:val="12"/>
                  <w:szCs w:val="12"/>
                </w:rPr>
                <w:delText xml:space="preserve">Name                      Algorithm Bandwidth(%) Priority                  PolicySet        IfIndex IfAlias             </w:delText>
              </w:r>
            </w:del>
          </w:p>
          <w:p w14:paraId="7BC1C7AD" w14:textId="0A41F3D1" w:rsidR="00652CF8" w:rsidRPr="007A4C93" w:rsidDel="00702DE8" w:rsidRDefault="00652CF8" w:rsidP="00652CF8">
            <w:pPr>
              <w:rPr>
                <w:del w:id="1153" w:author="Omar Cardona" w:date="2016-10-08T18:49:00Z"/>
                <w:rFonts w:ascii="Lucida Console" w:eastAsia="Times New Roman" w:hAnsi="Lucida Console" w:cs="Calibri"/>
                <w:color w:val="000000"/>
                <w:sz w:val="12"/>
                <w:szCs w:val="12"/>
              </w:rPr>
            </w:pPr>
            <w:del w:id="1154" w:author="Omar Cardona" w:date="2016-10-08T18:49:00Z">
              <w:r w:rsidRPr="007A4C93" w:rsidDel="00702DE8">
                <w:rPr>
                  <w:rFonts w:ascii="Lucida Console" w:eastAsia="Times New Roman" w:hAnsi="Lucida Console" w:cs="Calibri"/>
                  <w:color w:val="000000"/>
                  <w:sz w:val="12"/>
                  <w:szCs w:val="12"/>
                </w:rPr>
                <w:delText xml:space="preserve">----                      --------- ------------ --------                  ---------        ------- -------             </w:delText>
              </w:r>
            </w:del>
          </w:p>
          <w:p w14:paraId="541635CD" w14:textId="0BDC160E" w:rsidR="00652CF8" w:rsidRPr="007A4C93" w:rsidDel="00702DE8" w:rsidRDefault="00652CF8" w:rsidP="00652CF8">
            <w:pPr>
              <w:rPr>
                <w:del w:id="1155" w:author="Omar Cardona" w:date="2016-10-08T18:49:00Z"/>
                <w:rFonts w:ascii="Lucida Console" w:eastAsia="Times New Roman" w:hAnsi="Lucida Console" w:cs="Calibri"/>
                <w:color w:val="000000"/>
                <w:sz w:val="12"/>
                <w:szCs w:val="12"/>
              </w:rPr>
            </w:pPr>
            <w:del w:id="1156" w:author="Omar Cardona" w:date="2016-10-08T18:49:00Z">
              <w:r w:rsidRPr="007A4C93" w:rsidDel="00702DE8">
                <w:rPr>
                  <w:rFonts w:ascii="Lucida Console" w:eastAsia="Times New Roman" w:hAnsi="Lucida Console" w:cs="Calibri"/>
                  <w:color w:val="000000"/>
                  <w:sz w:val="12"/>
                  <w:szCs w:val="12"/>
                </w:rPr>
                <w:delText xml:space="preserve">[Default]                 ETS       50           0-2,4-7                   Global                                       </w:delText>
              </w:r>
            </w:del>
          </w:p>
          <w:p w14:paraId="731AE059" w14:textId="008A7A3A" w:rsidR="00652CF8" w:rsidDel="00443A92" w:rsidRDefault="00652CF8" w:rsidP="00652CF8">
            <w:pPr>
              <w:rPr>
                <w:ins w:id="1157" w:author="Brian Leong (Inspur Worldwide Services Ltd)" w:date="2016-10-03T17:19:00Z"/>
                <w:del w:id="1158" w:author="Omar Cardona" w:date="2016-10-08T18:45:00Z"/>
                <w:rFonts w:ascii="Lucida Console" w:eastAsia="Times New Roman" w:hAnsi="Lucida Console" w:cs="Calibri"/>
                <w:color w:val="000000"/>
                <w:sz w:val="12"/>
                <w:szCs w:val="12"/>
              </w:rPr>
            </w:pPr>
            <w:del w:id="1159" w:author="Omar Cardona" w:date="2016-10-08T18:49:00Z">
              <w:r w:rsidRPr="007A4C93" w:rsidDel="00702DE8">
                <w:rPr>
                  <w:rFonts w:ascii="Lucida Console" w:eastAsia="Times New Roman" w:hAnsi="Lucida Console" w:cs="Calibri"/>
                  <w:color w:val="000000"/>
                  <w:sz w:val="12"/>
                  <w:szCs w:val="12"/>
                </w:rPr>
                <w:delText xml:space="preserve">SMB                       </w:delText>
              </w:r>
              <w:r w:rsidRPr="007A4C93" w:rsidDel="00702DE8">
                <w:rPr>
                  <w:rFonts w:ascii="Lucida Console" w:eastAsia="Times New Roman" w:hAnsi="Lucida Console" w:cs="Calibri"/>
                  <w:color w:val="000000"/>
                  <w:sz w:val="12"/>
                  <w:szCs w:val="12"/>
                  <w:highlight w:val="yellow"/>
                </w:rPr>
                <w:delText>ETS</w:delText>
              </w:r>
              <w:r w:rsidRPr="007A4C93" w:rsidDel="00702DE8">
                <w:rPr>
                  <w:rFonts w:ascii="Lucida Console" w:eastAsia="Times New Roman" w:hAnsi="Lucida Console" w:cs="Calibri"/>
                  <w:color w:val="000000"/>
                  <w:sz w:val="12"/>
                  <w:szCs w:val="12"/>
                </w:rPr>
                <w:delText xml:space="preserve">       </w:delText>
              </w:r>
              <w:r w:rsidRPr="007A4C93" w:rsidDel="00702DE8">
                <w:rPr>
                  <w:rFonts w:ascii="Lucida Console" w:eastAsia="Times New Roman" w:hAnsi="Lucida Console" w:cs="Calibri"/>
                  <w:color w:val="000000"/>
                  <w:sz w:val="12"/>
                  <w:szCs w:val="12"/>
                  <w:highlight w:val="yellow"/>
                </w:rPr>
                <w:delText>50</w:delText>
              </w:r>
              <w:r w:rsidRPr="007A4C93" w:rsidDel="00702DE8">
                <w:rPr>
                  <w:rFonts w:ascii="Lucida Console" w:eastAsia="Times New Roman" w:hAnsi="Lucida Console" w:cs="Calibri"/>
                  <w:color w:val="000000"/>
                  <w:sz w:val="12"/>
                  <w:szCs w:val="12"/>
                </w:rPr>
                <w:delText xml:space="preserve">           </w:delText>
              </w:r>
              <w:r w:rsidRPr="007A4C93" w:rsidDel="00702DE8">
                <w:rPr>
                  <w:rFonts w:ascii="Lucida Console" w:eastAsia="Times New Roman" w:hAnsi="Lucida Console" w:cs="Calibri"/>
                  <w:color w:val="000000"/>
                  <w:sz w:val="12"/>
                  <w:szCs w:val="12"/>
                  <w:highlight w:val="yellow"/>
                </w:rPr>
                <w:delText>3</w:delText>
              </w:r>
              <w:r w:rsidRPr="007A4C93" w:rsidDel="00702DE8">
                <w:rPr>
                  <w:rFonts w:ascii="Lucida Console" w:eastAsia="Times New Roman" w:hAnsi="Lucida Console" w:cs="Calibri"/>
                  <w:color w:val="000000"/>
                  <w:sz w:val="12"/>
                  <w:szCs w:val="12"/>
                </w:rPr>
                <w:delText xml:space="preserve">                         Global    </w:delText>
              </w:r>
            </w:del>
          </w:p>
          <w:p w14:paraId="5D7689F5" w14:textId="27976C9F" w:rsidR="00B371CD" w:rsidDel="00443A92" w:rsidRDefault="00B371CD" w:rsidP="00652CF8">
            <w:pPr>
              <w:rPr>
                <w:ins w:id="1160" w:author="Brian Leong (Inspur Worldwide Services Ltd)" w:date="2016-10-03T17:19:00Z"/>
                <w:del w:id="1161" w:author="Omar Cardona" w:date="2016-10-08T18:45:00Z"/>
                <w:rFonts w:ascii="Lucida Console" w:eastAsia="Times New Roman" w:hAnsi="Lucida Console" w:cs="Calibri"/>
                <w:color w:val="000000"/>
                <w:sz w:val="12"/>
                <w:szCs w:val="12"/>
              </w:rPr>
            </w:pPr>
          </w:p>
          <w:p w14:paraId="772EE9D3" w14:textId="5B7FA337" w:rsidR="00B371CD" w:rsidRPr="007A4C93" w:rsidDel="00702DE8" w:rsidRDefault="00B371CD" w:rsidP="00652CF8">
            <w:pPr>
              <w:rPr>
                <w:del w:id="1162" w:author="Omar Cardona" w:date="2016-10-08T18:49:00Z"/>
                <w:rFonts w:ascii="Lucida Console" w:eastAsia="Times New Roman" w:hAnsi="Lucida Console" w:cs="Calibri"/>
                <w:color w:val="000000"/>
                <w:sz w:val="12"/>
                <w:szCs w:val="12"/>
              </w:rPr>
            </w:pPr>
          </w:p>
          <w:p w14:paraId="3190AB86" w14:textId="77777777" w:rsidR="00294D47" w:rsidRDefault="00294D47" w:rsidP="00294D47">
            <w:pPr>
              <w:rPr>
                <w:ins w:id="1163" w:author="Omar Cardona" w:date="2016-10-08T18:49:00Z"/>
                <w:rFonts w:ascii="Lucida Console" w:hAnsi="Lucida Console"/>
                <w:sz w:val="12"/>
                <w:szCs w:val="12"/>
              </w:rPr>
            </w:pPr>
          </w:p>
          <w:p w14:paraId="691D9F3B" w14:textId="7D5B45C6" w:rsidR="00702DE8" w:rsidRPr="007A4C93" w:rsidRDefault="00702DE8" w:rsidP="00294D47">
            <w:pPr>
              <w:rPr>
                <w:rFonts w:ascii="Lucida Console" w:hAnsi="Lucida Console"/>
                <w:sz w:val="12"/>
                <w:szCs w:val="12"/>
              </w:rPr>
            </w:pPr>
          </w:p>
        </w:tc>
      </w:tr>
      <w:tr w:rsidR="00633605" w:rsidRPr="007A4C93" w14:paraId="77C54E26" w14:textId="77777777" w:rsidTr="00633605">
        <w:tc>
          <w:tcPr>
            <w:tcW w:w="529" w:type="dxa"/>
          </w:tcPr>
          <w:p w14:paraId="7B05E014" w14:textId="6D5A9440" w:rsidR="00633605" w:rsidRPr="0089408C" w:rsidRDefault="0089408C" w:rsidP="00294D47">
            <w:pPr>
              <w:rPr>
                <w:rFonts w:ascii="Lucida Console" w:hAnsi="Lucida Console"/>
                <w:b/>
                <w:sz w:val="12"/>
                <w:szCs w:val="12"/>
                <w:rPrChange w:id="1164" w:author="Omar Cardona" w:date="2016-10-08T21:52:00Z">
                  <w:rPr>
                    <w:rFonts w:ascii="Lucida Console" w:hAnsi="Lucida Console"/>
                    <w:sz w:val="12"/>
                    <w:szCs w:val="12"/>
                  </w:rPr>
                </w:rPrChange>
              </w:rPr>
            </w:pPr>
            <w:ins w:id="1165" w:author="Omar Cardona" w:date="2016-10-08T21:52:00Z">
              <w:r w:rsidRPr="0089408C">
                <w:rPr>
                  <w:rFonts w:ascii="Lucida Console" w:hAnsi="Lucida Console"/>
                  <w:b/>
                  <w:sz w:val="12"/>
                  <w:szCs w:val="12"/>
                  <w:rPrChange w:id="1166" w:author="Omar Cardona" w:date="2016-10-08T21:52:00Z">
                    <w:rPr>
                      <w:rFonts w:ascii="Lucida Console" w:hAnsi="Lucida Console"/>
                      <w:sz w:val="12"/>
                      <w:szCs w:val="12"/>
                    </w:rPr>
                  </w:rPrChange>
                </w:rPr>
                <w:t>10</w:t>
              </w:r>
            </w:ins>
          </w:p>
        </w:tc>
        <w:tc>
          <w:tcPr>
            <w:tcW w:w="434" w:type="dxa"/>
            <w:shd w:val="clear" w:color="auto" w:fill="auto"/>
          </w:tcPr>
          <w:p w14:paraId="2B7257D4" w14:textId="77777777" w:rsidR="00633605" w:rsidRPr="007A4C93" w:rsidRDefault="00633605" w:rsidP="00294D47">
            <w:pPr>
              <w:rPr>
                <w:rFonts w:ascii="Lucida Console" w:hAnsi="Lucida Console"/>
                <w:sz w:val="12"/>
                <w:szCs w:val="12"/>
              </w:rPr>
            </w:pPr>
          </w:p>
        </w:tc>
        <w:tc>
          <w:tcPr>
            <w:tcW w:w="434" w:type="dxa"/>
            <w:shd w:val="clear" w:color="auto" w:fill="00B0F0"/>
          </w:tcPr>
          <w:p w14:paraId="5CA01D88" w14:textId="77777777" w:rsidR="00633605" w:rsidRPr="007A4C93" w:rsidRDefault="00633605" w:rsidP="00294D47">
            <w:pPr>
              <w:rPr>
                <w:rFonts w:ascii="Lucida Console" w:hAnsi="Lucida Console"/>
                <w:sz w:val="12"/>
                <w:szCs w:val="12"/>
              </w:rPr>
            </w:pPr>
          </w:p>
        </w:tc>
        <w:tc>
          <w:tcPr>
            <w:tcW w:w="9393" w:type="dxa"/>
          </w:tcPr>
          <w:p w14:paraId="0E99D4E2" w14:textId="55DF319F" w:rsidR="00633605" w:rsidRPr="009903E3" w:rsidRDefault="00633605" w:rsidP="00633605">
            <w:pPr>
              <w:spacing w:before="100"/>
              <w:rPr>
                <w:rFonts w:ascii="Lucida Console" w:eastAsia="Times New Roman" w:hAnsi="Lucida Console" w:cs="Calibri"/>
                <w:color w:val="000000" w:themeColor="text1"/>
                <w:sz w:val="12"/>
                <w:szCs w:val="12"/>
                <w:rPrChange w:id="1167" w:author="Omar Cardona" w:date="2016-11-21T23:44: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168" w:author="Omar Cardona" w:date="2016-11-21T23:44:00Z">
                  <w:rPr>
                    <w:rFonts w:ascii="Lucida Console" w:eastAsia="Times New Roman" w:hAnsi="Lucida Console" w:cs="Calibri"/>
                    <w:color w:val="009900"/>
                    <w:sz w:val="12"/>
                    <w:szCs w:val="12"/>
                  </w:rPr>
                </w:rPrChange>
              </w:rPr>
              <w:t>OPTIONAL</w:t>
            </w:r>
          </w:p>
          <w:p w14:paraId="35E56401" w14:textId="77777777" w:rsidR="009903E3" w:rsidRDefault="00633605">
            <w:pPr>
              <w:rPr>
                <w:ins w:id="1169" w:author="Omar Cardona" w:date="2016-11-21T23:43:00Z"/>
                <w:rFonts w:ascii="Lucida Console" w:eastAsia="Times New Roman" w:hAnsi="Lucida Console" w:cs="Calibri"/>
                <w:color w:val="7030A0"/>
                <w:sz w:val="12"/>
                <w:szCs w:val="12"/>
                <w:highlight w:val="red"/>
              </w:rPr>
              <w:pPrChange w:id="1170" w:author="Brian Leong (Inspur Worldwide Services Ltd)" w:date="2016-10-03T17:31:00Z">
                <w:pPr>
                  <w:spacing w:before="100"/>
                </w:pPr>
              </w:pPrChange>
            </w:pPr>
            <w:r w:rsidRPr="009903E3">
              <w:rPr>
                <w:rFonts w:ascii="Lucida Console" w:eastAsia="Times New Roman" w:hAnsi="Lucida Console" w:cs="Calibri"/>
                <w:color w:val="000000" w:themeColor="text1"/>
                <w:sz w:val="12"/>
                <w:szCs w:val="12"/>
                <w:rPrChange w:id="1171" w:author="Omar Cardona" w:date="2016-11-21T23:43:00Z">
                  <w:rPr>
                    <w:rFonts w:ascii="Lucida Console" w:eastAsia="Times New Roman" w:hAnsi="Lucida Console" w:cs="Calibri"/>
                    <w:color w:val="009900"/>
                    <w:sz w:val="12"/>
                    <w:szCs w:val="12"/>
                  </w:rPr>
                </w:rPrChange>
              </w:rPr>
              <w:t xml:space="preserve"># Create </w:t>
            </w:r>
            <w:del w:id="1172" w:author="Brian Leong (Inspur Worldwide Services Ltd)" w:date="2016-10-03T17:24:00Z">
              <w:r w:rsidRPr="009903E3" w:rsidDel="003D155F">
                <w:rPr>
                  <w:rFonts w:ascii="Lucida Console" w:eastAsia="Times New Roman" w:hAnsi="Lucida Console" w:cs="Calibri"/>
                  <w:color w:val="000000" w:themeColor="text1"/>
                  <w:sz w:val="12"/>
                  <w:szCs w:val="12"/>
                  <w:rPrChange w:id="1173" w:author="Omar Cardona" w:date="2016-11-21T23:43:00Z">
                    <w:rPr>
                      <w:rFonts w:ascii="Lucida Console" w:eastAsia="Times New Roman" w:hAnsi="Lucida Console" w:cs="Calibri"/>
                      <w:color w:val="009900"/>
                      <w:sz w:val="12"/>
                      <w:szCs w:val="12"/>
                    </w:rPr>
                  </w:rPrChange>
                </w:rPr>
                <w:delText xml:space="preserve">2 </w:delText>
              </w:r>
            </w:del>
            <w:ins w:id="1174" w:author="Brian Leong (Inspur Worldwide Services Ltd)" w:date="2016-10-03T17:24:00Z">
              <w:r w:rsidR="003D155F" w:rsidRPr="009903E3">
                <w:rPr>
                  <w:rFonts w:ascii="Lucida Console" w:eastAsia="Times New Roman" w:hAnsi="Lucida Console" w:cs="Calibri"/>
                  <w:color w:val="000000" w:themeColor="text1"/>
                  <w:sz w:val="12"/>
                  <w:szCs w:val="12"/>
                  <w:rPrChange w:id="1175" w:author="Omar Cardona" w:date="2016-11-21T23:43:00Z">
                    <w:rPr>
                      <w:rFonts w:ascii="Lucida Console" w:eastAsia="Times New Roman" w:hAnsi="Lucida Console" w:cs="Calibri"/>
                      <w:color w:val="009900"/>
                      <w:sz w:val="12"/>
                      <w:szCs w:val="12"/>
                    </w:rPr>
                  </w:rPrChange>
                </w:rPr>
                <w:t xml:space="preserve">two </w:t>
              </w:r>
            </w:ins>
            <w:r w:rsidRPr="009903E3">
              <w:rPr>
                <w:rFonts w:ascii="Lucida Console" w:eastAsia="Times New Roman" w:hAnsi="Lucida Console" w:cs="Calibri"/>
                <w:color w:val="000000" w:themeColor="text1"/>
                <w:sz w:val="12"/>
                <w:szCs w:val="12"/>
                <w:rPrChange w:id="1176" w:author="Omar Cardona" w:date="2016-11-21T23:43:00Z">
                  <w:rPr>
                    <w:rFonts w:ascii="Lucida Console" w:eastAsia="Times New Roman" w:hAnsi="Lucida Console" w:cs="Calibri"/>
                    <w:color w:val="009900"/>
                    <w:sz w:val="12"/>
                    <w:szCs w:val="12"/>
                  </w:rPr>
                </w:rPrChange>
              </w:rPr>
              <w:t>more traffic classes for tenant IP traffic</w:t>
            </w:r>
            <w:del w:id="1177" w:author="Brian Leong (Inspur Worldwide Services Ltd)" w:date="2016-10-03T17:25:00Z">
              <w:r w:rsidRPr="009903E3" w:rsidDel="003D155F">
                <w:rPr>
                  <w:rFonts w:ascii="Lucida Console" w:eastAsia="Times New Roman" w:hAnsi="Lucida Console" w:cs="Calibri"/>
                  <w:color w:val="000000" w:themeColor="text1"/>
                  <w:sz w:val="12"/>
                  <w:szCs w:val="12"/>
                  <w:rPrChange w:id="1178" w:author="Omar Cardona" w:date="2016-11-21T23:43:00Z">
                    <w:rPr>
                      <w:rFonts w:ascii="Lucida Console" w:eastAsia="Times New Roman" w:hAnsi="Lucida Console" w:cs="Calibri"/>
                      <w:color w:val="009900"/>
                      <w:sz w:val="12"/>
                      <w:szCs w:val="12"/>
                    </w:rPr>
                  </w:rPrChange>
                </w:rPr>
                <w:delText>s</w:delText>
              </w:r>
            </w:del>
            <w:r w:rsidRPr="009903E3">
              <w:rPr>
                <w:rFonts w:ascii="Lucida Console" w:eastAsia="Times New Roman" w:hAnsi="Lucida Console" w:cs="Calibri"/>
                <w:color w:val="000000" w:themeColor="text1"/>
                <w:sz w:val="12"/>
                <w:szCs w:val="12"/>
                <w:rPrChange w:id="1179" w:author="Omar Cardona" w:date="2016-11-21T23:43:00Z">
                  <w:rPr>
                    <w:rFonts w:ascii="Lucida Console" w:eastAsia="Times New Roman" w:hAnsi="Lucida Console" w:cs="Calibri"/>
                    <w:color w:val="009900"/>
                    <w:sz w:val="12"/>
                    <w:szCs w:val="12"/>
                  </w:rPr>
                </w:rPrChange>
              </w:rPr>
              <w:t>.  Omit the “IP1” and “IP2” creation if not desired</w:t>
            </w:r>
            <w:ins w:id="1180" w:author="Omar Cardona" w:date="2016-10-08T18:51:00Z">
              <w:r w:rsidR="00702DE8" w:rsidRPr="009903E3">
                <w:rPr>
                  <w:rFonts w:ascii="Lucida Console" w:eastAsia="Times New Roman" w:hAnsi="Lucida Console" w:cs="Calibri"/>
                  <w:color w:val="000000" w:themeColor="text1"/>
                  <w:sz w:val="12"/>
                  <w:szCs w:val="12"/>
                  <w:rPrChange w:id="1181" w:author="Omar Cardona" w:date="2016-11-21T23:43:00Z">
                    <w:rPr>
                      <w:rFonts w:ascii="Lucida Console" w:eastAsia="Times New Roman" w:hAnsi="Lucida Console" w:cs="Calibri"/>
                      <w:color w:val="009900"/>
                      <w:sz w:val="12"/>
                      <w:szCs w:val="12"/>
                    </w:rPr>
                  </w:rPrChange>
                </w:rPr>
                <w:t>.</w:t>
              </w:r>
            </w:ins>
          </w:p>
          <w:p w14:paraId="6ECA9EAC" w14:textId="0FDD3FCD" w:rsidR="00633605" w:rsidRPr="009903E3" w:rsidRDefault="00633605">
            <w:pPr>
              <w:rPr>
                <w:ins w:id="1182" w:author="Brian Leong (Inspur Worldwide Services Ltd)" w:date="2016-10-03T17:31:00Z"/>
                <w:rFonts w:ascii="Lucida Console" w:eastAsia="Times New Roman" w:hAnsi="Lucida Console" w:cs="Calibri"/>
                <w:color w:val="7030A0"/>
                <w:sz w:val="12"/>
                <w:szCs w:val="12"/>
                <w:highlight w:val="red"/>
                <w:rPrChange w:id="1183" w:author="Omar Cardona" w:date="2016-11-21T23:43:00Z">
                  <w:rPr>
                    <w:ins w:id="1184" w:author="Brian Leong (Inspur Worldwide Services Ltd)" w:date="2016-10-03T17:31:00Z"/>
                    <w:rFonts w:ascii="Lucida Console" w:eastAsia="Times New Roman" w:hAnsi="Lucida Console" w:cs="Calibri"/>
                    <w:color w:val="009900"/>
                    <w:sz w:val="12"/>
                    <w:szCs w:val="12"/>
                  </w:rPr>
                </w:rPrChange>
              </w:rPr>
              <w:pPrChange w:id="1185" w:author="Brian Leong (Inspur Worldwide Services Ltd)" w:date="2016-10-03T17:31:00Z">
                <w:pPr>
                  <w:spacing w:before="100"/>
                </w:pPr>
              </w:pPrChange>
            </w:pPr>
            <w:del w:id="1186" w:author="Omar Cardona" w:date="2016-10-08T18:50:00Z">
              <w:r w:rsidRPr="009903E3" w:rsidDel="00702DE8">
                <w:rPr>
                  <w:rFonts w:ascii="Lucida Console" w:eastAsia="Times New Roman" w:hAnsi="Lucida Console" w:cs="Calibri"/>
                  <w:color w:val="7030A0"/>
                  <w:sz w:val="12"/>
                  <w:szCs w:val="12"/>
                  <w:highlight w:val="red"/>
                  <w:rPrChange w:id="1187" w:author="Omar Cardona" w:date="2016-11-21T23:43:00Z">
                    <w:rPr>
                      <w:rFonts w:ascii="Lucida Console" w:eastAsia="Times New Roman" w:hAnsi="Lucida Console" w:cs="Calibri"/>
                      <w:color w:val="009900"/>
                      <w:sz w:val="12"/>
                      <w:szCs w:val="12"/>
                    </w:rPr>
                  </w:rPrChange>
                </w:rPr>
                <w:delText>.</w:delText>
              </w:r>
            </w:del>
          </w:p>
          <w:p w14:paraId="03E2F981" w14:textId="5093BB30" w:rsidR="001242E5" w:rsidRPr="007A4C93" w:rsidDel="00702DE8" w:rsidRDefault="001242E5">
            <w:pPr>
              <w:rPr>
                <w:del w:id="1188" w:author="Omar Cardona" w:date="2016-10-08T18:48:00Z"/>
                <w:rFonts w:ascii="Lucida Console" w:eastAsia="Times New Roman" w:hAnsi="Lucida Console" w:cs="Calibri"/>
                <w:color w:val="00B050"/>
                <w:sz w:val="12"/>
                <w:szCs w:val="12"/>
              </w:rPr>
              <w:pPrChange w:id="1189" w:author="Brian Leong (Inspur Worldwide Services Ltd)" w:date="2016-10-03T17:31:00Z">
                <w:pPr>
                  <w:spacing w:before="100"/>
                </w:pPr>
              </w:pPrChange>
            </w:pPr>
            <w:ins w:id="1190" w:author="Brian Leong (Inspur Worldwide Services Ltd)" w:date="2016-10-03T17:31:00Z">
              <w:del w:id="1191" w:author="Omar Cardona" w:date="2016-10-08T18:48:00Z">
                <w:r w:rsidRPr="00836A5F" w:rsidDel="00702DE8">
                  <w:rPr>
                    <w:rFonts w:ascii="Lucida Console" w:eastAsia="Times New Roman" w:hAnsi="Lucida Console" w:cs="Calibri"/>
                    <w:color w:val="7030A0"/>
                    <w:sz w:val="12"/>
                    <w:szCs w:val="12"/>
                    <w:highlight w:val="red"/>
                    <w:rPrChange w:id="1192" w:author="Omar Cardona" w:date="2016-10-07T20:33:00Z">
                      <w:rPr>
                        <w:rFonts w:ascii="Lucida Console" w:eastAsia="Times New Roman" w:hAnsi="Lucida Console" w:cs="Calibri"/>
                        <w:color w:val="7030A0"/>
                        <w:sz w:val="12"/>
                        <w:szCs w:val="12"/>
                      </w:rPr>
                    </w:rPrChange>
                  </w:rPr>
                  <w:delText>[Brian: OK for dual-port scenario.]</w:delText>
                </w:r>
              </w:del>
            </w:ins>
          </w:p>
          <w:p w14:paraId="65525897" w14:textId="0200F8FB" w:rsidR="00633605" w:rsidRPr="007A4C93" w:rsidDel="001242E5" w:rsidRDefault="00633605" w:rsidP="00633605">
            <w:pPr>
              <w:spacing w:before="100"/>
              <w:rPr>
                <w:del w:id="1193" w:author="Brian Leong (Inspur Worldwide Services Ltd)" w:date="2016-10-03T17:31:00Z"/>
                <w:rFonts w:ascii="Lucida Console" w:eastAsia="Times New Roman" w:hAnsi="Lucida Console" w:cs="Calibri"/>
                <w:color w:val="00B050"/>
                <w:sz w:val="12"/>
                <w:szCs w:val="12"/>
              </w:rPr>
            </w:pPr>
          </w:p>
          <w:p w14:paraId="45AF3280" w14:textId="4E811327" w:rsidR="001242E5" w:rsidDel="00702DE8" w:rsidRDefault="001242E5" w:rsidP="00633605">
            <w:pPr>
              <w:rPr>
                <w:ins w:id="1194" w:author="Brian Leong (Inspur Worldwide Services Ltd)" w:date="2016-10-03T17:31:00Z"/>
                <w:del w:id="1195" w:author="Omar Cardona" w:date="2016-10-08T18:48:00Z"/>
                <w:rFonts w:ascii="Lucida Console" w:eastAsia="Times New Roman" w:hAnsi="Lucida Console" w:cs="Calibri"/>
                <w:color w:val="000000"/>
                <w:sz w:val="12"/>
                <w:szCs w:val="12"/>
              </w:rPr>
            </w:pPr>
          </w:p>
          <w:p w14:paraId="6E361DA0" w14:textId="7FD1D464" w:rsidR="00633605" w:rsidRPr="007A4C93" w:rsidRDefault="00633605" w:rsidP="00633605">
            <w:pPr>
              <w:rPr>
                <w:rFonts w:ascii="Lucida Console" w:eastAsia="Times New Roman" w:hAnsi="Lucida Console" w:cs="Calibri"/>
                <w:color w:val="000000"/>
                <w:sz w:val="12"/>
                <w:szCs w:val="12"/>
              </w:rPr>
            </w:pPr>
            <w:del w:id="1196"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w:t>
            </w:r>
            <w:proofErr w:type="spellStart"/>
            <w:r w:rsidRPr="007A4C93">
              <w:rPr>
                <w:rFonts w:ascii="Lucida Console" w:eastAsia="Times New Roman" w:hAnsi="Lucida Console" w:cs="Calibri"/>
                <w:b/>
                <w:bCs/>
                <w:color w:val="000000"/>
                <w:sz w:val="12"/>
                <w:szCs w:val="12"/>
              </w:rPr>
              <w:t>NetQosTrafficClass</w:t>
            </w:r>
            <w:proofErr w:type="spellEnd"/>
            <w:r w:rsidRPr="007A4C93">
              <w:rPr>
                <w:rFonts w:ascii="Lucida Console" w:eastAsia="Times New Roman" w:hAnsi="Lucida Console" w:cs="Calibri"/>
                <w:b/>
                <w:bCs/>
                <w:color w:val="000000"/>
                <w:sz w:val="12"/>
                <w:szCs w:val="12"/>
              </w:rPr>
              <w:t xml:space="preserve"> "IP1" -Priority 1 -</w:t>
            </w:r>
            <w:proofErr w:type="spellStart"/>
            <w:r w:rsidRPr="007A4C93">
              <w:rPr>
                <w:rFonts w:ascii="Lucida Console" w:eastAsia="Times New Roman" w:hAnsi="Lucida Console" w:cs="Calibri"/>
                <w:b/>
                <w:bCs/>
                <w:color w:val="000000"/>
                <w:sz w:val="12"/>
                <w:szCs w:val="12"/>
              </w:rPr>
              <w:t>bandwidthpercentage</w:t>
            </w:r>
            <w:proofErr w:type="spellEnd"/>
            <w:r w:rsidRPr="007A4C93">
              <w:rPr>
                <w:rFonts w:ascii="Lucida Console" w:eastAsia="Times New Roman" w:hAnsi="Lucida Console" w:cs="Calibri"/>
                <w:b/>
                <w:bCs/>
                <w:color w:val="000000"/>
                <w:sz w:val="12"/>
                <w:szCs w:val="12"/>
              </w:rPr>
              <w:t xml:space="preserve"> 10 -algorithm ETS</w:t>
            </w:r>
          </w:p>
          <w:p w14:paraId="2D1B67C1"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F682EDC"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ADA55EF"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Algorithm </w:t>
            </w:r>
            <w:proofErr w:type="gramStart"/>
            <w:r w:rsidRPr="007A4C93">
              <w:rPr>
                <w:rFonts w:ascii="Lucida Console" w:eastAsia="Times New Roman" w:hAnsi="Lucida Console" w:cs="Calibri"/>
                <w:color w:val="000000"/>
                <w:sz w:val="12"/>
                <w:szCs w:val="12"/>
              </w:rPr>
              <w:t>Bandwidth(</w:t>
            </w:r>
            <w:proofErr w:type="gramEnd"/>
            <w:r w:rsidRPr="007A4C93">
              <w:rPr>
                <w:rFonts w:ascii="Lucida Console" w:eastAsia="Times New Roman" w:hAnsi="Lucida Console" w:cs="Calibri"/>
                <w:color w:val="000000"/>
                <w:sz w:val="12"/>
                <w:szCs w:val="12"/>
              </w:rPr>
              <w:t xml:space="preserve">%) Priority                  </w:t>
            </w:r>
            <w:proofErr w:type="spellStart"/>
            <w:r w:rsidRPr="007A4C93">
              <w:rPr>
                <w:rFonts w:ascii="Lucida Console" w:eastAsia="Times New Roman" w:hAnsi="Lucida Console" w:cs="Calibri"/>
                <w:color w:val="000000"/>
                <w:sz w:val="12"/>
                <w:szCs w:val="12"/>
              </w:rPr>
              <w:t>PolicySet</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IfAlias</w:t>
            </w:r>
            <w:proofErr w:type="spellEnd"/>
            <w:r w:rsidRPr="007A4C93">
              <w:rPr>
                <w:rFonts w:ascii="Lucida Console" w:eastAsia="Times New Roman" w:hAnsi="Lucida Console" w:cs="Calibri"/>
                <w:color w:val="000000"/>
                <w:sz w:val="12"/>
                <w:szCs w:val="12"/>
              </w:rPr>
              <w:t xml:space="preserve">             </w:t>
            </w:r>
          </w:p>
          <w:p w14:paraId="151F8B84"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 -------             </w:t>
            </w:r>
          </w:p>
          <w:p w14:paraId="76380AAF"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IP1                       ETS       10           1                         Global                                       </w:t>
            </w:r>
          </w:p>
          <w:p w14:paraId="5EFEE391"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736D2596"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D47EB9F"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B26FD9E" w14:textId="2FCDFDC2" w:rsidR="00633605" w:rsidRPr="007A4C93" w:rsidRDefault="00633605" w:rsidP="00633605">
            <w:pPr>
              <w:rPr>
                <w:rFonts w:ascii="Lucida Console" w:eastAsia="Times New Roman" w:hAnsi="Lucida Console" w:cs="Calibri"/>
                <w:color w:val="000000"/>
                <w:sz w:val="12"/>
                <w:szCs w:val="12"/>
              </w:rPr>
            </w:pPr>
            <w:del w:id="1197"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w:t>
            </w:r>
            <w:proofErr w:type="spellStart"/>
            <w:r w:rsidRPr="007A4C93">
              <w:rPr>
                <w:rFonts w:ascii="Lucida Console" w:eastAsia="Times New Roman" w:hAnsi="Lucida Console" w:cs="Calibri"/>
                <w:b/>
                <w:bCs/>
                <w:color w:val="000000"/>
                <w:sz w:val="12"/>
                <w:szCs w:val="12"/>
              </w:rPr>
              <w:t>NetQosTrafficClass</w:t>
            </w:r>
            <w:proofErr w:type="spellEnd"/>
            <w:r w:rsidRPr="007A4C93">
              <w:rPr>
                <w:rFonts w:ascii="Lucida Console" w:eastAsia="Times New Roman" w:hAnsi="Lucida Console" w:cs="Calibri"/>
                <w:b/>
                <w:bCs/>
                <w:color w:val="000000"/>
                <w:sz w:val="12"/>
                <w:szCs w:val="12"/>
              </w:rPr>
              <w:t xml:space="preserve"> "IP2" -Priority 2 -</w:t>
            </w:r>
            <w:proofErr w:type="spellStart"/>
            <w:r w:rsidRPr="007A4C93">
              <w:rPr>
                <w:rFonts w:ascii="Lucida Console" w:eastAsia="Times New Roman" w:hAnsi="Lucida Console" w:cs="Calibri"/>
                <w:b/>
                <w:bCs/>
                <w:color w:val="000000"/>
                <w:sz w:val="12"/>
                <w:szCs w:val="12"/>
              </w:rPr>
              <w:t>bandwidthpercentage</w:t>
            </w:r>
            <w:proofErr w:type="spellEnd"/>
            <w:r w:rsidRPr="007A4C93">
              <w:rPr>
                <w:rFonts w:ascii="Lucida Console" w:eastAsia="Times New Roman" w:hAnsi="Lucida Console" w:cs="Calibri"/>
                <w:b/>
                <w:bCs/>
                <w:color w:val="000000"/>
                <w:sz w:val="12"/>
                <w:szCs w:val="12"/>
              </w:rPr>
              <w:t xml:space="preserve"> 10 -algorithm ETS</w:t>
            </w:r>
          </w:p>
          <w:p w14:paraId="71DC5B7B"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DAE69A8"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17182222"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Algorithm </w:t>
            </w:r>
            <w:proofErr w:type="gramStart"/>
            <w:r w:rsidRPr="007A4C93">
              <w:rPr>
                <w:rFonts w:ascii="Lucida Console" w:eastAsia="Times New Roman" w:hAnsi="Lucida Console" w:cs="Calibri"/>
                <w:color w:val="000000"/>
                <w:sz w:val="12"/>
                <w:szCs w:val="12"/>
              </w:rPr>
              <w:t>Bandwidth(</w:t>
            </w:r>
            <w:proofErr w:type="gramEnd"/>
            <w:r w:rsidRPr="007A4C93">
              <w:rPr>
                <w:rFonts w:ascii="Lucida Console" w:eastAsia="Times New Roman" w:hAnsi="Lucida Console" w:cs="Calibri"/>
                <w:color w:val="000000"/>
                <w:sz w:val="12"/>
                <w:szCs w:val="12"/>
              </w:rPr>
              <w:t xml:space="preserve">%) Priority                  </w:t>
            </w:r>
            <w:proofErr w:type="spellStart"/>
            <w:r w:rsidRPr="007A4C93">
              <w:rPr>
                <w:rFonts w:ascii="Lucida Console" w:eastAsia="Times New Roman" w:hAnsi="Lucida Console" w:cs="Calibri"/>
                <w:color w:val="000000"/>
                <w:sz w:val="12"/>
                <w:szCs w:val="12"/>
              </w:rPr>
              <w:t>PolicySet</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IfAlias</w:t>
            </w:r>
            <w:proofErr w:type="spellEnd"/>
            <w:r w:rsidRPr="007A4C93">
              <w:rPr>
                <w:rFonts w:ascii="Lucida Console" w:eastAsia="Times New Roman" w:hAnsi="Lucida Console" w:cs="Calibri"/>
                <w:color w:val="000000"/>
                <w:sz w:val="12"/>
                <w:szCs w:val="12"/>
              </w:rPr>
              <w:t xml:space="preserve">             </w:t>
            </w:r>
          </w:p>
          <w:p w14:paraId="13E22C80"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 -------             </w:t>
            </w:r>
          </w:p>
          <w:p w14:paraId="66D1DC2D"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IP2                       ETS       10           2                         Global                                       </w:t>
            </w:r>
          </w:p>
          <w:p w14:paraId="1BF89499"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A697ACA"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B985C9E"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F25ECF2" w14:textId="0C8CD804" w:rsidR="00633605" w:rsidRPr="007A4C93" w:rsidRDefault="00633605" w:rsidP="00633605">
            <w:pPr>
              <w:rPr>
                <w:rFonts w:ascii="Lucida Console" w:eastAsia="Times New Roman" w:hAnsi="Lucida Console" w:cs="Calibri"/>
                <w:color w:val="000000"/>
                <w:sz w:val="12"/>
                <w:szCs w:val="12"/>
              </w:rPr>
            </w:pPr>
            <w:del w:id="1198"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NetQosTrafficClass</w:t>
            </w:r>
            <w:proofErr w:type="spellEnd"/>
            <w:ins w:id="1199" w:author="Omar Cardona" w:date="2016-10-08T18:49:00Z">
              <w:r w:rsidR="00702DE8">
                <w:rPr>
                  <w:rFonts w:ascii="Lucida Console" w:eastAsia="Times New Roman" w:hAnsi="Lucida Console" w:cs="Calibri"/>
                  <w:b/>
                  <w:bCs/>
                  <w:color w:val="000000"/>
                  <w:sz w:val="12"/>
                  <w:szCs w:val="12"/>
                </w:rPr>
                <w:t xml:space="preserve"> </w:t>
              </w:r>
              <w:r w:rsidR="00702DE8" w:rsidRPr="003573CB">
                <w:rPr>
                  <w:rFonts w:ascii="Lucida Console" w:eastAsia="Times New Roman" w:hAnsi="Lucida Console" w:cs="Calibri"/>
                  <w:b/>
                  <w:color w:val="000000"/>
                  <w:sz w:val="12"/>
                  <w:szCs w:val="12"/>
                </w:rPr>
                <w:t>| ft -</w:t>
              </w:r>
              <w:proofErr w:type="spellStart"/>
              <w:r w:rsidR="00702DE8" w:rsidRPr="003573CB">
                <w:rPr>
                  <w:rFonts w:ascii="Lucida Console" w:eastAsia="Times New Roman" w:hAnsi="Lucida Console" w:cs="Calibri"/>
                  <w:b/>
                  <w:color w:val="000000"/>
                  <w:sz w:val="12"/>
                  <w:szCs w:val="12"/>
                </w:rPr>
                <w:t>AutoSize</w:t>
              </w:r>
            </w:ins>
            <w:proofErr w:type="spellEnd"/>
          </w:p>
          <w:p w14:paraId="3CFFC7B2"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6E1754E4" w14:textId="77777777" w:rsidR="00702DE8" w:rsidRPr="004C46F1" w:rsidRDefault="00702DE8" w:rsidP="00702DE8">
            <w:pPr>
              <w:rPr>
                <w:ins w:id="1200" w:author="Omar Cardona" w:date="2016-10-08T18:50:00Z"/>
                <w:rFonts w:ascii="Lucida Console" w:eastAsia="Times New Roman" w:hAnsi="Lucida Console" w:cs="Calibri"/>
                <w:color w:val="000000"/>
                <w:sz w:val="12"/>
                <w:szCs w:val="12"/>
              </w:rPr>
            </w:pPr>
            <w:ins w:id="1201" w:author="Omar Cardona" w:date="2016-10-08T18:50:00Z">
              <w:r w:rsidRPr="004C46F1">
                <w:rPr>
                  <w:rFonts w:ascii="Lucida Console" w:eastAsia="Times New Roman" w:hAnsi="Lucida Console" w:cs="Calibri"/>
                  <w:color w:val="000000"/>
                  <w:sz w:val="12"/>
                  <w:szCs w:val="12"/>
                </w:rPr>
                <w:t xml:space="preserve">Name      Algorithm </w:t>
              </w:r>
              <w:proofErr w:type="gramStart"/>
              <w:r w:rsidRPr="004C46F1">
                <w:rPr>
                  <w:rFonts w:ascii="Lucida Console" w:eastAsia="Times New Roman" w:hAnsi="Lucida Console" w:cs="Calibri"/>
                  <w:color w:val="000000"/>
                  <w:sz w:val="12"/>
                  <w:szCs w:val="12"/>
                </w:rPr>
                <w:t>Bandwidth(</w:t>
              </w:r>
              <w:proofErr w:type="gramEnd"/>
              <w:r w:rsidRPr="004C46F1">
                <w:rPr>
                  <w:rFonts w:ascii="Lucida Console" w:eastAsia="Times New Roman" w:hAnsi="Lucida Console" w:cs="Calibri"/>
                  <w:color w:val="000000"/>
                  <w:sz w:val="12"/>
                  <w:szCs w:val="12"/>
                </w:rPr>
                <w:t xml:space="preserve">%) Priority </w:t>
              </w:r>
              <w:proofErr w:type="spellStart"/>
              <w:r w:rsidRPr="004C46F1">
                <w:rPr>
                  <w:rFonts w:ascii="Lucida Console" w:eastAsia="Times New Roman" w:hAnsi="Lucida Console" w:cs="Calibri"/>
                  <w:color w:val="000000"/>
                  <w:sz w:val="12"/>
                  <w:szCs w:val="12"/>
                </w:rPr>
                <w:t>PolicySet</w:t>
              </w:r>
              <w:proofErr w:type="spellEnd"/>
              <w:r w:rsidRPr="004C46F1">
                <w:rPr>
                  <w:rFonts w:ascii="Lucida Console" w:eastAsia="Times New Roman" w:hAnsi="Lucida Console" w:cs="Calibri"/>
                  <w:color w:val="000000"/>
                  <w:sz w:val="12"/>
                  <w:szCs w:val="12"/>
                </w:rPr>
                <w:t xml:space="preserve"> </w:t>
              </w:r>
              <w:proofErr w:type="spellStart"/>
              <w:r w:rsidRPr="004C46F1">
                <w:rPr>
                  <w:rFonts w:ascii="Lucida Console" w:eastAsia="Times New Roman" w:hAnsi="Lucida Console" w:cs="Calibri"/>
                  <w:color w:val="000000"/>
                  <w:sz w:val="12"/>
                  <w:szCs w:val="12"/>
                </w:rPr>
                <w:t>IfIndex</w:t>
              </w:r>
              <w:proofErr w:type="spellEnd"/>
              <w:r w:rsidRPr="004C46F1">
                <w:rPr>
                  <w:rFonts w:ascii="Lucida Console" w:eastAsia="Times New Roman" w:hAnsi="Lucida Console" w:cs="Calibri"/>
                  <w:color w:val="000000"/>
                  <w:sz w:val="12"/>
                  <w:szCs w:val="12"/>
                </w:rPr>
                <w:t xml:space="preserve"> </w:t>
              </w:r>
              <w:proofErr w:type="spellStart"/>
              <w:r w:rsidRPr="004C46F1">
                <w:rPr>
                  <w:rFonts w:ascii="Lucida Console" w:eastAsia="Times New Roman" w:hAnsi="Lucida Console" w:cs="Calibri"/>
                  <w:color w:val="000000"/>
                  <w:sz w:val="12"/>
                  <w:szCs w:val="12"/>
                </w:rPr>
                <w:t>IfAlias</w:t>
              </w:r>
              <w:proofErr w:type="spellEnd"/>
            </w:ins>
          </w:p>
          <w:p w14:paraId="1020A957" w14:textId="77777777" w:rsidR="00702DE8" w:rsidRPr="004C46F1" w:rsidRDefault="00702DE8" w:rsidP="00702DE8">
            <w:pPr>
              <w:rPr>
                <w:ins w:id="1202" w:author="Omar Cardona" w:date="2016-10-08T18:50:00Z"/>
                <w:rFonts w:ascii="Lucida Console" w:eastAsia="Times New Roman" w:hAnsi="Lucida Console" w:cs="Calibri"/>
                <w:color w:val="000000"/>
                <w:sz w:val="12"/>
                <w:szCs w:val="12"/>
              </w:rPr>
            </w:pPr>
            <w:ins w:id="1203" w:author="Omar Cardona" w:date="2016-10-08T18:50:00Z">
              <w:r w:rsidRPr="004C46F1">
                <w:rPr>
                  <w:rFonts w:ascii="Lucida Console" w:eastAsia="Times New Roman" w:hAnsi="Lucida Console" w:cs="Calibri"/>
                  <w:color w:val="000000"/>
                  <w:sz w:val="12"/>
                  <w:szCs w:val="12"/>
                </w:rPr>
                <w:t>----      --------- ------------ -------- --------- ------- -------</w:t>
              </w:r>
            </w:ins>
          </w:p>
          <w:p w14:paraId="500D217B" w14:textId="77777777" w:rsidR="00702DE8" w:rsidRPr="004C46F1" w:rsidRDefault="00702DE8" w:rsidP="00702DE8">
            <w:pPr>
              <w:rPr>
                <w:ins w:id="1204" w:author="Omar Cardona" w:date="2016-10-08T18:50:00Z"/>
                <w:rFonts w:ascii="Lucida Console" w:eastAsia="Times New Roman" w:hAnsi="Lucida Console" w:cs="Calibri"/>
                <w:color w:val="000000"/>
                <w:sz w:val="12"/>
                <w:szCs w:val="12"/>
              </w:rPr>
            </w:pPr>
            <w:ins w:id="1205" w:author="Omar Cardona" w:date="2016-10-08T18:50:00Z">
              <w:r w:rsidRPr="004C46F1">
                <w:rPr>
                  <w:rFonts w:ascii="Lucida Console" w:eastAsia="Times New Roman" w:hAnsi="Lucida Console" w:cs="Calibri"/>
                  <w:color w:val="000000"/>
                  <w:sz w:val="12"/>
                  <w:szCs w:val="12"/>
                </w:rPr>
                <w:t xml:space="preserve">[Default] ETS       </w:t>
              </w:r>
              <w:r w:rsidRPr="003573CB">
                <w:rPr>
                  <w:rFonts w:ascii="Lucida Console" w:eastAsia="Times New Roman" w:hAnsi="Lucida Console" w:cs="Calibri"/>
                  <w:color w:val="000000"/>
                  <w:sz w:val="12"/>
                  <w:szCs w:val="12"/>
                  <w:highlight w:val="yellow"/>
                </w:rPr>
                <w:t>30           0,4-7</w:t>
              </w:r>
              <w:r w:rsidRPr="004C46F1">
                <w:rPr>
                  <w:rFonts w:ascii="Lucida Console" w:eastAsia="Times New Roman" w:hAnsi="Lucida Console" w:cs="Calibri"/>
                  <w:color w:val="000000"/>
                  <w:sz w:val="12"/>
                  <w:szCs w:val="12"/>
                </w:rPr>
                <w:t xml:space="preserve">    Global</w:t>
              </w:r>
            </w:ins>
          </w:p>
          <w:p w14:paraId="22CA5256" w14:textId="77777777" w:rsidR="00702DE8" w:rsidRPr="004C46F1" w:rsidRDefault="00702DE8" w:rsidP="00702DE8">
            <w:pPr>
              <w:rPr>
                <w:ins w:id="1206" w:author="Omar Cardona" w:date="2016-10-08T18:50:00Z"/>
                <w:rFonts w:ascii="Lucida Console" w:eastAsia="Times New Roman" w:hAnsi="Lucida Console" w:cs="Calibri"/>
                <w:color w:val="000000"/>
                <w:sz w:val="12"/>
                <w:szCs w:val="12"/>
              </w:rPr>
            </w:pPr>
            <w:ins w:id="1207" w:author="Omar Cardona" w:date="2016-10-08T18:50:00Z">
              <w:r w:rsidRPr="004C46F1">
                <w:rPr>
                  <w:rFonts w:ascii="Lucida Console" w:eastAsia="Times New Roman" w:hAnsi="Lucida Console" w:cs="Calibri"/>
                  <w:color w:val="000000"/>
                  <w:sz w:val="12"/>
                  <w:szCs w:val="12"/>
                </w:rPr>
                <w:t xml:space="preserve">SMB       ETS       </w:t>
              </w:r>
              <w:r w:rsidRPr="003573CB">
                <w:rPr>
                  <w:rFonts w:ascii="Lucida Console" w:eastAsia="Times New Roman" w:hAnsi="Lucida Console" w:cs="Calibri"/>
                  <w:color w:val="000000"/>
                  <w:sz w:val="12"/>
                  <w:szCs w:val="12"/>
                  <w:highlight w:val="yellow"/>
                </w:rPr>
                <w:t>50           3</w:t>
              </w:r>
              <w:r w:rsidRPr="004C46F1">
                <w:rPr>
                  <w:rFonts w:ascii="Lucida Console" w:eastAsia="Times New Roman" w:hAnsi="Lucida Console" w:cs="Calibri"/>
                  <w:color w:val="000000"/>
                  <w:sz w:val="12"/>
                  <w:szCs w:val="12"/>
                </w:rPr>
                <w:t xml:space="preserve">        Global</w:t>
              </w:r>
            </w:ins>
          </w:p>
          <w:p w14:paraId="46C5813D" w14:textId="77777777" w:rsidR="00702DE8" w:rsidRPr="004C46F1" w:rsidRDefault="00702DE8" w:rsidP="00702DE8">
            <w:pPr>
              <w:rPr>
                <w:ins w:id="1208" w:author="Omar Cardona" w:date="2016-10-08T18:50:00Z"/>
                <w:rFonts w:ascii="Lucida Console" w:eastAsia="Times New Roman" w:hAnsi="Lucida Console" w:cs="Calibri"/>
                <w:color w:val="000000"/>
                <w:sz w:val="12"/>
                <w:szCs w:val="12"/>
              </w:rPr>
            </w:pPr>
            <w:ins w:id="1209" w:author="Omar Cardona" w:date="2016-10-08T18:50:00Z">
              <w:r w:rsidRPr="004C46F1">
                <w:rPr>
                  <w:rFonts w:ascii="Lucida Console" w:eastAsia="Times New Roman" w:hAnsi="Lucida Console" w:cs="Calibri"/>
                  <w:color w:val="000000"/>
                  <w:sz w:val="12"/>
                  <w:szCs w:val="12"/>
                </w:rPr>
                <w:t xml:space="preserve">IP1       ETS       </w:t>
              </w:r>
              <w:r w:rsidRPr="003573CB">
                <w:rPr>
                  <w:rFonts w:ascii="Lucida Console" w:eastAsia="Times New Roman" w:hAnsi="Lucida Console" w:cs="Calibri"/>
                  <w:color w:val="000000"/>
                  <w:sz w:val="12"/>
                  <w:szCs w:val="12"/>
                  <w:highlight w:val="yellow"/>
                </w:rPr>
                <w:t>10           1</w:t>
              </w:r>
              <w:r w:rsidRPr="004C46F1">
                <w:rPr>
                  <w:rFonts w:ascii="Lucida Console" w:eastAsia="Times New Roman" w:hAnsi="Lucida Console" w:cs="Calibri"/>
                  <w:color w:val="000000"/>
                  <w:sz w:val="12"/>
                  <w:szCs w:val="12"/>
                </w:rPr>
                <w:t xml:space="preserve">        Global</w:t>
              </w:r>
            </w:ins>
          </w:p>
          <w:p w14:paraId="3B9CD1F4" w14:textId="21FBCC64" w:rsidR="00633605" w:rsidRPr="007A4C93" w:rsidDel="00702DE8" w:rsidRDefault="00702DE8" w:rsidP="00702DE8">
            <w:pPr>
              <w:rPr>
                <w:del w:id="1210" w:author="Omar Cardona" w:date="2016-10-08T18:50:00Z"/>
                <w:rFonts w:ascii="Lucida Console" w:eastAsia="Times New Roman" w:hAnsi="Lucida Console" w:cs="Calibri"/>
                <w:color w:val="000000"/>
                <w:sz w:val="12"/>
                <w:szCs w:val="12"/>
              </w:rPr>
            </w:pPr>
            <w:ins w:id="1211" w:author="Omar Cardona" w:date="2016-10-08T18:50:00Z">
              <w:r w:rsidRPr="004C46F1">
                <w:rPr>
                  <w:rFonts w:ascii="Lucida Console" w:eastAsia="Times New Roman" w:hAnsi="Lucida Console" w:cs="Calibri"/>
                  <w:color w:val="000000"/>
                  <w:sz w:val="12"/>
                  <w:szCs w:val="12"/>
                </w:rPr>
                <w:t xml:space="preserve">IP2       ETS       </w:t>
              </w:r>
              <w:r w:rsidRPr="003573CB">
                <w:rPr>
                  <w:rFonts w:ascii="Lucida Console" w:eastAsia="Times New Roman" w:hAnsi="Lucida Console" w:cs="Calibri"/>
                  <w:color w:val="000000"/>
                  <w:sz w:val="12"/>
                  <w:szCs w:val="12"/>
                  <w:highlight w:val="yellow"/>
                </w:rPr>
                <w:t>10           2</w:t>
              </w:r>
              <w:r w:rsidRPr="004C46F1">
                <w:rPr>
                  <w:rFonts w:ascii="Lucida Console" w:eastAsia="Times New Roman" w:hAnsi="Lucida Console" w:cs="Calibri"/>
                  <w:color w:val="000000"/>
                  <w:sz w:val="12"/>
                  <w:szCs w:val="12"/>
                </w:rPr>
                <w:t xml:space="preserve">        Global</w:t>
              </w:r>
            </w:ins>
            <w:del w:id="1212" w:author="Omar Cardona" w:date="2016-10-08T18:50:00Z">
              <w:r w:rsidR="00633605" w:rsidRPr="007A4C93" w:rsidDel="00702DE8">
                <w:rPr>
                  <w:rFonts w:ascii="Lucida Console" w:eastAsia="Times New Roman" w:hAnsi="Lucida Console" w:cs="Calibri"/>
                  <w:color w:val="000000"/>
                  <w:sz w:val="12"/>
                  <w:szCs w:val="12"/>
                </w:rPr>
                <w:delText xml:space="preserve">Name                      Algorithm Bandwidth(%) Priority                  PolicySet        IfIndex IfAlias             </w:delText>
              </w:r>
            </w:del>
          </w:p>
          <w:p w14:paraId="0A2F52C3" w14:textId="7FB229B6" w:rsidR="00633605" w:rsidRPr="007A4C93" w:rsidDel="00702DE8" w:rsidRDefault="00633605" w:rsidP="00633605">
            <w:pPr>
              <w:rPr>
                <w:del w:id="1213" w:author="Omar Cardona" w:date="2016-10-08T18:50:00Z"/>
                <w:rFonts w:ascii="Lucida Console" w:eastAsia="Times New Roman" w:hAnsi="Lucida Console" w:cs="Calibri"/>
                <w:color w:val="000000"/>
                <w:sz w:val="12"/>
                <w:szCs w:val="12"/>
              </w:rPr>
            </w:pPr>
            <w:del w:id="1214" w:author="Omar Cardona" w:date="2016-10-08T18:50:00Z">
              <w:r w:rsidRPr="007A4C93" w:rsidDel="00702DE8">
                <w:rPr>
                  <w:rFonts w:ascii="Lucida Console" w:eastAsia="Times New Roman" w:hAnsi="Lucida Console" w:cs="Calibri"/>
                  <w:color w:val="000000"/>
                  <w:sz w:val="12"/>
                  <w:szCs w:val="12"/>
                </w:rPr>
                <w:delText xml:space="preserve">----                      --------- ------------ --------                  ---------        ------- -------             </w:delText>
              </w:r>
            </w:del>
          </w:p>
          <w:p w14:paraId="5486C381" w14:textId="030FCBB3" w:rsidR="00633605" w:rsidRPr="007A4C93" w:rsidDel="00702DE8" w:rsidRDefault="00633605" w:rsidP="00633605">
            <w:pPr>
              <w:rPr>
                <w:del w:id="1215" w:author="Omar Cardona" w:date="2016-10-08T18:50:00Z"/>
                <w:rFonts w:ascii="Lucida Console" w:eastAsia="Times New Roman" w:hAnsi="Lucida Console" w:cs="Calibri"/>
                <w:color w:val="000000"/>
                <w:sz w:val="12"/>
                <w:szCs w:val="12"/>
              </w:rPr>
            </w:pPr>
            <w:del w:id="1216" w:author="Omar Cardona" w:date="2016-10-08T18:50:00Z">
              <w:r w:rsidRPr="007A4C93" w:rsidDel="00702DE8">
                <w:rPr>
                  <w:rFonts w:ascii="Lucida Console" w:eastAsia="Times New Roman" w:hAnsi="Lucida Console" w:cs="Calibri"/>
                  <w:color w:val="000000"/>
                  <w:sz w:val="12"/>
                  <w:szCs w:val="12"/>
                </w:rPr>
                <w:delText xml:space="preserve">[Default]                 ETS       </w:delText>
              </w:r>
              <w:r w:rsidRPr="007A4C93" w:rsidDel="00702DE8">
                <w:rPr>
                  <w:rFonts w:ascii="Lucida Console" w:eastAsia="Times New Roman" w:hAnsi="Lucida Console" w:cs="Calibri"/>
                  <w:color w:val="000000"/>
                  <w:sz w:val="12"/>
                  <w:szCs w:val="12"/>
                  <w:highlight w:val="yellow"/>
                </w:rPr>
                <w:delText>30           0,4-7</w:delText>
              </w:r>
              <w:r w:rsidRPr="007A4C93" w:rsidDel="00702DE8">
                <w:rPr>
                  <w:rFonts w:ascii="Lucida Console" w:eastAsia="Times New Roman" w:hAnsi="Lucida Console" w:cs="Calibri"/>
                  <w:color w:val="000000"/>
                  <w:sz w:val="12"/>
                  <w:szCs w:val="12"/>
                </w:rPr>
                <w:delText xml:space="preserve">                     Global                                       </w:delText>
              </w:r>
            </w:del>
          </w:p>
          <w:p w14:paraId="5106FC56" w14:textId="46445D1D" w:rsidR="00633605" w:rsidRPr="007A4C93" w:rsidDel="00702DE8" w:rsidRDefault="00633605" w:rsidP="00633605">
            <w:pPr>
              <w:rPr>
                <w:del w:id="1217" w:author="Omar Cardona" w:date="2016-10-08T18:50:00Z"/>
                <w:rFonts w:ascii="Lucida Console" w:eastAsia="Times New Roman" w:hAnsi="Lucida Console" w:cs="Calibri"/>
                <w:color w:val="000000"/>
                <w:sz w:val="12"/>
                <w:szCs w:val="12"/>
              </w:rPr>
            </w:pPr>
            <w:del w:id="1218" w:author="Omar Cardona" w:date="2016-10-08T18:50:00Z">
              <w:r w:rsidRPr="007A4C93" w:rsidDel="00702DE8">
                <w:rPr>
                  <w:rFonts w:ascii="Lucida Console" w:eastAsia="Times New Roman" w:hAnsi="Lucida Console" w:cs="Calibri"/>
                  <w:color w:val="000000"/>
                  <w:sz w:val="12"/>
                  <w:szCs w:val="12"/>
                </w:rPr>
                <w:delText xml:space="preserve">SMB                       ETS       </w:delText>
              </w:r>
              <w:r w:rsidRPr="007A4C93" w:rsidDel="00702DE8">
                <w:rPr>
                  <w:rFonts w:ascii="Lucida Console" w:eastAsia="Times New Roman" w:hAnsi="Lucida Console" w:cs="Calibri"/>
                  <w:color w:val="000000"/>
                  <w:sz w:val="12"/>
                  <w:szCs w:val="12"/>
                  <w:highlight w:val="yellow"/>
                </w:rPr>
                <w:delText>50           3</w:delText>
              </w:r>
              <w:r w:rsidRPr="007A4C93" w:rsidDel="00702DE8">
                <w:rPr>
                  <w:rFonts w:ascii="Lucida Console" w:eastAsia="Times New Roman" w:hAnsi="Lucida Console" w:cs="Calibri"/>
                  <w:color w:val="000000"/>
                  <w:sz w:val="12"/>
                  <w:szCs w:val="12"/>
                </w:rPr>
                <w:delText xml:space="preserve">                         Global                                       </w:delText>
              </w:r>
            </w:del>
          </w:p>
          <w:p w14:paraId="140B4C3B" w14:textId="217C38A7" w:rsidR="00633605" w:rsidRPr="007A4C93" w:rsidDel="00702DE8" w:rsidRDefault="00633605" w:rsidP="00633605">
            <w:pPr>
              <w:rPr>
                <w:del w:id="1219" w:author="Omar Cardona" w:date="2016-10-08T18:50:00Z"/>
                <w:rFonts w:ascii="Lucida Console" w:eastAsia="Times New Roman" w:hAnsi="Lucida Console" w:cs="Calibri"/>
                <w:color w:val="000000"/>
                <w:sz w:val="12"/>
                <w:szCs w:val="12"/>
              </w:rPr>
            </w:pPr>
            <w:del w:id="1220" w:author="Omar Cardona" w:date="2016-10-08T18:50:00Z">
              <w:r w:rsidRPr="007A4C93" w:rsidDel="00702DE8">
                <w:rPr>
                  <w:rFonts w:ascii="Lucida Console" w:eastAsia="Times New Roman" w:hAnsi="Lucida Console" w:cs="Calibri"/>
                  <w:color w:val="000000"/>
                  <w:sz w:val="12"/>
                  <w:szCs w:val="12"/>
                </w:rPr>
                <w:delText xml:space="preserve">IP1                       ETS       </w:delText>
              </w:r>
              <w:r w:rsidRPr="007A4C93" w:rsidDel="00702DE8">
                <w:rPr>
                  <w:rFonts w:ascii="Lucida Console" w:eastAsia="Times New Roman" w:hAnsi="Lucida Console" w:cs="Calibri"/>
                  <w:color w:val="000000"/>
                  <w:sz w:val="12"/>
                  <w:szCs w:val="12"/>
                  <w:highlight w:val="yellow"/>
                </w:rPr>
                <w:delText>10           1</w:delText>
              </w:r>
              <w:r w:rsidRPr="007A4C93" w:rsidDel="00702DE8">
                <w:rPr>
                  <w:rFonts w:ascii="Lucida Console" w:eastAsia="Times New Roman" w:hAnsi="Lucida Console" w:cs="Calibri"/>
                  <w:color w:val="000000"/>
                  <w:sz w:val="12"/>
                  <w:szCs w:val="12"/>
                </w:rPr>
                <w:delText xml:space="preserve">                         Global                                       </w:delText>
              </w:r>
            </w:del>
          </w:p>
          <w:p w14:paraId="66A2EB82" w14:textId="78A50756" w:rsidR="002B039C" w:rsidDel="00702DE8" w:rsidRDefault="00633605">
            <w:pPr>
              <w:rPr>
                <w:ins w:id="1221" w:author="Brian Leong (Inspur Worldwide Services Ltd)" w:date="2016-10-03T17:26:00Z"/>
                <w:del w:id="1222" w:author="Omar Cardona" w:date="2016-10-08T18:50:00Z"/>
                <w:rFonts w:ascii="Lucida Console" w:eastAsia="Times New Roman" w:hAnsi="Lucida Console" w:cs="Calibri"/>
                <w:color w:val="000000"/>
                <w:sz w:val="12"/>
                <w:szCs w:val="12"/>
              </w:rPr>
              <w:pPrChange w:id="1223" w:author="Brian Leong (Inspur Worldwide Services Ltd)" w:date="2016-10-03T17:28:00Z">
                <w:pPr>
                  <w:spacing w:before="100"/>
                </w:pPr>
              </w:pPrChange>
            </w:pPr>
            <w:del w:id="1224" w:author="Omar Cardona" w:date="2016-10-08T18:50:00Z">
              <w:r w:rsidRPr="007A4C93" w:rsidDel="00702DE8">
                <w:rPr>
                  <w:rFonts w:ascii="Lucida Console" w:eastAsia="Times New Roman" w:hAnsi="Lucida Console" w:cs="Calibri"/>
                  <w:color w:val="000000"/>
                  <w:sz w:val="12"/>
                  <w:szCs w:val="12"/>
                </w:rPr>
                <w:delText xml:space="preserve">IP2                       ETS       </w:delText>
              </w:r>
              <w:r w:rsidRPr="007A4C93" w:rsidDel="00702DE8">
                <w:rPr>
                  <w:rFonts w:ascii="Lucida Console" w:eastAsia="Times New Roman" w:hAnsi="Lucida Console" w:cs="Calibri"/>
                  <w:color w:val="000000"/>
                  <w:sz w:val="12"/>
                  <w:szCs w:val="12"/>
                  <w:highlight w:val="yellow"/>
                </w:rPr>
                <w:delText>10           2</w:delText>
              </w:r>
              <w:r w:rsidRPr="007A4C93" w:rsidDel="00702DE8">
                <w:rPr>
                  <w:rFonts w:ascii="Lucida Console" w:eastAsia="Times New Roman" w:hAnsi="Lucida Console" w:cs="Calibri"/>
                  <w:color w:val="000000"/>
                  <w:sz w:val="12"/>
                  <w:szCs w:val="12"/>
                </w:rPr>
                <w:delText xml:space="preserve">                         Global   </w:delText>
              </w:r>
            </w:del>
          </w:p>
          <w:p w14:paraId="3EE12E8B" w14:textId="77777777" w:rsidR="004C46F1" w:rsidRDefault="004C46F1">
            <w:pPr>
              <w:rPr>
                <w:rFonts w:ascii="Lucida Console" w:eastAsia="Times New Roman" w:hAnsi="Lucida Console" w:cs="Calibri"/>
                <w:color w:val="000000"/>
                <w:sz w:val="12"/>
                <w:szCs w:val="12"/>
              </w:rPr>
              <w:pPrChange w:id="1225" w:author="Brian Leong (Inspur Worldwide Services Ltd)" w:date="2016-10-03T17:28:00Z">
                <w:pPr>
                  <w:spacing w:before="100"/>
                </w:pPr>
              </w:pPrChange>
            </w:pPr>
          </w:p>
          <w:p w14:paraId="0599C91F" w14:textId="5FC34EE7" w:rsidR="004C46F1" w:rsidRPr="00B957AD" w:rsidRDefault="00633605">
            <w:pPr>
              <w:rPr>
                <w:rFonts w:ascii="Lucida Console" w:eastAsia="Times New Roman" w:hAnsi="Lucida Console" w:cs="Calibri"/>
                <w:color w:val="009900"/>
                <w:sz w:val="12"/>
                <w:szCs w:val="12"/>
              </w:rPr>
              <w:pPrChange w:id="1226" w:author="Brian Leong (Inspur Worldwide Services Ltd)" w:date="2016-10-03T17:28:00Z">
                <w:pPr>
                  <w:spacing w:before="100"/>
                </w:pPr>
              </w:pPrChange>
            </w:pPr>
            <w:del w:id="1227" w:author="Brian Leong (Inspur Worldwide Services Ltd)" w:date="2016-10-03T17:26:00Z">
              <w:r w:rsidRPr="007A4C93" w:rsidDel="004C46F1">
                <w:rPr>
                  <w:rFonts w:ascii="Lucida Console" w:eastAsia="Times New Roman" w:hAnsi="Lucida Console" w:cs="Calibri"/>
                  <w:color w:val="000000"/>
                  <w:sz w:val="12"/>
                  <w:szCs w:val="12"/>
                </w:rPr>
                <w:delText xml:space="preserve">          </w:delText>
              </w:r>
            </w:del>
          </w:p>
        </w:tc>
      </w:tr>
    </w:tbl>
    <w:p w14:paraId="6C4F2F17" w14:textId="77777777" w:rsidR="008F2E07" w:rsidRDefault="008F2E07">
      <w:pPr>
        <w:rPr>
          <w:rFonts w:ascii="Lucida Console" w:hAnsi="Lucida Console"/>
          <w:sz w:val="12"/>
          <w:szCs w:val="12"/>
        </w:rPr>
      </w:pPr>
    </w:p>
    <w:p w14:paraId="711A7438" w14:textId="679A2035" w:rsidR="00633605" w:rsidRPr="007A4C93" w:rsidRDefault="00633605">
      <w:pPr>
        <w:rPr>
          <w:rFonts w:ascii="Lucida Console" w:hAnsi="Lucida Console"/>
          <w:sz w:val="12"/>
          <w:szCs w:val="12"/>
        </w:rPr>
      </w:pPr>
    </w:p>
    <w:tbl>
      <w:tblPr>
        <w:tblStyle w:val="TableGrid"/>
        <w:tblW w:w="0" w:type="auto"/>
        <w:tblLook w:val="04A0" w:firstRow="1" w:lastRow="0" w:firstColumn="1" w:lastColumn="0" w:noHBand="0" w:noVBand="1"/>
        <w:tblPrChange w:id="1228" w:author="Omar Cardona" w:date="2016-10-08T21:57:00Z">
          <w:tblPr>
            <w:tblStyle w:val="TableGrid"/>
            <w:tblW w:w="0" w:type="auto"/>
            <w:tblLook w:val="04A0" w:firstRow="1" w:lastRow="0" w:firstColumn="1" w:lastColumn="0" w:noHBand="0" w:noVBand="1"/>
          </w:tblPr>
        </w:tblPrChange>
      </w:tblPr>
      <w:tblGrid>
        <w:gridCol w:w="289"/>
        <w:gridCol w:w="269"/>
        <w:gridCol w:w="270"/>
        <w:gridCol w:w="9962"/>
        <w:tblGridChange w:id="1229">
          <w:tblGrid>
            <w:gridCol w:w="529"/>
            <w:gridCol w:w="434"/>
            <w:gridCol w:w="434"/>
            <w:gridCol w:w="9393"/>
          </w:tblGrid>
        </w:tblGridChange>
      </w:tblGrid>
      <w:tr w:rsidR="001264AF" w:rsidRPr="007A4C93" w14:paraId="5BCE8084" w14:textId="77777777" w:rsidTr="00DD78A0">
        <w:tc>
          <w:tcPr>
            <w:tcW w:w="289" w:type="dxa"/>
            <w:shd w:val="clear" w:color="auto" w:fill="D9D9D9" w:themeFill="background1" w:themeFillShade="D9"/>
            <w:tcPrChange w:id="1230" w:author="Omar Cardona" w:date="2016-10-08T21:57:00Z">
              <w:tcPr>
                <w:tcW w:w="529" w:type="dxa"/>
                <w:shd w:val="clear" w:color="auto" w:fill="D9D9D9" w:themeFill="background1" w:themeFillShade="D9"/>
              </w:tcPr>
            </w:tcPrChange>
          </w:tcPr>
          <w:p w14:paraId="6B864949" w14:textId="23222CB9" w:rsidR="001264AF" w:rsidRPr="005A4D1D" w:rsidRDefault="001264AF" w:rsidP="00294D47">
            <w:pPr>
              <w:rPr>
                <w:rFonts w:ascii="Lucida Console" w:hAnsi="Lucida Console"/>
                <w:b/>
                <w:sz w:val="12"/>
                <w:szCs w:val="12"/>
                <w:rPrChange w:id="1231" w:author="Omar Cardona" w:date="2016-10-08T21:53:00Z">
                  <w:rPr>
                    <w:rFonts w:ascii="Lucida Console" w:hAnsi="Lucida Console"/>
                    <w:sz w:val="12"/>
                    <w:szCs w:val="12"/>
                  </w:rPr>
                </w:rPrChange>
              </w:rPr>
            </w:pPr>
          </w:p>
        </w:tc>
        <w:tc>
          <w:tcPr>
            <w:tcW w:w="269" w:type="dxa"/>
            <w:shd w:val="clear" w:color="auto" w:fill="D9D9D9" w:themeFill="background1" w:themeFillShade="D9"/>
            <w:tcPrChange w:id="1232" w:author="Omar Cardona" w:date="2016-10-08T21:57:00Z">
              <w:tcPr>
                <w:tcW w:w="434" w:type="dxa"/>
                <w:shd w:val="clear" w:color="auto" w:fill="D9D9D9" w:themeFill="background1" w:themeFillShade="D9"/>
              </w:tcPr>
            </w:tcPrChange>
          </w:tcPr>
          <w:p w14:paraId="19B66072" w14:textId="77777777" w:rsidR="001264AF" w:rsidRPr="007A4C93" w:rsidRDefault="001264AF" w:rsidP="00294D47">
            <w:pPr>
              <w:rPr>
                <w:rFonts w:ascii="Lucida Console" w:hAnsi="Lucida Console"/>
                <w:sz w:val="12"/>
                <w:szCs w:val="12"/>
              </w:rPr>
            </w:pPr>
          </w:p>
        </w:tc>
        <w:tc>
          <w:tcPr>
            <w:tcW w:w="270" w:type="dxa"/>
            <w:shd w:val="clear" w:color="auto" w:fill="D9D9D9" w:themeFill="background1" w:themeFillShade="D9"/>
            <w:tcPrChange w:id="1233" w:author="Omar Cardona" w:date="2016-10-08T21:57:00Z">
              <w:tcPr>
                <w:tcW w:w="434" w:type="dxa"/>
                <w:shd w:val="clear" w:color="auto" w:fill="D9D9D9" w:themeFill="background1" w:themeFillShade="D9"/>
              </w:tcPr>
            </w:tcPrChange>
          </w:tcPr>
          <w:p w14:paraId="049EB0B0" w14:textId="77777777" w:rsidR="001264AF" w:rsidRPr="007A4C93" w:rsidRDefault="001264AF" w:rsidP="00294D47">
            <w:pPr>
              <w:rPr>
                <w:rFonts w:ascii="Lucida Console" w:hAnsi="Lucida Console"/>
                <w:sz w:val="12"/>
                <w:szCs w:val="12"/>
              </w:rPr>
            </w:pPr>
          </w:p>
        </w:tc>
        <w:tc>
          <w:tcPr>
            <w:tcW w:w="9962" w:type="dxa"/>
            <w:shd w:val="clear" w:color="auto" w:fill="D9D9D9" w:themeFill="background1" w:themeFillShade="D9"/>
            <w:tcPrChange w:id="1234" w:author="Omar Cardona" w:date="2016-10-08T21:57:00Z">
              <w:tcPr>
                <w:tcW w:w="9393" w:type="dxa"/>
                <w:shd w:val="clear" w:color="auto" w:fill="D9D9D9" w:themeFill="background1" w:themeFillShade="D9"/>
              </w:tcPr>
            </w:tcPrChange>
          </w:tcPr>
          <w:p w14:paraId="56ECF70D" w14:textId="62620EF9" w:rsidR="001264AF" w:rsidRPr="00B957AD" w:rsidRDefault="005A4D1D" w:rsidP="00652CF8">
            <w:pPr>
              <w:spacing w:before="100"/>
              <w:rPr>
                <w:rFonts w:ascii="Lucida Console" w:eastAsia="Times New Roman" w:hAnsi="Lucida Console" w:cs="Calibri"/>
                <w:b/>
                <w:color w:val="009900"/>
                <w:sz w:val="12"/>
                <w:szCs w:val="12"/>
              </w:rPr>
            </w:pPr>
            <w:ins w:id="1235" w:author="Omar Cardona" w:date="2016-10-08T21:53:00Z">
              <w:r>
                <w:rPr>
                  <w:rFonts w:ascii="Lucida Console" w:eastAsia="Times New Roman" w:hAnsi="Lucida Console" w:cs="Calibri"/>
                  <w:b/>
                  <w:color w:val="000000" w:themeColor="text1"/>
                  <w:sz w:val="12"/>
                  <w:szCs w:val="12"/>
                </w:rPr>
                <w:t xml:space="preserve">4.0 </w:t>
              </w:r>
            </w:ins>
            <w:r w:rsidR="00633605" w:rsidRPr="007A4C93">
              <w:rPr>
                <w:rFonts w:ascii="Lucida Console" w:eastAsia="Times New Roman" w:hAnsi="Lucida Console" w:cs="Calibri"/>
                <w:b/>
                <w:color w:val="000000" w:themeColor="text1"/>
                <w:sz w:val="12"/>
                <w:szCs w:val="12"/>
              </w:rPr>
              <w:t>Configure Debugger</w:t>
            </w:r>
            <w:r w:rsidR="00F763AE">
              <w:rPr>
                <w:rFonts w:ascii="Lucida Console" w:eastAsia="Times New Roman" w:hAnsi="Lucida Console" w:cs="Calibri"/>
                <w:b/>
                <w:color w:val="000000" w:themeColor="text1"/>
                <w:sz w:val="12"/>
                <w:szCs w:val="12"/>
              </w:rPr>
              <w:t xml:space="preserve"> (Optional)</w:t>
            </w:r>
          </w:p>
        </w:tc>
      </w:tr>
      <w:tr w:rsidR="001264AF" w:rsidRPr="007A4C93" w:rsidDel="00DD78A0" w14:paraId="06F4B10B" w14:textId="11908D97" w:rsidTr="00DD78A0">
        <w:trPr>
          <w:del w:id="1236" w:author="Omar Cardona" w:date="2016-10-08T21:57:00Z"/>
        </w:trPr>
        <w:tc>
          <w:tcPr>
            <w:tcW w:w="289" w:type="dxa"/>
            <w:shd w:val="clear" w:color="auto" w:fill="D9D9D9" w:themeFill="background1" w:themeFillShade="D9"/>
            <w:tcPrChange w:id="1237" w:author="Omar Cardona" w:date="2016-10-08T21:57:00Z">
              <w:tcPr>
                <w:tcW w:w="529" w:type="dxa"/>
                <w:shd w:val="clear" w:color="auto" w:fill="D9D9D9" w:themeFill="background1" w:themeFillShade="D9"/>
              </w:tcPr>
            </w:tcPrChange>
          </w:tcPr>
          <w:p w14:paraId="2570A41D" w14:textId="0AF7BCDC" w:rsidR="001264AF" w:rsidRPr="005A4D1D" w:rsidDel="00DD78A0" w:rsidRDefault="001264AF" w:rsidP="00294D47">
            <w:pPr>
              <w:rPr>
                <w:del w:id="1238" w:author="Omar Cardona" w:date="2016-10-08T21:57:00Z"/>
                <w:rFonts w:ascii="Lucida Console" w:hAnsi="Lucida Console"/>
                <w:b/>
                <w:sz w:val="12"/>
                <w:szCs w:val="12"/>
                <w:rPrChange w:id="1239" w:author="Omar Cardona" w:date="2016-10-08T21:53:00Z">
                  <w:rPr>
                    <w:del w:id="1240" w:author="Omar Cardona" w:date="2016-10-08T21:57:00Z"/>
                    <w:rFonts w:ascii="Lucida Console" w:hAnsi="Lucida Console"/>
                    <w:sz w:val="12"/>
                    <w:szCs w:val="12"/>
                  </w:rPr>
                </w:rPrChange>
              </w:rPr>
            </w:pPr>
          </w:p>
        </w:tc>
        <w:tc>
          <w:tcPr>
            <w:tcW w:w="269" w:type="dxa"/>
            <w:shd w:val="clear" w:color="auto" w:fill="D9D9D9" w:themeFill="background1" w:themeFillShade="D9"/>
            <w:tcPrChange w:id="1241" w:author="Omar Cardona" w:date="2016-10-08T21:57:00Z">
              <w:tcPr>
                <w:tcW w:w="434" w:type="dxa"/>
                <w:shd w:val="clear" w:color="auto" w:fill="D9D9D9" w:themeFill="background1" w:themeFillShade="D9"/>
              </w:tcPr>
            </w:tcPrChange>
          </w:tcPr>
          <w:p w14:paraId="6D54B6C9" w14:textId="5D15021C" w:rsidR="001264AF" w:rsidRPr="007A4C93" w:rsidDel="00DD78A0" w:rsidRDefault="001264AF" w:rsidP="00294D47">
            <w:pPr>
              <w:rPr>
                <w:del w:id="1242" w:author="Omar Cardona" w:date="2016-10-08T21:57:00Z"/>
                <w:rFonts w:ascii="Lucida Console" w:hAnsi="Lucida Console"/>
                <w:sz w:val="12"/>
                <w:szCs w:val="12"/>
              </w:rPr>
            </w:pPr>
          </w:p>
        </w:tc>
        <w:tc>
          <w:tcPr>
            <w:tcW w:w="270" w:type="dxa"/>
            <w:shd w:val="clear" w:color="auto" w:fill="D9D9D9" w:themeFill="background1" w:themeFillShade="D9"/>
            <w:tcPrChange w:id="1243" w:author="Omar Cardona" w:date="2016-10-08T21:57:00Z">
              <w:tcPr>
                <w:tcW w:w="434" w:type="dxa"/>
                <w:shd w:val="clear" w:color="auto" w:fill="D9D9D9" w:themeFill="background1" w:themeFillShade="D9"/>
              </w:tcPr>
            </w:tcPrChange>
          </w:tcPr>
          <w:p w14:paraId="65F53D72" w14:textId="09FEE33D" w:rsidR="001264AF" w:rsidRPr="007A4C93" w:rsidDel="00DD78A0" w:rsidRDefault="001264AF" w:rsidP="00294D47">
            <w:pPr>
              <w:rPr>
                <w:del w:id="1244" w:author="Omar Cardona" w:date="2016-10-08T21:57:00Z"/>
                <w:rFonts w:ascii="Lucida Console" w:hAnsi="Lucida Console"/>
                <w:sz w:val="12"/>
                <w:szCs w:val="12"/>
              </w:rPr>
            </w:pPr>
          </w:p>
        </w:tc>
        <w:tc>
          <w:tcPr>
            <w:tcW w:w="9962" w:type="dxa"/>
            <w:shd w:val="clear" w:color="auto" w:fill="D9D9D9" w:themeFill="background1" w:themeFillShade="D9"/>
            <w:tcPrChange w:id="1245" w:author="Omar Cardona" w:date="2016-10-08T21:57:00Z">
              <w:tcPr>
                <w:tcW w:w="9393" w:type="dxa"/>
                <w:shd w:val="clear" w:color="auto" w:fill="D9D9D9" w:themeFill="background1" w:themeFillShade="D9"/>
              </w:tcPr>
            </w:tcPrChange>
          </w:tcPr>
          <w:p w14:paraId="0C432525" w14:textId="12604054" w:rsidR="001264AF" w:rsidRPr="00B957AD" w:rsidDel="00DD78A0" w:rsidRDefault="001264AF" w:rsidP="00652CF8">
            <w:pPr>
              <w:spacing w:before="100"/>
              <w:rPr>
                <w:del w:id="1246" w:author="Omar Cardona" w:date="2016-10-08T21:57:00Z"/>
                <w:rFonts w:ascii="Lucida Console" w:eastAsia="Times New Roman" w:hAnsi="Lucida Console" w:cs="Calibri"/>
                <w:color w:val="009900"/>
                <w:sz w:val="12"/>
                <w:szCs w:val="12"/>
              </w:rPr>
            </w:pPr>
          </w:p>
        </w:tc>
      </w:tr>
      <w:tr w:rsidR="00652CF8" w:rsidRPr="007A4C93" w14:paraId="49D3F557" w14:textId="77777777" w:rsidTr="00DD78A0">
        <w:tc>
          <w:tcPr>
            <w:tcW w:w="289" w:type="dxa"/>
            <w:tcPrChange w:id="1247" w:author="Omar Cardona" w:date="2016-10-08T21:57:00Z">
              <w:tcPr>
                <w:tcW w:w="529" w:type="dxa"/>
              </w:tcPr>
            </w:tcPrChange>
          </w:tcPr>
          <w:p w14:paraId="33985F72" w14:textId="66E53EF2" w:rsidR="00652CF8" w:rsidRPr="005A4D1D" w:rsidRDefault="005A4D1D" w:rsidP="00294D47">
            <w:pPr>
              <w:rPr>
                <w:rFonts w:ascii="Lucida Console" w:hAnsi="Lucida Console"/>
                <w:b/>
                <w:sz w:val="12"/>
                <w:szCs w:val="12"/>
                <w:rPrChange w:id="1248" w:author="Omar Cardona" w:date="2016-10-08T21:53:00Z">
                  <w:rPr>
                    <w:rFonts w:ascii="Lucida Console" w:hAnsi="Lucida Console"/>
                    <w:sz w:val="12"/>
                    <w:szCs w:val="12"/>
                  </w:rPr>
                </w:rPrChange>
              </w:rPr>
            </w:pPr>
            <w:ins w:id="1249" w:author="Omar Cardona" w:date="2016-10-08T21:53:00Z">
              <w:r w:rsidRPr="005A4D1D">
                <w:rPr>
                  <w:rFonts w:ascii="Lucida Console" w:hAnsi="Lucida Console"/>
                  <w:b/>
                  <w:sz w:val="12"/>
                  <w:szCs w:val="12"/>
                  <w:rPrChange w:id="1250" w:author="Omar Cardona" w:date="2016-10-08T21:53:00Z">
                    <w:rPr>
                      <w:rFonts w:ascii="Lucida Console" w:hAnsi="Lucida Console"/>
                      <w:sz w:val="12"/>
                      <w:szCs w:val="12"/>
                    </w:rPr>
                  </w:rPrChange>
                </w:rPr>
                <w:t>1</w:t>
              </w:r>
            </w:ins>
          </w:p>
        </w:tc>
        <w:tc>
          <w:tcPr>
            <w:tcW w:w="269" w:type="dxa"/>
            <w:shd w:val="clear" w:color="auto" w:fill="92D050"/>
            <w:tcPrChange w:id="1251" w:author="Omar Cardona" w:date="2016-10-08T21:57:00Z">
              <w:tcPr>
                <w:tcW w:w="434" w:type="dxa"/>
                <w:shd w:val="clear" w:color="auto" w:fill="92D050"/>
              </w:tcPr>
            </w:tcPrChange>
          </w:tcPr>
          <w:p w14:paraId="77926536" w14:textId="77777777" w:rsidR="00652CF8" w:rsidRPr="007A4C93" w:rsidRDefault="00652CF8" w:rsidP="00294D47">
            <w:pPr>
              <w:rPr>
                <w:rFonts w:ascii="Lucida Console" w:hAnsi="Lucida Console"/>
                <w:sz w:val="12"/>
                <w:szCs w:val="12"/>
              </w:rPr>
            </w:pPr>
          </w:p>
        </w:tc>
        <w:tc>
          <w:tcPr>
            <w:tcW w:w="270" w:type="dxa"/>
            <w:shd w:val="clear" w:color="auto" w:fill="00B0F0"/>
            <w:tcPrChange w:id="1252" w:author="Omar Cardona" w:date="2016-10-08T21:57:00Z">
              <w:tcPr>
                <w:tcW w:w="434" w:type="dxa"/>
                <w:shd w:val="clear" w:color="auto" w:fill="00B0F0"/>
              </w:tcPr>
            </w:tcPrChange>
          </w:tcPr>
          <w:p w14:paraId="4641CFCA" w14:textId="77777777" w:rsidR="00652CF8" w:rsidRPr="007A4C93" w:rsidRDefault="00652CF8" w:rsidP="00294D47">
            <w:pPr>
              <w:rPr>
                <w:rFonts w:ascii="Lucida Console" w:hAnsi="Lucida Console"/>
                <w:sz w:val="12"/>
                <w:szCs w:val="12"/>
              </w:rPr>
            </w:pPr>
          </w:p>
        </w:tc>
        <w:tc>
          <w:tcPr>
            <w:tcW w:w="9962" w:type="dxa"/>
            <w:tcPrChange w:id="1253" w:author="Omar Cardona" w:date="2016-10-08T21:57:00Z">
              <w:tcPr>
                <w:tcW w:w="9393" w:type="dxa"/>
              </w:tcPr>
            </w:tcPrChange>
          </w:tcPr>
          <w:p w14:paraId="51D173E1" w14:textId="77777777" w:rsidR="009903E3" w:rsidRPr="009903E3" w:rsidRDefault="00652CF8" w:rsidP="00652CF8">
            <w:pPr>
              <w:spacing w:before="100"/>
              <w:rPr>
                <w:ins w:id="1254" w:author="Omar Cardona" w:date="2016-11-21T23:44:00Z"/>
                <w:rFonts w:ascii="Lucida Console" w:eastAsia="Times New Roman" w:hAnsi="Lucida Console" w:cs="Calibri"/>
                <w:color w:val="000000" w:themeColor="text1"/>
                <w:sz w:val="12"/>
                <w:szCs w:val="12"/>
                <w:rPrChange w:id="1255" w:author="Omar Cardona" w:date="2016-11-21T23:44:00Z">
                  <w:rPr>
                    <w:ins w:id="1256" w:author="Omar Cardona" w:date="2016-11-21T23:44:00Z"/>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257" w:author="Omar Cardona" w:date="2016-11-21T23:44:00Z">
                  <w:rPr>
                    <w:rFonts w:ascii="Lucida Console" w:eastAsia="Times New Roman" w:hAnsi="Lucida Console" w:cs="Calibri"/>
                    <w:color w:val="009900"/>
                    <w:sz w:val="12"/>
                    <w:szCs w:val="12"/>
                  </w:rPr>
                </w:rPrChange>
              </w:rPr>
              <w:t xml:space="preserve"># Override the Debugger - by default the attached debugger blocks </w:t>
            </w:r>
            <w:proofErr w:type="spellStart"/>
            <w:r w:rsidRPr="009903E3">
              <w:rPr>
                <w:rFonts w:ascii="Lucida Console" w:eastAsia="Times New Roman" w:hAnsi="Lucida Console" w:cs="Calibri"/>
                <w:color w:val="000000" w:themeColor="text1"/>
                <w:sz w:val="12"/>
                <w:szCs w:val="12"/>
                <w:rPrChange w:id="1258" w:author="Omar Cardona" w:date="2016-11-21T23:44:00Z">
                  <w:rPr>
                    <w:rFonts w:ascii="Lucida Console" w:eastAsia="Times New Roman" w:hAnsi="Lucida Console" w:cs="Calibri"/>
                    <w:color w:val="009900"/>
                    <w:sz w:val="12"/>
                    <w:szCs w:val="12"/>
                  </w:rPr>
                </w:rPrChange>
              </w:rPr>
              <w:t>NetQos</w:t>
            </w:r>
            <w:proofErr w:type="spellEnd"/>
            <w:r w:rsidRPr="009903E3">
              <w:rPr>
                <w:rFonts w:ascii="Lucida Console" w:eastAsia="Times New Roman" w:hAnsi="Lucida Console" w:cs="Calibri"/>
                <w:color w:val="000000" w:themeColor="text1"/>
                <w:sz w:val="12"/>
                <w:szCs w:val="12"/>
                <w:rPrChange w:id="1259" w:author="Omar Cardona" w:date="2016-11-21T23:44:00Z">
                  <w:rPr>
                    <w:rFonts w:ascii="Lucida Console" w:eastAsia="Times New Roman" w:hAnsi="Lucida Console" w:cs="Calibri"/>
                    <w:color w:val="009900"/>
                    <w:sz w:val="12"/>
                    <w:szCs w:val="12"/>
                  </w:rPr>
                </w:rPrChange>
              </w:rPr>
              <w:t> </w:t>
            </w:r>
          </w:p>
          <w:p w14:paraId="65CD45EE" w14:textId="01631962" w:rsidR="00652CF8" w:rsidRPr="00B957AD" w:rsidRDefault="007863BB" w:rsidP="00652CF8">
            <w:pPr>
              <w:spacing w:before="100"/>
              <w:rPr>
                <w:rFonts w:ascii="Lucida Console" w:eastAsia="Times New Roman" w:hAnsi="Lucida Console" w:cs="Calibri"/>
                <w:color w:val="009900"/>
                <w:sz w:val="12"/>
                <w:szCs w:val="12"/>
              </w:rPr>
            </w:pPr>
            <w:ins w:id="1260" w:author="Brian Leong (Inspur Worldwide Services Ltd)" w:date="2016-10-03T17:33:00Z">
              <w:del w:id="1261" w:author="Omar Cardona" w:date="2016-11-21T23:44:00Z">
                <w:r w:rsidRPr="00610926" w:rsidDel="009903E3">
                  <w:rPr>
                    <w:rFonts w:ascii="Lucida Console" w:eastAsia="Times New Roman" w:hAnsi="Lucida Console" w:cs="Calibri"/>
                    <w:color w:val="7030A0"/>
                    <w:sz w:val="12"/>
                    <w:szCs w:val="12"/>
                  </w:rPr>
                  <w:delText>[Brian: OK for single and dual-port scenarios.]</w:delText>
                </w:r>
              </w:del>
            </w:ins>
          </w:p>
          <w:p w14:paraId="0F00BB97" w14:textId="6FDA4F0C" w:rsidR="00652CF8" w:rsidRPr="007A4C93" w:rsidRDefault="00652CF8" w:rsidP="00652CF8">
            <w:pPr>
              <w:rPr>
                <w:rFonts w:ascii="Lucida Console" w:eastAsia="Times New Roman" w:hAnsi="Lucida Console" w:cs="Calibri"/>
                <w:sz w:val="12"/>
                <w:szCs w:val="12"/>
              </w:rPr>
            </w:pPr>
            <w:del w:id="1262" w:author="Omar Cardona" w:date="2016-10-08T19:11:00Z">
              <w:r w:rsidRPr="007A4C93" w:rsidDel="005B581F">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Set-</w:t>
            </w:r>
            <w:proofErr w:type="spellStart"/>
            <w:r w:rsidRPr="007A4C93">
              <w:rPr>
                <w:rFonts w:ascii="Lucida Console" w:eastAsia="Times New Roman" w:hAnsi="Lucida Console" w:cs="Calibri"/>
                <w:b/>
                <w:bCs/>
                <w:sz w:val="12"/>
                <w:szCs w:val="12"/>
              </w:rPr>
              <w:t>ItemProperty</w:t>
            </w:r>
            <w:proofErr w:type="spellEnd"/>
            <w:r w:rsidRPr="007A4C93">
              <w:rPr>
                <w:rFonts w:ascii="Lucida Console" w:eastAsia="Times New Roman" w:hAnsi="Lucida Console" w:cs="Calibri"/>
                <w:b/>
                <w:bCs/>
                <w:sz w:val="12"/>
                <w:szCs w:val="12"/>
              </w:rPr>
              <w:t xml:space="preserve"> HKLM:"\SYSTEM\</w:t>
            </w:r>
            <w:proofErr w:type="spellStart"/>
            <w:r w:rsidRPr="007A4C93">
              <w:rPr>
                <w:rFonts w:ascii="Lucida Console" w:eastAsia="Times New Roman" w:hAnsi="Lucida Console" w:cs="Calibri"/>
                <w:b/>
                <w:bCs/>
                <w:sz w:val="12"/>
                <w:szCs w:val="12"/>
              </w:rPr>
              <w:t>CurrentControlSet</w:t>
            </w:r>
            <w:proofErr w:type="spellEnd"/>
            <w:r w:rsidRPr="007A4C93">
              <w:rPr>
                <w:rFonts w:ascii="Lucida Console" w:eastAsia="Times New Roman" w:hAnsi="Lucida Console" w:cs="Calibri"/>
                <w:b/>
                <w:bCs/>
                <w:sz w:val="12"/>
                <w:szCs w:val="12"/>
              </w:rPr>
              <w:t xml:space="preserve">\Services\NDIS\Parameters" </w:t>
            </w:r>
            <w:proofErr w:type="spellStart"/>
            <w:r w:rsidRPr="007A4C93">
              <w:rPr>
                <w:rFonts w:ascii="Lucida Console" w:eastAsia="Times New Roman" w:hAnsi="Lucida Console" w:cs="Calibri"/>
                <w:b/>
                <w:bCs/>
                <w:sz w:val="12"/>
                <w:szCs w:val="12"/>
                <w:highlight w:val="yellow"/>
              </w:rPr>
              <w:t>AllowFlowControlUnderDebugger</w:t>
            </w:r>
            <w:proofErr w:type="spellEnd"/>
            <w:r w:rsidRPr="007A4C93">
              <w:rPr>
                <w:rFonts w:ascii="Lucida Console" w:eastAsia="Times New Roman" w:hAnsi="Lucida Console" w:cs="Calibri"/>
                <w:b/>
                <w:bCs/>
                <w:sz w:val="12"/>
                <w:szCs w:val="12"/>
              </w:rPr>
              <w:t xml:space="preserve"> -type DWORD -</w:t>
            </w:r>
            <w:r w:rsidRPr="00F65484">
              <w:rPr>
                <w:rFonts w:ascii="Lucida Console" w:eastAsia="Times New Roman" w:hAnsi="Lucida Console" w:cs="Calibri"/>
                <w:b/>
                <w:bCs/>
                <w:sz w:val="12"/>
                <w:szCs w:val="12"/>
                <w:highlight w:val="yellow"/>
              </w:rPr>
              <w:t>Value 1</w:t>
            </w:r>
            <w:r w:rsidRPr="007A4C93">
              <w:rPr>
                <w:rFonts w:ascii="Lucida Console" w:eastAsia="Times New Roman" w:hAnsi="Lucida Console" w:cs="Calibri"/>
                <w:b/>
                <w:bCs/>
                <w:sz w:val="12"/>
                <w:szCs w:val="12"/>
              </w:rPr>
              <w:t xml:space="preserve"> –Force</w:t>
            </w:r>
          </w:p>
          <w:p w14:paraId="6B0B6A1E" w14:textId="77777777" w:rsidR="005104FB" w:rsidRPr="007A4C93" w:rsidRDefault="005104FB" w:rsidP="00652CF8">
            <w:pPr>
              <w:rPr>
                <w:rFonts w:ascii="Lucida Console" w:eastAsia="Times New Roman" w:hAnsi="Lucida Console" w:cs="Calibri"/>
                <w:sz w:val="12"/>
                <w:szCs w:val="12"/>
              </w:rPr>
            </w:pPr>
          </w:p>
          <w:p w14:paraId="2A295A90" w14:textId="251760EB" w:rsidR="00652CF8" w:rsidRPr="00702DE8" w:rsidRDefault="00652CF8" w:rsidP="00652CF8">
            <w:pPr>
              <w:rPr>
                <w:rFonts w:ascii="Lucida Console" w:eastAsia="Times New Roman" w:hAnsi="Lucida Console" w:cs="Calibri"/>
                <w:b/>
                <w:sz w:val="12"/>
                <w:szCs w:val="12"/>
                <w:rPrChange w:id="1263" w:author="Omar Cardona" w:date="2016-10-08T18:51:00Z">
                  <w:rPr>
                    <w:rFonts w:ascii="Lucida Console" w:eastAsia="Times New Roman" w:hAnsi="Lucida Console" w:cs="Calibri"/>
                    <w:sz w:val="12"/>
                    <w:szCs w:val="12"/>
                  </w:rPr>
                </w:rPrChange>
              </w:rPr>
            </w:pPr>
            <w:del w:id="1264" w:author="Omar Cardona" w:date="2016-10-08T19:11:00Z">
              <w:r w:rsidRPr="007A4C93" w:rsidDel="005B581F">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Get-</w:t>
            </w:r>
            <w:proofErr w:type="spellStart"/>
            <w:r w:rsidRPr="007A4C93">
              <w:rPr>
                <w:rFonts w:ascii="Lucida Console" w:eastAsia="Times New Roman" w:hAnsi="Lucida Console" w:cs="Calibri"/>
                <w:b/>
                <w:bCs/>
                <w:sz w:val="12"/>
                <w:szCs w:val="12"/>
              </w:rPr>
              <w:t>ItemProperty</w:t>
            </w:r>
            <w:proofErr w:type="spellEnd"/>
            <w:r w:rsidRPr="007A4C93">
              <w:rPr>
                <w:rFonts w:ascii="Lucida Console" w:eastAsia="Times New Roman" w:hAnsi="Lucida Console" w:cs="Calibri"/>
                <w:b/>
                <w:bCs/>
                <w:sz w:val="12"/>
                <w:szCs w:val="12"/>
              </w:rPr>
              <w:t xml:space="preserve"> HKLM:"\SYSTEM\</w:t>
            </w:r>
            <w:proofErr w:type="spellStart"/>
            <w:r w:rsidRPr="007A4C93">
              <w:rPr>
                <w:rFonts w:ascii="Lucida Console" w:eastAsia="Times New Roman" w:hAnsi="Lucida Console" w:cs="Calibri"/>
                <w:b/>
                <w:bCs/>
                <w:sz w:val="12"/>
                <w:szCs w:val="12"/>
              </w:rPr>
              <w:t>CurrentControlSet</w:t>
            </w:r>
            <w:proofErr w:type="spellEnd"/>
            <w:r w:rsidRPr="007A4C93">
              <w:rPr>
                <w:rFonts w:ascii="Lucida Console" w:eastAsia="Times New Roman" w:hAnsi="Lucida Console" w:cs="Calibri"/>
                <w:b/>
                <w:bCs/>
                <w:sz w:val="12"/>
                <w:szCs w:val="12"/>
              </w:rPr>
              <w:t>\Services\NDIS\Parameters"</w:t>
            </w:r>
            <w:ins w:id="1265" w:author="Omar Cardona" w:date="2016-10-08T18:51:00Z">
              <w:r w:rsidR="00702DE8" w:rsidRPr="00702DE8">
                <w:rPr>
                  <w:rFonts w:ascii="Lucida Console" w:eastAsia="Times New Roman" w:hAnsi="Lucida Console" w:cs="Calibri"/>
                  <w:b/>
                  <w:bCs/>
                  <w:sz w:val="12"/>
                  <w:szCs w:val="12"/>
                </w:rPr>
                <w:t xml:space="preserve"> </w:t>
              </w:r>
              <w:r w:rsidR="00702DE8" w:rsidRPr="00702DE8">
                <w:rPr>
                  <w:rFonts w:ascii="Lucida Console" w:eastAsia="Times New Roman" w:hAnsi="Lucida Console" w:cs="Calibri"/>
                  <w:b/>
                  <w:sz w:val="12"/>
                  <w:szCs w:val="12"/>
                  <w:rPrChange w:id="1266" w:author="Omar Cardona" w:date="2016-10-08T18:51:00Z">
                    <w:rPr>
                      <w:rFonts w:ascii="Lucida Console" w:eastAsia="Times New Roman" w:hAnsi="Lucida Console" w:cs="Calibri"/>
                      <w:sz w:val="12"/>
                      <w:szCs w:val="12"/>
                    </w:rPr>
                  </w:rPrChange>
                </w:rPr>
                <w:t xml:space="preserve">| ft </w:t>
              </w:r>
              <w:proofErr w:type="spellStart"/>
              <w:r w:rsidR="00702DE8" w:rsidRPr="00702DE8">
                <w:rPr>
                  <w:rFonts w:ascii="Lucida Console" w:eastAsia="Times New Roman" w:hAnsi="Lucida Console" w:cs="Calibri"/>
                  <w:b/>
                  <w:sz w:val="12"/>
                  <w:szCs w:val="12"/>
                  <w:rPrChange w:id="1267" w:author="Omar Cardona" w:date="2016-10-08T18:51:00Z">
                    <w:rPr>
                      <w:rFonts w:ascii="Lucida Console" w:eastAsia="Times New Roman" w:hAnsi="Lucida Console" w:cs="Calibri"/>
                      <w:sz w:val="12"/>
                      <w:szCs w:val="12"/>
                    </w:rPr>
                  </w:rPrChange>
                </w:rPr>
                <w:t>AllowFlowControlUnderDebugger</w:t>
              </w:r>
            </w:ins>
            <w:proofErr w:type="spellEnd"/>
          </w:p>
          <w:p w14:paraId="0F83FD77" w14:textId="247F2895" w:rsidR="00652CF8" w:rsidRDefault="00652CF8" w:rsidP="00652CF8">
            <w:pPr>
              <w:rPr>
                <w:ins w:id="1268" w:author="Omar Cardona" w:date="2016-10-08T18:51:00Z"/>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D81D9BD" w14:textId="77777777" w:rsidR="00155911" w:rsidRPr="00850779" w:rsidRDefault="00155911" w:rsidP="00155911">
            <w:pPr>
              <w:rPr>
                <w:ins w:id="1269" w:author="Omar Cardona" w:date="2016-10-08T18:51:00Z"/>
                <w:rFonts w:ascii="Lucida Console" w:eastAsia="Times New Roman" w:hAnsi="Lucida Console" w:cs="Calibri"/>
                <w:sz w:val="12"/>
                <w:szCs w:val="12"/>
              </w:rPr>
            </w:pPr>
            <w:proofErr w:type="spellStart"/>
            <w:ins w:id="1270" w:author="Omar Cardona" w:date="2016-10-08T18:51:00Z">
              <w:r w:rsidRPr="00155911">
                <w:rPr>
                  <w:rFonts w:ascii="Lucida Console" w:eastAsia="Times New Roman" w:hAnsi="Lucida Console" w:cs="Calibri"/>
                  <w:sz w:val="12"/>
                  <w:szCs w:val="12"/>
                  <w:highlight w:val="yellow"/>
                  <w:rPrChange w:id="1271" w:author="Omar Cardona" w:date="2016-10-08T18:52:00Z">
                    <w:rPr>
                      <w:rFonts w:ascii="Lucida Console" w:eastAsia="Times New Roman" w:hAnsi="Lucida Console" w:cs="Calibri"/>
                      <w:sz w:val="12"/>
                      <w:szCs w:val="12"/>
                    </w:rPr>
                  </w:rPrChange>
                </w:rPr>
                <w:t>AllowFlowControlUnderDebugger</w:t>
              </w:r>
              <w:proofErr w:type="spellEnd"/>
            </w:ins>
          </w:p>
          <w:p w14:paraId="498ADD15" w14:textId="77777777" w:rsidR="00155911" w:rsidRPr="00850779" w:rsidRDefault="00155911" w:rsidP="00155911">
            <w:pPr>
              <w:rPr>
                <w:ins w:id="1272" w:author="Omar Cardona" w:date="2016-10-08T18:51:00Z"/>
                <w:rFonts w:ascii="Lucida Console" w:eastAsia="Times New Roman" w:hAnsi="Lucida Console" w:cs="Calibri"/>
                <w:sz w:val="12"/>
                <w:szCs w:val="12"/>
              </w:rPr>
            </w:pPr>
            <w:ins w:id="1273" w:author="Omar Cardona" w:date="2016-10-08T18:51:00Z">
              <w:r w:rsidRPr="00850779">
                <w:rPr>
                  <w:rFonts w:ascii="Lucida Console" w:eastAsia="Times New Roman" w:hAnsi="Lucida Console" w:cs="Calibri"/>
                  <w:sz w:val="12"/>
                  <w:szCs w:val="12"/>
                </w:rPr>
                <w:t>-----------------------------</w:t>
              </w:r>
            </w:ins>
          </w:p>
          <w:p w14:paraId="6F505C06" w14:textId="77777777" w:rsidR="00155911" w:rsidRDefault="00155911" w:rsidP="00155911">
            <w:pPr>
              <w:rPr>
                <w:ins w:id="1274" w:author="Omar Cardona" w:date="2016-10-08T18:51:00Z"/>
                <w:rFonts w:ascii="Lucida Console" w:eastAsia="Times New Roman" w:hAnsi="Lucida Console" w:cs="Calibri"/>
                <w:sz w:val="12"/>
                <w:szCs w:val="12"/>
              </w:rPr>
            </w:pPr>
            <w:ins w:id="1275" w:author="Omar Cardona" w:date="2016-10-08T18:51:00Z">
              <w:r w:rsidRPr="00850779">
                <w:rPr>
                  <w:rFonts w:ascii="Lucida Console" w:eastAsia="Times New Roman" w:hAnsi="Lucida Console" w:cs="Calibri"/>
                  <w:sz w:val="12"/>
                  <w:szCs w:val="12"/>
                </w:rPr>
                <w:t xml:space="preserve">                            </w:t>
              </w:r>
              <w:r w:rsidRPr="00155911">
                <w:rPr>
                  <w:rFonts w:ascii="Lucida Console" w:eastAsia="Times New Roman" w:hAnsi="Lucida Console" w:cs="Calibri"/>
                  <w:sz w:val="12"/>
                  <w:szCs w:val="12"/>
                  <w:highlight w:val="yellow"/>
                  <w:rPrChange w:id="1276" w:author="Omar Cardona" w:date="2016-10-08T18:52:00Z">
                    <w:rPr>
                      <w:rFonts w:ascii="Lucida Console" w:eastAsia="Times New Roman" w:hAnsi="Lucida Console" w:cs="Calibri"/>
                      <w:sz w:val="12"/>
                      <w:szCs w:val="12"/>
                    </w:rPr>
                  </w:rPrChange>
                </w:rPr>
                <w:t>1</w:t>
              </w:r>
            </w:ins>
          </w:p>
          <w:p w14:paraId="3D44A52F" w14:textId="78E73382" w:rsidR="00155911" w:rsidRPr="007A4C93" w:rsidDel="00155911" w:rsidRDefault="00155911" w:rsidP="00652CF8">
            <w:pPr>
              <w:rPr>
                <w:del w:id="1277" w:author="Omar Cardona" w:date="2016-10-08T18:51:00Z"/>
                <w:rFonts w:ascii="Lucida Console" w:eastAsia="Times New Roman" w:hAnsi="Lucida Console" w:cs="Calibri"/>
                <w:sz w:val="12"/>
                <w:szCs w:val="12"/>
              </w:rPr>
            </w:pPr>
          </w:p>
          <w:tbl>
            <w:tblPr>
              <w:tblStyle w:val="TableGrid"/>
              <w:tblW w:w="0" w:type="auto"/>
              <w:tblLook w:val="04A0" w:firstRow="1" w:lastRow="0" w:firstColumn="1" w:lastColumn="0" w:noHBand="0" w:noVBand="1"/>
            </w:tblPr>
            <w:tblGrid>
              <w:gridCol w:w="9167"/>
            </w:tblGrid>
            <w:tr w:rsidR="00850779" w:rsidDel="00155911" w14:paraId="7AF7E4F7" w14:textId="53DDB64E" w:rsidTr="00850779">
              <w:trPr>
                <w:ins w:id="1278" w:author="Brian Leong (Inspur Worldwide Services Ltd)" w:date="2016-09-30T14:42:00Z"/>
                <w:del w:id="1279" w:author="Omar Cardona" w:date="2016-10-08T18:51:00Z"/>
              </w:trPr>
              <w:tc>
                <w:tcPr>
                  <w:tcW w:w="9167" w:type="dxa"/>
                </w:tcPr>
                <w:p w14:paraId="1450C2BF" w14:textId="58B000A1" w:rsidR="00850779" w:rsidDel="00155911" w:rsidRDefault="00850779" w:rsidP="00652CF8">
                  <w:pPr>
                    <w:rPr>
                      <w:ins w:id="1280" w:author="Brian Leong (Inspur Worldwide Services Ltd)" w:date="2016-09-30T14:42:00Z"/>
                      <w:del w:id="1281" w:author="Omar Cardona" w:date="2016-10-08T18:51:00Z"/>
                      <w:rFonts w:ascii="Lucida Console" w:eastAsia="Times New Roman" w:hAnsi="Lucida Console" w:cs="Calibri"/>
                      <w:sz w:val="12"/>
                      <w:szCs w:val="12"/>
                    </w:rPr>
                  </w:pPr>
                </w:p>
                <w:p w14:paraId="68CB118C" w14:textId="11FE6B98" w:rsidR="00850779" w:rsidDel="00155911" w:rsidRDefault="00850779" w:rsidP="00652CF8">
                  <w:pPr>
                    <w:rPr>
                      <w:ins w:id="1282" w:author="Brian Leong (Inspur Worldwide Services Ltd)" w:date="2016-09-30T14:42:00Z"/>
                      <w:del w:id="1283" w:author="Omar Cardona" w:date="2016-10-08T18:51:00Z"/>
                      <w:rFonts w:ascii="Lucida Console" w:eastAsia="Times New Roman" w:hAnsi="Lucida Console" w:cs="Calibri"/>
                      <w:sz w:val="12"/>
                      <w:szCs w:val="12"/>
                    </w:rPr>
                  </w:pPr>
                  <w:ins w:id="1284" w:author="Brian Leong (Inspur Worldwide Services Ltd)" w:date="2016-09-30T14:42:00Z">
                    <w:del w:id="1285" w:author="Omar Cardona" w:date="2016-10-08T18:51:00Z">
                      <w:r w:rsidRPr="00836A5F" w:rsidDel="00155911">
                        <w:rPr>
                          <w:rFonts w:ascii="Lucida Console" w:eastAsia="Times New Roman" w:hAnsi="Lucida Console" w:cs="Calibri"/>
                          <w:sz w:val="12"/>
                          <w:szCs w:val="12"/>
                          <w:highlight w:val="red"/>
                          <w:rPrChange w:id="1286" w:author="Omar Cardona" w:date="2016-10-07T20:28:00Z">
                            <w:rPr>
                              <w:rFonts w:ascii="Lucida Console" w:eastAsia="Times New Roman" w:hAnsi="Lucida Console" w:cs="Calibri"/>
                              <w:sz w:val="12"/>
                              <w:szCs w:val="12"/>
                            </w:rPr>
                          </w:rPrChange>
                        </w:rPr>
                        <w:delText xml:space="preserve">We could filter </w:delText>
                      </w:r>
                    </w:del>
                  </w:ins>
                  <w:ins w:id="1287" w:author="Brian Leong (Inspur Worldwide Services Ltd)" w:date="2016-09-30T14:43:00Z">
                    <w:del w:id="1288" w:author="Omar Cardona" w:date="2016-10-08T18:51:00Z">
                      <w:r w:rsidRPr="00836A5F" w:rsidDel="00155911">
                        <w:rPr>
                          <w:rFonts w:ascii="Lucida Console" w:eastAsia="Times New Roman" w:hAnsi="Lucida Console" w:cs="Calibri"/>
                          <w:sz w:val="12"/>
                          <w:szCs w:val="12"/>
                          <w:highlight w:val="red"/>
                          <w:rPrChange w:id="1289" w:author="Omar Cardona" w:date="2016-10-07T20:28:00Z">
                            <w:rPr>
                              <w:rFonts w:ascii="Lucida Console" w:eastAsia="Times New Roman" w:hAnsi="Lucida Console" w:cs="Calibri"/>
                              <w:sz w:val="12"/>
                              <w:szCs w:val="12"/>
                            </w:rPr>
                          </w:rPrChange>
                        </w:rPr>
                        <w:delText xml:space="preserve">the confirmation </w:delText>
                      </w:r>
                    </w:del>
                  </w:ins>
                  <w:ins w:id="1290" w:author="Brian Leong (Inspur Worldwide Services Ltd)" w:date="2016-09-30T14:42:00Z">
                    <w:del w:id="1291" w:author="Omar Cardona" w:date="2016-10-08T18:51:00Z">
                      <w:r w:rsidRPr="00836A5F" w:rsidDel="00155911">
                        <w:rPr>
                          <w:rFonts w:ascii="Lucida Console" w:eastAsia="Times New Roman" w:hAnsi="Lucida Console" w:cs="Calibri"/>
                          <w:sz w:val="12"/>
                          <w:szCs w:val="12"/>
                          <w:highlight w:val="red"/>
                          <w:rPrChange w:id="1292" w:author="Omar Cardona" w:date="2016-10-07T20:28:00Z">
                            <w:rPr>
                              <w:rFonts w:ascii="Lucida Console" w:eastAsia="Times New Roman" w:hAnsi="Lucida Console" w:cs="Calibri"/>
                              <w:sz w:val="12"/>
                              <w:szCs w:val="12"/>
                            </w:rPr>
                          </w:rPrChange>
                        </w:rPr>
                        <w:delText>to the field of interest for readers?</w:delText>
                      </w:r>
                    </w:del>
                  </w:ins>
                </w:p>
                <w:p w14:paraId="63DD5D06" w14:textId="6872623C" w:rsidR="00850779" w:rsidDel="00155911" w:rsidRDefault="00850779" w:rsidP="00652CF8">
                  <w:pPr>
                    <w:rPr>
                      <w:ins w:id="1293" w:author="Brian Leong (Inspur Worldwide Services Ltd)" w:date="2016-09-30T14:42:00Z"/>
                      <w:del w:id="1294" w:author="Omar Cardona" w:date="2016-10-08T18:51:00Z"/>
                      <w:rFonts w:ascii="Lucida Console" w:eastAsia="Times New Roman" w:hAnsi="Lucida Console" w:cs="Calibri"/>
                      <w:sz w:val="12"/>
                      <w:szCs w:val="12"/>
                    </w:rPr>
                  </w:pPr>
                </w:p>
                <w:p w14:paraId="224AD819" w14:textId="072F8499" w:rsidR="00850779" w:rsidRPr="00850779" w:rsidDel="00155911" w:rsidRDefault="00850779" w:rsidP="00850779">
                  <w:pPr>
                    <w:rPr>
                      <w:ins w:id="1295" w:author="Brian Leong (Inspur Worldwide Services Ltd)" w:date="2016-09-30T14:43:00Z"/>
                      <w:del w:id="1296" w:author="Omar Cardona" w:date="2016-10-08T18:51:00Z"/>
                      <w:rFonts w:ascii="Lucida Console" w:eastAsia="Times New Roman" w:hAnsi="Lucida Console" w:cs="Calibri"/>
                      <w:sz w:val="12"/>
                      <w:szCs w:val="12"/>
                    </w:rPr>
                  </w:pPr>
                  <w:ins w:id="1297" w:author="Brian Leong (Inspur Worldwide Services Ltd)" w:date="2016-09-30T14:43:00Z">
                    <w:del w:id="1298" w:author="Omar Cardona" w:date="2016-10-08T18:51:00Z">
                      <w:r w:rsidRPr="00850779" w:rsidDel="00155911">
                        <w:rPr>
                          <w:rFonts w:ascii="Lucida Console" w:eastAsia="Times New Roman" w:hAnsi="Lucida Console" w:cs="Calibri"/>
                          <w:sz w:val="12"/>
                          <w:szCs w:val="12"/>
                        </w:rPr>
                        <w:delText>Get-ItemProperty HKLM:"\SYSTEM\CurrentControlSet\Services\NDIS\Parameters" | ft AllowFlowControlUnderDebugger</w:delText>
                      </w:r>
                    </w:del>
                  </w:ins>
                </w:p>
                <w:p w14:paraId="2C50FDBE" w14:textId="44FE8B2B" w:rsidR="00850779" w:rsidRPr="00850779" w:rsidDel="00155911" w:rsidRDefault="00850779" w:rsidP="00850779">
                  <w:pPr>
                    <w:rPr>
                      <w:ins w:id="1299" w:author="Brian Leong (Inspur Worldwide Services Ltd)" w:date="2016-09-30T14:43:00Z"/>
                      <w:del w:id="1300" w:author="Omar Cardona" w:date="2016-10-08T18:51:00Z"/>
                      <w:rFonts w:ascii="Lucida Console" w:eastAsia="Times New Roman" w:hAnsi="Lucida Console" w:cs="Calibri"/>
                      <w:sz w:val="12"/>
                      <w:szCs w:val="12"/>
                    </w:rPr>
                  </w:pPr>
                </w:p>
                <w:p w14:paraId="3A232084" w14:textId="742DC330" w:rsidR="00850779" w:rsidRPr="00850779" w:rsidDel="00155911" w:rsidRDefault="00850779" w:rsidP="00850779">
                  <w:pPr>
                    <w:rPr>
                      <w:ins w:id="1301" w:author="Brian Leong (Inspur Worldwide Services Ltd)" w:date="2016-09-30T14:43:00Z"/>
                      <w:del w:id="1302" w:author="Omar Cardona" w:date="2016-10-08T18:51:00Z"/>
                      <w:rFonts w:ascii="Lucida Console" w:eastAsia="Times New Roman" w:hAnsi="Lucida Console" w:cs="Calibri"/>
                      <w:sz w:val="12"/>
                      <w:szCs w:val="12"/>
                    </w:rPr>
                  </w:pPr>
                  <w:ins w:id="1303" w:author="Brian Leong (Inspur Worldwide Services Ltd)" w:date="2016-09-30T14:43:00Z">
                    <w:del w:id="1304" w:author="Omar Cardona" w:date="2016-10-08T18:51:00Z">
                      <w:r w:rsidRPr="00850779" w:rsidDel="00155911">
                        <w:rPr>
                          <w:rFonts w:ascii="Lucida Console" w:eastAsia="Times New Roman" w:hAnsi="Lucida Console" w:cs="Calibri"/>
                          <w:sz w:val="12"/>
                          <w:szCs w:val="12"/>
                        </w:rPr>
                        <w:delText>AllowFlowControlUnderDebugger</w:delText>
                      </w:r>
                    </w:del>
                  </w:ins>
                </w:p>
                <w:p w14:paraId="70A32E29" w14:textId="6F9D8233" w:rsidR="00850779" w:rsidRPr="00850779" w:rsidDel="00155911" w:rsidRDefault="00850779" w:rsidP="00850779">
                  <w:pPr>
                    <w:rPr>
                      <w:ins w:id="1305" w:author="Brian Leong (Inspur Worldwide Services Ltd)" w:date="2016-09-30T14:43:00Z"/>
                      <w:del w:id="1306" w:author="Omar Cardona" w:date="2016-10-08T18:51:00Z"/>
                      <w:rFonts w:ascii="Lucida Console" w:eastAsia="Times New Roman" w:hAnsi="Lucida Console" w:cs="Calibri"/>
                      <w:sz w:val="12"/>
                      <w:szCs w:val="12"/>
                    </w:rPr>
                  </w:pPr>
                  <w:ins w:id="1307" w:author="Brian Leong (Inspur Worldwide Services Ltd)" w:date="2016-09-30T14:43:00Z">
                    <w:del w:id="1308" w:author="Omar Cardona" w:date="2016-10-08T18:51:00Z">
                      <w:r w:rsidRPr="00850779" w:rsidDel="00155911">
                        <w:rPr>
                          <w:rFonts w:ascii="Lucida Console" w:eastAsia="Times New Roman" w:hAnsi="Lucida Console" w:cs="Calibri"/>
                          <w:sz w:val="12"/>
                          <w:szCs w:val="12"/>
                        </w:rPr>
                        <w:delText>-----------------------------</w:delText>
                      </w:r>
                    </w:del>
                  </w:ins>
                </w:p>
                <w:p w14:paraId="72FB0770" w14:textId="6B40E221" w:rsidR="00850779" w:rsidDel="00155911" w:rsidRDefault="00850779" w:rsidP="00850779">
                  <w:pPr>
                    <w:rPr>
                      <w:ins w:id="1309" w:author="Brian Leong (Inspur Worldwide Services Ltd)" w:date="2016-09-30T14:43:00Z"/>
                      <w:del w:id="1310" w:author="Omar Cardona" w:date="2016-10-08T18:51:00Z"/>
                      <w:rFonts w:ascii="Lucida Console" w:eastAsia="Times New Roman" w:hAnsi="Lucida Console" w:cs="Calibri"/>
                      <w:sz w:val="12"/>
                      <w:szCs w:val="12"/>
                    </w:rPr>
                  </w:pPr>
                  <w:ins w:id="1311" w:author="Brian Leong (Inspur Worldwide Services Ltd)" w:date="2016-09-30T14:43:00Z">
                    <w:del w:id="1312" w:author="Omar Cardona" w:date="2016-10-08T18:51:00Z">
                      <w:r w:rsidRPr="00850779" w:rsidDel="00155911">
                        <w:rPr>
                          <w:rFonts w:ascii="Lucida Console" w:eastAsia="Times New Roman" w:hAnsi="Lucida Console" w:cs="Calibri"/>
                          <w:sz w:val="12"/>
                          <w:szCs w:val="12"/>
                        </w:rPr>
                        <w:delText xml:space="preserve">                            1</w:delText>
                      </w:r>
                    </w:del>
                  </w:ins>
                </w:p>
                <w:p w14:paraId="29DC13FF" w14:textId="33300287" w:rsidR="00850779" w:rsidDel="00155911" w:rsidRDefault="00850779" w:rsidP="00850779">
                  <w:pPr>
                    <w:rPr>
                      <w:ins w:id="1313" w:author="Brian Leong (Inspur Worldwide Services Ltd)" w:date="2016-09-30T14:42:00Z"/>
                      <w:del w:id="1314" w:author="Omar Cardona" w:date="2016-10-08T18:51:00Z"/>
                      <w:rFonts w:ascii="Lucida Console" w:eastAsia="Times New Roman" w:hAnsi="Lucida Console" w:cs="Calibri"/>
                      <w:sz w:val="12"/>
                      <w:szCs w:val="12"/>
                    </w:rPr>
                  </w:pPr>
                </w:p>
              </w:tc>
            </w:tr>
          </w:tbl>
          <w:p w14:paraId="559F65B7" w14:textId="7BA7B030" w:rsidR="00652CF8" w:rsidRPr="007A4C93" w:rsidDel="00155911" w:rsidRDefault="00652CF8" w:rsidP="00652CF8">
            <w:pPr>
              <w:rPr>
                <w:del w:id="1315" w:author="Omar Cardona" w:date="2016-10-08T18:51:00Z"/>
                <w:rFonts w:ascii="Lucida Console" w:eastAsia="Times New Roman" w:hAnsi="Lucida Console" w:cs="Calibri"/>
                <w:sz w:val="12"/>
                <w:szCs w:val="12"/>
              </w:rPr>
            </w:pPr>
            <w:del w:id="1316" w:author="Omar Cardona" w:date="2016-10-08T18:51:00Z">
              <w:r w:rsidRPr="007A4C93" w:rsidDel="00155911">
                <w:rPr>
                  <w:rFonts w:ascii="Lucida Console" w:eastAsia="Times New Roman" w:hAnsi="Lucida Console" w:cs="Calibri"/>
                  <w:sz w:val="12"/>
                  <w:szCs w:val="12"/>
                </w:rPr>
                <w:delText> </w:delText>
              </w:r>
            </w:del>
          </w:p>
          <w:p w14:paraId="5F0E131E" w14:textId="6B1F2A2E" w:rsidR="00652CF8" w:rsidRPr="007A4C93" w:rsidDel="00155911" w:rsidRDefault="00652CF8" w:rsidP="00652CF8">
            <w:pPr>
              <w:rPr>
                <w:del w:id="1317" w:author="Omar Cardona" w:date="2016-10-08T18:51:00Z"/>
                <w:rFonts w:ascii="Lucida Console" w:eastAsia="Times New Roman" w:hAnsi="Lucida Console" w:cs="Calibri"/>
                <w:sz w:val="12"/>
                <w:szCs w:val="12"/>
              </w:rPr>
            </w:pPr>
            <w:del w:id="1318" w:author="Omar Cardona" w:date="2016-10-08T18:51:00Z">
              <w:r w:rsidRPr="007A4C93" w:rsidDel="00155911">
                <w:rPr>
                  <w:rFonts w:ascii="Lucida Console" w:eastAsia="Times New Roman" w:hAnsi="Lucida Console" w:cs="Calibri"/>
                  <w:sz w:val="12"/>
                  <w:szCs w:val="12"/>
                </w:rPr>
                <w:delText>MaxCachedNblContextSize           : 512</w:delText>
              </w:r>
            </w:del>
          </w:p>
          <w:p w14:paraId="3A00467B" w14:textId="25A21395" w:rsidR="00652CF8" w:rsidRPr="007A4C93" w:rsidDel="00155911" w:rsidRDefault="00652CF8" w:rsidP="00652CF8">
            <w:pPr>
              <w:rPr>
                <w:del w:id="1319" w:author="Omar Cardona" w:date="2016-10-08T18:51:00Z"/>
                <w:rFonts w:ascii="Lucida Console" w:eastAsia="Times New Roman" w:hAnsi="Lucida Console" w:cs="Calibri"/>
                <w:sz w:val="12"/>
                <w:szCs w:val="12"/>
              </w:rPr>
            </w:pPr>
            <w:del w:id="1320" w:author="Omar Cardona" w:date="2016-10-08T18:51:00Z">
              <w:r w:rsidRPr="007A4C93" w:rsidDel="00155911">
                <w:rPr>
                  <w:rFonts w:ascii="Lucida Console" w:eastAsia="Times New Roman" w:hAnsi="Lucida Console" w:cs="Calibri"/>
                  <w:sz w:val="12"/>
                  <w:szCs w:val="12"/>
                </w:rPr>
                <w:delText>PortAuthReceiveAuthorizationState : 2</w:delText>
              </w:r>
            </w:del>
          </w:p>
          <w:p w14:paraId="379CBBB2" w14:textId="55D6121F" w:rsidR="00652CF8" w:rsidRPr="007A4C93" w:rsidDel="00155911" w:rsidRDefault="00652CF8" w:rsidP="00652CF8">
            <w:pPr>
              <w:rPr>
                <w:del w:id="1321" w:author="Omar Cardona" w:date="2016-10-08T18:51:00Z"/>
                <w:rFonts w:ascii="Lucida Console" w:eastAsia="Times New Roman" w:hAnsi="Lucida Console" w:cs="Calibri"/>
                <w:sz w:val="12"/>
                <w:szCs w:val="12"/>
              </w:rPr>
            </w:pPr>
            <w:del w:id="1322" w:author="Omar Cardona" w:date="2016-10-08T18:51:00Z">
              <w:r w:rsidRPr="007A4C93" w:rsidDel="00155911">
                <w:rPr>
                  <w:rFonts w:ascii="Lucida Console" w:eastAsia="Times New Roman" w:hAnsi="Lucida Console" w:cs="Calibri"/>
                  <w:sz w:val="12"/>
                  <w:szCs w:val="12"/>
                </w:rPr>
                <w:delText>PortAuthReceiveControlState       : 2</w:delText>
              </w:r>
            </w:del>
          </w:p>
          <w:p w14:paraId="12D95B6E" w14:textId="108204AF" w:rsidR="00652CF8" w:rsidRPr="007A4C93" w:rsidDel="00155911" w:rsidRDefault="00652CF8" w:rsidP="00652CF8">
            <w:pPr>
              <w:rPr>
                <w:del w:id="1323" w:author="Omar Cardona" w:date="2016-10-08T18:51:00Z"/>
                <w:rFonts w:ascii="Lucida Console" w:eastAsia="Times New Roman" w:hAnsi="Lucida Console" w:cs="Calibri"/>
                <w:sz w:val="12"/>
                <w:szCs w:val="12"/>
              </w:rPr>
            </w:pPr>
            <w:del w:id="1324" w:author="Omar Cardona" w:date="2016-10-08T18:51:00Z">
              <w:r w:rsidRPr="007A4C93" w:rsidDel="00155911">
                <w:rPr>
                  <w:rFonts w:ascii="Lucida Console" w:eastAsia="Times New Roman" w:hAnsi="Lucida Console" w:cs="Calibri"/>
                  <w:sz w:val="12"/>
                  <w:szCs w:val="12"/>
                </w:rPr>
                <w:delText>PortAuthSendAuthorizationState    : 2</w:delText>
              </w:r>
            </w:del>
          </w:p>
          <w:p w14:paraId="3795548B" w14:textId="66FA63BF" w:rsidR="00652CF8" w:rsidRPr="007A4C93" w:rsidDel="00155911" w:rsidRDefault="00652CF8" w:rsidP="00652CF8">
            <w:pPr>
              <w:rPr>
                <w:del w:id="1325" w:author="Omar Cardona" w:date="2016-10-08T18:51:00Z"/>
                <w:rFonts w:ascii="Lucida Console" w:eastAsia="Times New Roman" w:hAnsi="Lucida Console" w:cs="Calibri"/>
                <w:sz w:val="12"/>
                <w:szCs w:val="12"/>
              </w:rPr>
            </w:pPr>
            <w:del w:id="1326" w:author="Omar Cardona" w:date="2016-10-08T18:51:00Z">
              <w:r w:rsidRPr="007A4C93" w:rsidDel="00155911">
                <w:rPr>
                  <w:rFonts w:ascii="Lucida Console" w:eastAsia="Times New Roman" w:hAnsi="Lucida Console" w:cs="Calibri"/>
                  <w:sz w:val="12"/>
                  <w:szCs w:val="12"/>
                </w:rPr>
                <w:delText>PortAuthSendControlState          : 2</w:delText>
              </w:r>
            </w:del>
          </w:p>
          <w:p w14:paraId="76D91A35" w14:textId="35AB3D25" w:rsidR="00652CF8" w:rsidRPr="007A4C93" w:rsidDel="00155911" w:rsidRDefault="00652CF8" w:rsidP="00652CF8">
            <w:pPr>
              <w:rPr>
                <w:del w:id="1327" w:author="Omar Cardona" w:date="2016-10-08T18:51:00Z"/>
                <w:rFonts w:ascii="Lucida Console" w:eastAsia="Times New Roman" w:hAnsi="Lucida Console" w:cs="Calibri"/>
                <w:sz w:val="12"/>
                <w:szCs w:val="12"/>
              </w:rPr>
            </w:pPr>
            <w:del w:id="1328" w:author="Omar Cardona" w:date="2016-10-08T18:51:00Z">
              <w:r w:rsidRPr="007A4C93" w:rsidDel="00155911">
                <w:rPr>
                  <w:rFonts w:ascii="Lucida Console" w:eastAsia="Times New Roman" w:hAnsi="Lucida Console" w:cs="Calibri"/>
                  <w:sz w:val="12"/>
                  <w:szCs w:val="12"/>
                </w:rPr>
                <w:delText>ReceiveWorkerDisableAutoStart     : 0</w:delText>
              </w:r>
            </w:del>
          </w:p>
          <w:p w14:paraId="01CF4890" w14:textId="05559028" w:rsidR="00652CF8" w:rsidRPr="007A4C93" w:rsidDel="00155911" w:rsidRDefault="00652CF8" w:rsidP="00652CF8">
            <w:pPr>
              <w:rPr>
                <w:del w:id="1329" w:author="Omar Cardona" w:date="2016-10-08T18:51:00Z"/>
                <w:rFonts w:ascii="Lucida Console" w:eastAsia="Times New Roman" w:hAnsi="Lucida Console" w:cs="Calibri"/>
                <w:sz w:val="12"/>
                <w:szCs w:val="12"/>
              </w:rPr>
            </w:pPr>
            <w:del w:id="1330" w:author="Omar Cardona" w:date="2016-10-08T18:51:00Z">
              <w:r w:rsidRPr="007A4C93" w:rsidDel="00155911">
                <w:rPr>
                  <w:rFonts w:ascii="Lucida Console" w:eastAsia="Times New Roman" w:hAnsi="Lucida Console" w:cs="Calibri"/>
                  <w:sz w:val="12"/>
                  <w:szCs w:val="12"/>
                </w:rPr>
                <w:delText>TrackNblOwner                     : 0</w:delText>
              </w:r>
            </w:del>
          </w:p>
          <w:p w14:paraId="081F5F9C" w14:textId="3E880E98" w:rsidR="00652CF8" w:rsidRPr="007A4C93" w:rsidDel="00155911" w:rsidRDefault="00652CF8" w:rsidP="00652CF8">
            <w:pPr>
              <w:rPr>
                <w:del w:id="1331" w:author="Omar Cardona" w:date="2016-10-08T18:51:00Z"/>
                <w:rFonts w:ascii="Lucida Console" w:eastAsia="Times New Roman" w:hAnsi="Lucida Console" w:cs="Calibri"/>
                <w:sz w:val="12"/>
                <w:szCs w:val="12"/>
              </w:rPr>
            </w:pPr>
            <w:del w:id="1332" w:author="Omar Cardona" w:date="2016-10-08T18:51:00Z">
              <w:r w:rsidRPr="007A4C93" w:rsidDel="00155911">
                <w:rPr>
                  <w:rFonts w:ascii="Lucida Console" w:eastAsia="Times New Roman" w:hAnsi="Lucida Console" w:cs="Calibri"/>
                  <w:sz w:val="12"/>
                  <w:szCs w:val="12"/>
                </w:rPr>
                <w:delText>DefaultPnPCapabilities            : 0</w:delText>
              </w:r>
            </w:del>
          </w:p>
          <w:p w14:paraId="36A385FE" w14:textId="3FCD1813" w:rsidR="00652CF8" w:rsidRPr="007A4C93" w:rsidDel="00155911" w:rsidRDefault="00652CF8" w:rsidP="00652CF8">
            <w:pPr>
              <w:rPr>
                <w:del w:id="1333" w:author="Omar Cardona" w:date="2016-10-08T18:51:00Z"/>
                <w:rFonts w:ascii="Lucida Console" w:eastAsia="Times New Roman" w:hAnsi="Lucida Console" w:cs="Calibri"/>
                <w:sz w:val="12"/>
                <w:szCs w:val="12"/>
              </w:rPr>
            </w:pPr>
            <w:del w:id="1334" w:author="Omar Cardona" w:date="2016-10-08T18:51:00Z">
              <w:r w:rsidRPr="007A4C93" w:rsidDel="00155911">
                <w:rPr>
                  <w:rFonts w:ascii="Lucida Console" w:eastAsia="Times New Roman" w:hAnsi="Lucida Console" w:cs="Calibri"/>
                  <w:sz w:val="12"/>
                  <w:szCs w:val="12"/>
                  <w:highlight w:val="yellow"/>
                </w:rPr>
                <w:delText>AllowFlowControlUnderDebugger     : 1</w:delText>
              </w:r>
            </w:del>
          </w:p>
          <w:p w14:paraId="3A583316" w14:textId="30FA1653" w:rsidR="00652CF8" w:rsidRPr="007A4C93" w:rsidDel="00155911" w:rsidRDefault="00652CF8" w:rsidP="00652CF8">
            <w:pPr>
              <w:rPr>
                <w:del w:id="1335" w:author="Omar Cardona" w:date="2016-10-08T18:51:00Z"/>
                <w:rFonts w:ascii="Lucida Console" w:eastAsia="Times New Roman" w:hAnsi="Lucida Console" w:cs="Calibri"/>
                <w:sz w:val="12"/>
                <w:szCs w:val="12"/>
              </w:rPr>
            </w:pPr>
            <w:del w:id="1336" w:author="Omar Cardona" w:date="2016-10-08T18:51:00Z">
              <w:r w:rsidRPr="007A4C93" w:rsidDel="00155911">
                <w:rPr>
                  <w:rFonts w:ascii="Lucida Console" w:eastAsia="Times New Roman" w:hAnsi="Lucida Console" w:cs="Calibri"/>
                  <w:sz w:val="12"/>
                  <w:szCs w:val="12"/>
                </w:rPr>
                <w:delText>PSPath                            : Microsoft.PowerShell.Core\Registry::HKEY_LOCAL_MACHINE\SYSTEM\CurrentControlSet\Services\NDIS\Parameters</w:delText>
              </w:r>
            </w:del>
          </w:p>
          <w:p w14:paraId="64ACAB08" w14:textId="05373124" w:rsidR="00652CF8" w:rsidRPr="007A4C93" w:rsidDel="00155911" w:rsidRDefault="00652CF8" w:rsidP="00652CF8">
            <w:pPr>
              <w:rPr>
                <w:del w:id="1337" w:author="Omar Cardona" w:date="2016-10-08T18:51:00Z"/>
                <w:rFonts w:ascii="Lucida Console" w:eastAsia="Times New Roman" w:hAnsi="Lucida Console" w:cs="Calibri"/>
                <w:sz w:val="12"/>
                <w:szCs w:val="12"/>
              </w:rPr>
            </w:pPr>
            <w:del w:id="1338" w:author="Omar Cardona" w:date="2016-10-08T18:51:00Z">
              <w:r w:rsidRPr="007A4C93" w:rsidDel="00155911">
                <w:rPr>
                  <w:rFonts w:ascii="Lucida Console" w:eastAsia="Times New Roman" w:hAnsi="Lucida Console" w:cs="Calibri"/>
                  <w:sz w:val="12"/>
                  <w:szCs w:val="12"/>
                </w:rPr>
                <w:delText>PSParentPath                      : Microsoft.PowerShell.Core\Registry::HKEY_LOCAL_MACHINE\SYSTEM\CurrentControlSet\Services\NDIS</w:delText>
              </w:r>
            </w:del>
          </w:p>
          <w:p w14:paraId="4F2A3C27" w14:textId="3164F464" w:rsidR="00652CF8" w:rsidRPr="007A4C93" w:rsidDel="00155911" w:rsidRDefault="00652CF8" w:rsidP="00652CF8">
            <w:pPr>
              <w:rPr>
                <w:del w:id="1339" w:author="Omar Cardona" w:date="2016-10-08T18:51:00Z"/>
                <w:rFonts w:ascii="Lucida Console" w:eastAsia="Times New Roman" w:hAnsi="Lucida Console" w:cs="Calibri"/>
                <w:sz w:val="12"/>
                <w:szCs w:val="12"/>
              </w:rPr>
            </w:pPr>
            <w:del w:id="1340" w:author="Omar Cardona" w:date="2016-10-08T18:51:00Z">
              <w:r w:rsidRPr="007A4C93" w:rsidDel="00155911">
                <w:rPr>
                  <w:rFonts w:ascii="Lucida Console" w:eastAsia="Times New Roman" w:hAnsi="Lucida Console" w:cs="Calibri"/>
                  <w:sz w:val="12"/>
                  <w:szCs w:val="12"/>
                </w:rPr>
                <w:delText>PSChildName                       : Parameters</w:delText>
              </w:r>
            </w:del>
          </w:p>
          <w:p w14:paraId="225293BD" w14:textId="090070A8" w:rsidR="00652CF8" w:rsidRPr="007A4C93" w:rsidDel="00155911" w:rsidRDefault="00652CF8" w:rsidP="00652CF8">
            <w:pPr>
              <w:rPr>
                <w:del w:id="1341" w:author="Omar Cardona" w:date="2016-10-08T18:51:00Z"/>
                <w:rFonts w:ascii="Lucida Console" w:eastAsia="Times New Roman" w:hAnsi="Lucida Console" w:cs="Calibri"/>
                <w:sz w:val="12"/>
                <w:szCs w:val="12"/>
              </w:rPr>
            </w:pPr>
            <w:del w:id="1342" w:author="Omar Cardona" w:date="2016-10-08T18:51:00Z">
              <w:r w:rsidRPr="007A4C93" w:rsidDel="00155911">
                <w:rPr>
                  <w:rFonts w:ascii="Lucida Console" w:eastAsia="Times New Roman" w:hAnsi="Lucida Console" w:cs="Calibri"/>
                  <w:sz w:val="12"/>
                  <w:szCs w:val="12"/>
                </w:rPr>
                <w:delText>PSDrive                           : HKLM</w:delText>
              </w:r>
            </w:del>
          </w:p>
          <w:p w14:paraId="54FA7EE5" w14:textId="098CAF86" w:rsidR="00652CF8" w:rsidRPr="007A4C93" w:rsidDel="00155911" w:rsidRDefault="00652CF8" w:rsidP="00652CF8">
            <w:pPr>
              <w:rPr>
                <w:del w:id="1343" w:author="Omar Cardona" w:date="2016-10-08T18:51:00Z"/>
                <w:rFonts w:ascii="Lucida Console" w:eastAsia="Times New Roman" w:hAnsi="Lucida Console" w:cs="Calibri"/>
                <w:sz w:val="12"/>
                <w:szCs w:val="12"/>
              </w:rPr>
            </w:pPr>
            <w:del w:id="1344" w:author="Omar Cardona" w:date="2016-10-08T18:51:00Z">
              <w:r w:rsidRPr="007A4C93" w:rsidDel="00155911">
                <w:rPr>
                  <w:rFonts w:ascii="Lucida Console" w:eastAsia="Times New Roman" w:hAnsi="Lucida Console" w:cs="Calibri"/>
                  <w:sz w:val="12"/>
                  <w:szCs w:val="12"/>
                </w:rPr>
                <w:delText>PSProvider                        : Microsoft.PowerShell.Core\Registry</w:delText>
              </w:r>
            </w:del>
          </w:p>
          <w:p w14:paraId="28E2EABD" w14:textId="75366CD6" w:rsidR="00652CF8" w:rsidRPr="007A4C93" w:rsidRDefault="00652CF8">
            <w:pPr>
              <w:rPr>
                <w:rFonts w:ascii="Lucida Console" w:eastAsia="Times New Roman" w:hAnsi="Lucida Console" w:cs="Calibri"/>
                <w:sz w:val="12"/>
                <w:szCs w:val="12"/>
              </w:rPr>
              <w:pPrChange w:id="1345" w:author="Omar Cardona" w:date="2016-10-08T18:51:00Z">
                <w:pPr>
                  <w:ind w:left="540"/>
                </w:pPr>
              </w:pPrChange>
            </w:pPr>
            <w:del w:id="1346" w:author="Omar Cardona" w:date="2016-10-08T18:52:00Z">
              <w:r w:rsidRPr="007A4C93" w:rsidDel="00155911">
                <w:rPr>
                  <w:rFonts w:ascii="Lucida Console" w:eastAsia="Times New Roman" w:hAnsi="Lucida Console" w:cs="Calibri"/>
                  <w:sz w:val="12"/>
                  <w:szCs w:val="12"/>
                </w:rPr>
                <w:delText> </w:delText>
              </w:r>
            </w:del>
          </w:p>
          <w:p w14:paraId="24541C72" w14:textId="77777777" w:rsidR="00652CF8" w:rsidRPr="007A4C93" w:rsidRDefault="00652CF8" w:rsidP="00294D47">
            <w:pPr>
              <w:rPr>
                <w:rFonts w:ascii="Lucida Console" w:hAnsi="Lucida Console"/>
                <w:sz w:val="12"/>
                <w:szCs w:val="12"/>
              </w:rPr>
            </w:pPr>
          </w:p>
        </w:tc>
      </w:tr>
    </w:tbl>
    <w:p w14:paraId="2B9CDF6C" w14:textId="77777777" w:rsidR="005A6746" w:rsidRDefault="005A6746">
      <w:r>
        <w:br w:type="page"/>
      </w:r>
    </w:p>
    <w:tbl>
      <w:tblPr>
        <w:tblStyle w:val="TableGrid"/>
        <w:tblW w:w="0" w:type="auto"/>
        <w:tblLook w:val="04A0" w:firstRow="1" w:lastRow="0" w:firstColumn="1" w:lastColumn="0" w:noHBand="0" w:noVBand="1"/>
      </w:tblPr>
      <w:tblGrid>
        <w:gridCol w:w="288"/>
        <w:gridCol w:w="222"/>
        <w:gridCol w:w="222"/>
        <w:gridCol w:w="10058"/>
      </w:tblGrid>
      <w:tr w:rsidR="00652CF8" w:rsidRPr="007A4C93" w14:paraId="068B76FA" w14:textId="77777777" w:rsidTr="00A836FB">
        <w:tc>
          <w:tcPr>
            <w:tcW w:w="529" w:type="dxa"/>
            <w:shd w:val="clear" w:color="auto" w:fill="D9D9D9" w:themeFill="background1" w:themeFillShade="D9"/>
          </w:tcPr>
          <w:p w14:paraId="3CF57704" w14:textId="3A2153E9" w:rsidR="00652CF8" w:rsidRPr="00F42234" w:rsidRDefault="00652CF8" w:rsidP="00294D47">
            <w:pPr>
              <w:rPr>
                <w:rFonts w:ascii="Lucida Console" w:hAnsi="Lucida Console"/>
                <w:b/>
                <w:sz w:val="12"/>
                <w:szCs w:val="12"/>
                <w:rPrChange w:id="1347" w:author="Omar Cardona" w:date="2016-10-08T21:54:00Z">
                  <w:rPr>
                    <w:rFonts w:ascii="Lucida Console" w:hAnsi="Lucida Console"/>
                    <w:sz w:val="12"/>
                    <w:szCs w:val="12"/>
                  </w:rPr>
                </w:rPrChange>
              </w:rPr>
            </w:pPr>
          </w:p>
        </w:tc>
        <w:tc>
          <w:tcPr>
            <w:tcW w:w="434" w:type="dxa"/>
            <w:shd w:val="clear" w:color="auto" w:fill="D9D9D9" w:themeFill="background1" w:themeFillShade="D9"/>
          </w:tcPr>
          <w:p w14:paraId="2FE3A0F5" w14:textId="77777777" w:rsidR="00652CF8" w:rsidRPr="007A4C93" w:rsidRDefault="00652CF8" w:rsidP="00294D47">
            <w:pPr>
              <w:rPr>
                <w:rFonts w:ascii="Lucida Console" w:hAnsi="Lucida Console"/>
                <w:sz w:val="12"/>
                <w:szCs w:val="12"/>
              </w:rPr>
            </w:pPr>
          </w:p>
        </w:tc>
        <w:tc>
          <w:tcPr>
            <w:tcW w:w="434" w:type="dxa"/>
            <w:shd w:val="clear" w:color="auto" w:fill="D9D9D9" w:themeFill="background1" w:themeFillShade="D9"/>
          </w:tcPr>
          <w:p w14:paraId="4AA29BF0" w14:textId="77777777" w:rsidR="00652CF8" w:rsidRPr="007A4C93" w:rsidRDefault="00652CF8" w:rsidP="00294D47">
            <w:pPr>
              <w:rPr>
                <w:rFonts w:ascii="Lucida Console" w:hAnsi="Lucida Console"/>
                <w:sz w:val="12"/>
                <w:szCs w:val="12"/>
              </w:rPr>
            </w:pPr>
          </w:p>
        </w:tc>
        <w:tc>
          <w:tcPr>
            <w:tcW w:w="9393" w:type="dxa"/>
            <w:shd w:val="clear" w:color="auto" w:fill="D9D9D9" w:themeFill="background1" w:themeFillShade="D9"/>
          </w:tcPr>
          <w:p w14:paraId="5B452439" w14:textId="7B4F6FEF" w:rsidR="00652CF8" w:rsidRPr="005A6746" w:rsidRDefault="000274F9" w:rsidP="00294D47">
            <w:pPr>
              <w:rPr>
                <w:rFonts w:ascii="Lucida Console" w:hAnsi="Lucida Console"/>
                <w:b/>
                <w:sz w:val="12"/>
                <w:szCs w:val="12"/>
              </w:rPr>
            </w:pPr>
            <w:ins w:id="1348" w:author="Omar Cardona" w:date="2016-10-08T21:53:00Z">
              <w:r>
                <w:rPr>
                  <w:rFonts w:ascii="Lucida Console" w:hAnsi="Lucida Console"/>
                  <w:b/>
                  <w:sz w:val="12"/>
                  <w:szCs w:val="12"/>
                </w:rPr>
                <w:t xml:space="preserve">5.0 </w:t>
              </w:r>
            </w:ins>
            <w:r w:rsidR="005A6746" w:rsidRPr="005A6746">
              <w:rPr>
                <w:rFonts w:ascii="Lucida Console" w:hAnsi="Lucida Console"/>
                <w:b/>
                <w:sz w:val="12"/>
                <w:szCs w:val="12"/>
              </w:rPr>
              <w:t xml:space="preserve">Test RDMA </w:t>
            </w:r>
            <w:r w:rsidR="005A6746">
              <w:rPr>
                <w:rFonts w:ascii="Lucida Console" w:hAnsi="Lucida Console"/>
                <w:b/>
                <w:sz w:val="12"/>
                <w:szCs w:val="12"/>
              </w:rPr>
              <w:t>(Mode 1)</w:t>
            </w:r>
          </w:p>
        </w:tc>
      </w:tr>
      <w:tr w:rsidR="00D97915" w:rsidRPr="007A4C93" w14:paraId="1742BD78" w14:textId="77777777" w:rsidTr="00A836FB">
        <w:tc>
          <w:tcPr>
            <w:tcW w:w="529" w:type="dxa"/>
            <w:shd w:val="clear" w:color="auto" w:fill="D9D9D9" w:themeFill="background1" w:themeFillShade="D9"/>
          </w:tcPr>
          <w:p w14:paraId="46029DAC" w14:textId="77777777" w:rsidR="00A836FB" w:rsidRPr="00F42234" w:rsidRDefault="00A836FB" w:rsidP="00294D47">
            <w:pPr>
              <w:rPr>
                <w:rFonts w:ascii="Lucida Console" w:hAnsi="Lucida Console"/>
                <w:b/>
                <w:color w:val="000000" w:themeColor="text1"/>
                <w:sz w:val="12"/>
                <w:szCs w:val="12"/>
                <w:rPrChange w:id="1349" w:author="Omar Cardona" w:date="2016-10-08T21:54:00Z">
                  <w:rPr>
                    <w:rFonts w:ascii="Lucida Console" w:hAnsi="Lucida Console"/>
                    <w:color w:val="000000" w:themeColor="text1"/>
                    <w:sz w:val="12"/>
                    <w:szCs w:val="12"/>
                  </w:rPr>
                </w:rPrChange>
              </w:rPr>
            </w:pPr>
          </w:p>
        </w:tc>
        <w:tc>
          <w:tcPr>
            <w:tcW w:w="434" w:type="dxa"/>
            <w:shd w:val="clear" w:color="auto" w:fill="D9D9D9" w:themeFill="background1" w:themeFillShade="D9"/>
          </w:tcPr>
          <w:p w14:paraId="6D679BD5" w14:textId="77777777" w:rsidR="00A836FB" w:rsidRPr="007A4C93" w:rsidRDefault="00A836FB" w:rsidP="00294D47">
            <w:pPr>
              <w:rPr>
                <w:rFonts w:ascii="Lucida Console" w:hAnsi="Lucida Console"/>
                <w:color w:val="000000" w:themeColor="text1"/>
                <w:sz w:val="12"/>
                <w:szCs w:val="12"/>
              </w:rPr>
            </w:pPr>
          </w:p>
        </w:tc>
        <w:tc>
          <w:tcPr>
            <w:tcW w:w="434" w:type="dxa"/>
            <w:shd w:val="clear" w:color="auto" w:fill="D9D9D9" w:themeFill="background1" w:themeFillShade="D9"/>
          </w:tcPr>
          <w:p w14:paraId="3AD23E1A" w14:textId="77777777" w:rsidR="00A836FB" w:rsidRPr="007A4C93" w:rsidRDefault="00A836FB" w:rsidP="00294D47">
            <w:pPr>
              <w:rPr>
                <w:rFonts w:ascii="Lucida Console" w:hAnsi="Lucida Console"/>
                <w:color w:val="000000" w:themeColor="text1"/>
                <w:sz w:val="12"/>
                <w:szCs w:val="12"/>
              </w:rPr>
            </w:pPr>
          </w:p>
        </w:tc>
        <w:tc>
          <w:tcPr>
            <w:tcW w:w="9393" w:type="dxa"/>
            <w:shd w:val="clear" w:color="auto" w:fill="D9D9D9" w:themeFill="background1" w:themeFillShade="D9"/>
          </w:tcPr>
          <w:p w14:paraId="495BE0DC" w14:textId="77777777" w:rsidR="00405BF9" w:rsidRDefault="00405BF9" w:rsidP="00294D47">
            <w:pPr>
              <w:rPr>
                <w:rFonts w:ascii="Lucida Console" w:hAnsi="Lucida Console"/>
                <w:sz w:val="12"/>
                <w:szCs w:val="12"/>
              </w:rPr>
            </w:pPr>
          </w:p>
          <w:p w14:paraId="56072F9F" w14:textId="77777777" w:rsidR="00A836FB" w:rsidRDefault="005A6746" w:rsidP="00294D47">
            <w:pPr>
              <w:rPr>
                <w:rFonts w:ascii="Lucida Console" w:hAnsi="Lucida Console"/>
                <w:sz w:val="12"/>
                <w:szCs w:val="12"/>
              </w:rPr>
            </w:pPr>
            <w:proofErr w:type="gramStart"/>
            <w:r>
              <w:rPr>
                <w:rFonts w:ascii="Lucida Console" w:hAnsi="Lucida Console"/>
                <w:sz w:val="12"/>
                <w:szCs w:val="12"/>
              </w:rPr>
              <w:t>This steps</w:t>
            </w:r>
            <w:proofErr w:type="gramEnd"/>
            <w:r>
              <w:rPr>
                <w:rFonts w:ascii="Lucida Console" w:hAnsi="Lucida Console"/>
                <w:sz w:val="12"/>
                <w:szCs w:val="12"/>
              </w:rPr>
              <w:t xml:space="preserve"> ensures the fabric is correctly configured prior to creating a vSwitch and transitioning to RDMA (Mode 2).</w:t>
            </w:r>
          </w:p>
          <w:p w14:paraId="2EA551E0" w14:textId="64CE3654" w:rsidR="00405BF9" w:rsidRPr="007A4C93" w:rsidRDefault="00405BF9" w:rsidP="00294D47">
            <w:pPr>
              <w:rPr>
                <w:rFonts w:ascii="Lucida Console" w:hAnsi="Lucida Console"/>
                <w:color w:val="000000" w:themeColor="text1"/>
                <w:sz w:val="12"/>
                <w:szCs w:val="12"/>
              </w:rPr>
            </w:pPr>
          </w:p>
        </w:tc>
      </w:tr>
      <w:tr w:rsidR="003F3F97" w:rsidRPr="007A4C93" w14:paraId="1959529B" w14:textId="77777777" w:rsidTr="00301716">
        <w:tc>
          <w:tcPr>
            <w:tcW w:w="529" w:type="dxa"/>
            <w:shd w:val="clear" w:color="auto" w:fill="auto"/>
          </w:tcPr>
          <w:p w14:paraId="15197C13" w14:textId="5E294E41" w:rsidR="003F3F97" w:rsidRPr="00F42234" w:rsidRDefault="00F42234" w:rsidP="00294D47">
            <w:pPr>
              <w:rPr>
                <w:rFonts w:ascii="Lucida Console" w:hAnsi="Lucida Console"/>
                <w:b/>
                <w:color w:val="000000" w:themeColor="text1"/>
                <w:sz w:val="12"/>
                <w:szCs w:val="12"/>
                <w:rPrChange w:id="1350" w:author="Omar Cardona" w:date="2016-10-08T21:54:00Z">
                  <w:rPr>
                    <w:rFonts w:ascii="Lucida Console" w:hAnsi="Lucida Console"/>
                    <w:color w:val="000000" w:themeColor="text1"/>
                    <w:sz w:val="12"/>
                    <w:szCs w:val="12"/>
                  </w:rPr>
                </w:rPrChange>
              </w:rPr>
            </w:pPr>
            <w:ins w:id="1351" w:author="Omar Cardona" w:date="2016-10-08T21:53:00Z">
              <w:r w:rsidRPr="00F42234">
                <w:rPr>
                  <w:rFonts w:ascii="Lucida Console" w:hAnsi="Lucida Console"/>
                  <w:b/>
                  <w:color w:val="000000" w:themeColor="text1"/>
                  <w:sz w:val="12"/>
                  <w:szCs w:val="12"/>
                  <w:rPrChange w:id="1352" w:author="Omar Cardona" w:date="2016-10-08T21:54:00Z">
                    <w:rPr>
                      <w:rFonts w:ascii="Lucida Console" w:hAnsi="Lucida Console"/>
                      <w:color w:val="000000" w:themeColor="text1"/>
                      <w:sz w:val="12"/>
                      <w:szCs w:val="12"/>
                    </w:rPr>
                  </w:rPrChange>
                </w:rPr>
                <w:t>1</w:t>
              </w:r>
            </w:ins>
          </w:p>
        </w:tc>
        <w:tc>
          <w:tcPr>
            <w:tcW w:w="434" w:type="dxa"/>
            <w:shd w:val="clear" w:color="auto" w:fill="92D050"/>
          </w:tcPr>
          <w:p w14:paraId="0DB9A618" w14:textId="77777777" w:rsidR="003F3F97" w:rsidRPr="007A4C93" w:rsidRDefault="003F3F97" w:rsidP="00294D47">
            <w:pPr>
              <w:rPr>
                <w:rFonts w:ascii="Lucida Console" w:hAnsi="Lucida Console"/>
                <w:color w:val="000000" w:themeColor="text1"/>
                <w:sz w:val="12"/>
                <w:szCs w:val="12"/>
              </w:rPr>
            </w:pPr>
          </w:p>
        </w:tc>
        <w:tc>
          <w:tcPr>
            <w:tcW w:w="434" w:type="dxa"/>
            <w:shd w:val="clear" w:color="auto" w:fill="00B0F0"/>
          </w:tcPr>
          <w:p w14:paraId="26259B3F" w14:textId="77777777" w:rsidR="003F3F97" w:rsidRPr="007A4C93" w:rsidRDefault="003F3F97" w:rsidP="00294D47">
            <w:pPr>
              <w:rPr>
                <w:rFonts w:ascii="Lucida Console" w:hAnsi="Lucida Console"/>
                <w:color w:val="000000" w:themeColor="text1"/>
                <w:sz w:val="12"/>
                <w:szCs w:val="12"/>
              </w:rPr>
            </w:pPr>
          </w:p>
        </w:tc>
        <w:tc>
          <w:tcPr>
            <w:tcW w:w="9393" w:type="dxa"/>
            <w:shd w:val="clear" w:color="auto" w:fill="auto"/>
          </w:tcPr>
          <w:p w14:paraId="0BC18007" w14:textId="12B48E79" w:rsidR="003F3F97" w:rsidRDefault="00813F3E" w:rsidP="00294D47">
            <w:pPr>
              <w:rPr>
                <w:rFonts w:ascii="Lucida Console" w:hAnsi="Lucida Console"/>
                <w:sz w:val="12"/>
                <w:szCs w:val="12"/>
              </w:rPr>
            </w:pPr>
            <w:r>
              <w:rPr>
                <w:noProof/>
              </w:rPr>
              <w:drawing>
                <wp:inline distT="0" distB="0" distL="0" distR="0" wp14:anchorId="33CA7C38" wp14:editId="0A68ECDF">
                  <wp:extent cx="6344653" cy="171011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9399" cy="1722180"/>
                          </a:xfrm>
                          <a:prstGeom prst="rect">
                            <a:avLst/>
                          </a:prstGeom>
                        </pic:spPr>
                      </pic:pic>
                    </a:graphicData>
                  </a:graphic>
                </wp:inline>
              </w:drawing>
            </w:r>
          </w:p>
        </w:tc>
      </w:tr>
      <w:tr w:rsidR="007A4C93" w:rsidRPr="007A4C93" w14:paraId="69A2BDD7" w14:textId="77777777" w:rsidTr="009B3A78">
        <w:tc>
          <w:tcPr>
            <w:tcW w:w="529" w:type="dxa"/>
          </w:tcPr>
          <w:p w14:paraId="03615AFE" w14:textId="71AC0919" w:rsidR="00D97915" w:rsidRPr="00F42234" w:rsidRDefault="00F42234" w:rsidP="00294D47">
            <w:pPr>
              <w:rPr>
                <w:rFonts w:ascii="Lucida Console" w:hAnsi="Lucida Console"/>
                <w:b/>
                <w:color w:val="000000" w:themeColor="text1"/>
                <w:sz w:val="12"/>
                <w:szCs w:val="12"/>
                <w:rPrChange w:id="1353" w:author="Omar Cardona" w:date="2016-10-08T21:54:00Z">
                  <w:rPr>
                    <w:rFonts w:ascii="Lucida Console" w:hAnsi="Lucida Console"/>
                    <w:color w:val="000000" w:themeColor="text1"/>
                    <w:sz w:val="12"/>
                    <w:szCs w:val="12"/>
                  </w:rPr>
                </w:rPrChange>
              </w:rPr>
            </w:pPr>
            <w:ins w:id="1354" w:author="Omar Cardona" w:date="2016-10-08T21:53:00Z">
              <w:r w:rsidRPr="00F42234">
                <w:rPr>
                  <w:rFonts w:ascii="Lucida Console" w:hAnsi="Lucida Console"/>
                  <w:b/>
                  <w:color w:val="000000" w:themeColor="text1"/>
                  <w:sz w:val="12"/>
                  <w:szCs w:val="12"/>
                  <w:rPrChange w:id="1355" w:author="Omar Cardona" w:date="2016-10-08T21:54:00Z">
                    <w:rPr>
                      <w:rFonts w:ascii="Lucida Console" w:hAnsi="Lucida Console"/>
                      <w:color w:val="000000" w:themeColor="text1"/>
                      <w:sz w:val="12"/>
                      <w:szCs w:val="12"/>
                    </w:rPr>
                  </w:rPrChange>
                </w:rPr>
                <w:t>2</w:t>
              </w:r>
            </w:ins>
          </w:p>
        </w:tc>
        <w:tc>
          <w:tcPr>
            <w:tcW w:w="434" w:type="dxa"/>
            <w:shd w:val="clear" w:color="auto" w:fill="92D050"/>
          </w:tcPr>
          <w:p w14:paraId="48EC7DB1" w14:textId="77777777" w:rsidR="00D97915" w:rsidRPr="007A4C93" w:rsidRDefault="00D97915" w:rsidP="00294D47">
            <w:pPr>
              <w:rPr>
                <w:rFonts w:ascii="Lucida Console" w:hAnsi="Lucida Console"/>
                <w:color w:val="000000" w:themeColor="text1"/>
                <w:sz w:val="12"/>
                <w:szCs w:val="12"/>
              </w:rPr>
            </w:pPr>
          </w:p>
        </w:tc>
        <w:tc>
          <w:tcPr>
            <w:tcW w:w="434" w:type="dxa"/>
            <w:shd w:val="clear" w:color="auto" w:fill="00B0F0"/>
          </w:tcPr>
          <w:p w14:paraId="339ECAB7" w14:textId="77777777" w:rsidR="00D97915" w:rsidRPr="007A4C93" w:rsidRDefault="00D97915" w:rsidP="00294D47">
            <w:pPr>
              <w:rPr>
                <w:rFonts w:ascii="Lucida Console" w:hAnsi="Lucida Console"/>
                <w:color w:val="000000" w:themeColor="text1"/>
                <w:sz w:val="12"/>
                <w:szCs w:val="12"/>
              </w:rPr>
            </w:pPr>
          </w:p>
        </w:tc>
        <w:tc>
          <w:tcPr>
            <w:tcW w:w="9393" w:type="dxa"/>
          </w:tcPr>
          <w:p w14:paraId="22CC0134" w14:textId="77777777" w:rsidR="005A6746" w:rsidRDefault="005A6746" w:rsidP="00294D47">
            <w:pPr>
              <w:rPr>
                <w:rFonts w:ascii="Lucida Console" w:hAnsi="Lucida Console"/>
                <w:color w:val="000000" w:themeColor="text1"/>
                <w:sz w:val="12"/>
                <w:szCs w:val="12"/>
              </w:rPr>
            </w:pPr>
          </w:p>
          <w:p w14:paraId="5EF92D55" w14:textId="646DBCBF" w:rsidR="00D97915" w:rsidRPr="007A4C93" w:rsidRDefault="009B3A78" w:rsidP="00294D47">
            <w:pPr>
              <w:rPr>
                <w:rFonts w:ascii="Lucida Console" w:hAnsi="Lucida Console"/>
                <w:color w:val="000000" w:themeColor="text1"/>
                <w:sz w:val="12"/>
                <w:szCs w:val="12"/>
              </w:rPr>
            </w:pPr>
            <w:r>
              <w:rPr>
                <w:rFonts w:ascii="Lucida Console" w:hAnsi="Lucida Console"/>
                <w:color w:val="000000" w:themeColor="text1"/>
                <w:sz w:val="12"/>
                <w:szCs w:val="12"/>
              </w:rPr>
              <w:t>Download the DiskSpd.exe utility and extract into C:\TEST\</w:t>
            </w:r>
            <w:ins w:id="1356" w:author="Brian Leong (Inspur Worldwide Services Ltd)" w:date="2016-09-30T14:54:00Z">
              <w:r w:rsidR="0063505A">
                <w:rPr>
                  <w:rFonts w:ascii="Lucida Console" w:hAnsi="Lucida Console"/>
                  <w:color w:val="000000" w:themeColor="text1"/>
                  <w:sz w:val="12"/>
                  <w:szCs w:val="12"/>
                </w:rPr>
                <w:t xml:space="preserve"> </w:t>
              </w:r>
              <w:del w:id="1357" w:author="Omar Cardona" w:date="2016-10-08T18:52:00Z">
                <w:r w:rsidR="0063505A" w:rsidDel="009F750A">
                  <w:rPr>
                    <w:rFonts w:ascii="Lucida Console" w:hAnsi="Lucida Console"/>
                    <w:color w:val="000000" w:themeColor="text1"/>
                    <w:sz w:val="12"/>
                    <w:szCs w:val="12"/>
                  </w:rPr>
                  <w:delText>[Brian: OK]</w:delText>
                </w:r>
              </w:del>
            </w:ins>
          </w:p>
          <w:p w14:paraId="4871DC71" w14:textId="6C6F3037" w:rsidR="0068101E" w:rsidRDefault="00EB3E94" w:rsidP="00294D47">
            <w:pPr>
              <w:rPr>
                <w:rFonts w:ascii="Lucida Console" w:hAnsi="Lucida Console"/>
                <w:color w:val="000000" w:themeColor="text1"/>
                <w:sz w:val="12"/>
                <w:szCs w:val="12"/>
              </w:rPr>
            </w:pPr>
            <w:hyperlink r:id="rId11" w:history="1">
              <w:r w:rsidR="0068101E" w:rsidRPr="007A4C93">
                <w:rPr>
                  <w:rStyle w:val="Hyperlink"/>
                  <w:rFonts w:ascii="Lucida Console" w:hAnsi="Lucida Console"/>
                  <w:sz w:val="12"/>
                  <w:szCs w:val="12"/>
                </w:rPr>
                <w:t>http://tinyurl.com/z68h3rc</w:t>
              </w:r>
            </w:hyperlink>
          </w:p>
          <w:p w14:paraId="0099B17C" w14:textId="233A8D22" w:rsidR="009B3A78" w:rsidRDefault="009B3A78" w:rsidP="00294D47">
            <w:pPr>
              <w:rPr>
                <w:rFonts w:ascii="Lucida Console" w:hAnsi="Lucida Console"/>
                <w:color w:val="000000" w:themeColor="text1"/>
                <w:sz w:val="12"/>
                <w:szCs w:val="12"/>
              </w:rPr>
            </w:pPr>
          </w:p>
          <w:p w14:paraId="184515D7" w14:textId="60EEDB1A" w:rsidR="009B3A78" w:rsidRPr="007A4C93" w:rsidRDefault="009B3A78" w:rsidP="00294D47">
            <w:pPr>
              <w:rPr>
                <w:rFonts w:ascii="Lucida Console" w:hAnsi="Lucida Console"/>
                <w:color w:val="000000" w:themeColor="text1"/>
                <w:sz w:val="12"/>
                <w:szCs w:val="12"/>
              </w:rPr>
            </w:pPr>
            <w:r>
              <w:rPr>
                <w:rFonts w:ascii="Lucida Console" w:hAnsi="Lucida Console"/>
                <w:color w:val="000000" w:themeColor="text1"/>
                <w:sz w:val="12"/>
                <w:szCs w:val="12"/>
              </w:rPr>
              <w:t xml:space="preserve">Download the Test-RDMA </w:t>
            </w:r>
            <w:proofErr w:type="spellStart"/>
            <w:r>
              <w:rPr>
                <w:rFonts w:ascii="Lucida Console" w:hAnsi="Lucida Console"/>
                <w:color w:val="000000" w:themeColor="text1"/>
                <w:sz w:val="12"/>
                <w:szCs w:val="12"/>
              </w:rPr>
              <w:t>powershell</w:t>
            </w:r>
            <w:proofErr w:type="spellEnd"/>
            <w:r>
              <w:rPr>
                <w:rFonts w:ascii="Lucida Console" w:hAnsi="Lucida Console"/>
                <w:color w:val="000000" w:themeColor="text1"/>
                <w:sz w:val="12"/>
                <w:szCs w:val="12"/>
              </w:rPr>
              <w:t xml:space="preserve"> script to C:\TEST\</w:t>
            </w:r>
            <w:ins w:id="1358" w:author="Brian Leong (Inspur Worldwide Services Ltd)" w:date="2016-09-30T14:58:00Z">
              <w:r w:rsidR="00330814">
                <w:rPr>
                  <w:rFonts w:ascii="Lucida Console" w:hAnsi="Lucida Console"/>
                  <w:color w:val="000000" w:themeColor="text1"/>
                  <w:sz w:val="12"/>
                  <w:szCs w:val="12"/>
                </w:rPr>
                <w:t xml:space="preserve"> </w:t>
              </w:r>
              <w:del w:id="1359" w:author="Omar Cardona" w:date="2016-10-08T18:52:00Z">
                <w:r w:rsidR="00330814" w:rsidDel="009F750A">
                  <w:rPr>
                    <w:rFonts w:ascii="Lucida Console" w:hAnsi="Lucida Console"/>
                    <w:color w:val="000000" w:themeColor="text1"/>
                    <w:sz w:val="12"/>
                    <w:szCs w:val="12"/>
                  </w:rPr>
                  <w:delText>[Brian: OK]</w:delText>
                </w:r>
              </w:del>
            </w:ins>
          </w:p>
          <w:p w14:paraId="18641508" w14:textId="77777777" w:rsidR="009B3A78" w:rsidRPr="007A4C93" w:rsidRDefault="00EB3E94" w:rsidP="009B3A78">
            <w:pPr>
              <w:rPr>
                <w:rFonts w:ascii="Lucida Console" w:hAnsi="Lucida Console"/>
                <w:color w:val="000000" w:themeColor="text1"/>
                <w:sz w:val="12"/>
                <w:szCs w:val="12"/>
              </w:rPr>
            </w:pPr>
            <w:hyperlink r:id="rId12" w:history="1">
              <w:r w:rsidR="009B3A78" w:rsidRPr="007A4C93">
                <w:rPr>
                  <w:rStyle w:val="Hyperlink"/>
                  <w:rFonts w:ascii="Lucida Console" w:hAnsi="Lucida Console"/>
                  <w:sz w:val="12"/>
                  <w:szCs w:val="12"/>
                </w:rPr>
                <w:t>https://github.com/Microsoft/SDN/blob/master/Diagnostics/Test-Rdma.ps1</w:t>
              </w:r>
            </w:hyperlink>
          </w:p>
          <w:p w14:paraId="6DD39908" w14:textId="6E40D680" w:rsidR="0068101E" w:rsidRPr="007A4C93" w:rsidRDefault="0068101E" w:rsidP="00294D47">
            <w:pPr>
              <w:rPr>
                <w:rFonts w:ascii="Lucida Console" w:hAnsi="Lucida Console"/>
                <w:color w:val="000000" w:themeColor="text1"/>
                <w:sz w:val="12"/>
                <w:szCs w:val="12"/>
              </w:rPr>
            </w:pPr>
          </w:p>
        </w:tc>
      </w:tr>
      <w:tr w:rsidR="005A6746" w:rsidRPr="007A4C93" w14:paraId="79961B93" w14:textId="77777777" w:rsidTr="009B3A78">
        <w:tc>
          <w:tcPr>
            <w:tcW w:w="529" w:type="dxa"/>
          </w:tcPr>
          <w:p w14:paraId="3E35E96F" w14:textId="6FE5FD17" w:rsidR="005A6746" w:rsidRPr="00F42234" w:rsidRDefault="00F42234" w:rsidP="00294D47">
            <w:pPr>
              <w:rPr>
                <w:rFonts w:ascii="Lucida Console" w:hAnsi="Lucida Console"/>
                <w:b/>
                <w:color w:val="000000" w:themeColor="text1"/>
                <w:sz w:val="12"/>
                <w:szCs w:val="12"/>
                <w:rPrChange w:id="1360" w:author="Omar Cardona" w:date="2016-10-08T21:54:00Z">
                  <w:rPr>
                    <w:rFonts w:ascii="Lucida Console" w:hAnsi="Lucida Console"/>
                    <w:color w:val="000000" w:themeColor="text1"/>
                    <w:sz w:val="12"/>
                    <w:szCs w:val="12"/>
                  </w:rPr>
                </w:rPrChange>
              </w:rPr>
            </w:pPr>
            <w:ins w:id="1361" w:author="Omar Cardona" w:date="2016-10-08T21:53:00Z">
              <w:r w:rsidRPr="00F42234">
                <w:rPr>
                  <w:rFonts w:ascii="Lucida Console" w:hAnsi="Lucida Console"/>
                  <w:b/>
                  <w:color w:val="000000" w:themeColor="text1"/>
                  <w:sz w:val="12"/>
                  <w:szCs w:val="12"/>
                  <w:rPrChange w:id="1362" w:author="Omar Cardona" w:date="2016-10-08T21:54:00Z">
                    <w:rPr>
                      <w:rFonts w:ascii="Lucida Console" w:hAnsi="Lucida Console"/>
                      <w:color w:val="000000" w:themeColor="text1"/>
                      <w:sz w:val="12"/>
                      <w:szCs w:val="12"/>
                    </w:rPr>
                  </w:rPrChange>
                </w:rPr>
                <w:t>3</w:t>
              </w:r>
            </w:ins>
          </w:p>
        </w:tc>
        <w:tc>
          <w:tcPr>
            <w:tcW w:w="434" w:type="dxa"/>
            <w:shd w:val="clear" w:color="auto" w:fill="92D050"/>
          </w:tcPr>
          <w:p w14:paraId="35492AD4" w14:textId="77777777" w:rsidR="005A6746" w:rsidRPr="007A4C93" w:rsidRDefault="005A6746" w:rsidP="00294D47">
            <w:pPr>
              <w:rPr>
                <w:rFonts w:ascii="Lucida Console" w:hAnsi="Lucida Console"/>
                <w:color w:val="000000" w:themeColor="text1"/>
                <w:sz w:val="12"/>
                <w:szCs w:val="12"/>
              </w:rPr>
            </w:pPr>
          </w:p>
        </w:tc>
        <w:tc>
          <w:tcPr>
            <w:tcW w:w="434" w:type="dxa"/>
            <w:shd w:val="clear" w:color="auto" w:fill="00B0F0"/>
          </w:tcPr>
          <w:p w14:paraId="52FCE93F" w14:textId="77777777" w:rsidR="005A6746" w:rsidRPr="007A4C93" w:rsidRDefault="005A6746" w:rsidP="00294D47">
            <w:pPr>
              <w:rPr>
                <w:rFonts w:ascii="Lucida Console" w:hAnsi="Lucida Console"/>
                <w:color w:val="000000" w:themeColor="text1"/>
                <w:sz w:val="12"/>
                <w:szCs w:val="12"/>
              </w:rPr>
            </w:pPr>
          </w:p>
        </w:tc>
        <w:tc>
          <w:tcPr>
            <w:tcW w:w="9393" w:type="dxa"/>
          </w:tcPr>
          <w:p w14:paraId="167E37D2" w14:textId="77777777" w:rsidR="005A6746" w:rsidRDefault="005A6746" w:rsidP="00294D47">
            <w:pPr>
              <w:rPr>
                <w:rFonts w:ascii="Lucida Console" w:hAnsi="Lucida Console"/>
                <w:color w:val="000000" w:themeColor="text1"/>
                <w:sz w:val="12"/>
                <w:szCs w:val="12"/>
              </w:rPr>
            </w:pPr>
          </w:p>
          <w:p w14:paraId="1A8B2D1E" w14:textId="1B33638E" w:rsidR="005A6746" w:rsidRPr="005A6746" w:rsidRDefault="005A6746" w:rsidP="005A6746">
            <w:pPr>
              <w:rPr>
                <w:rFonts w:ascii="Lucida Console" w:hAnsi="Lucida Console"/>
                <w:b/>
                <w:color w:val="000000" w:themeColor="text1"/>
                <w:sz w:val="12"/>
                <w:szCs w:val="12"/>
              </w:rPr>
            </w:pPr>
            <w:del w:id="1363" w:author="Omar Cardona" w:date="2016-10-08T19:12:00Z">
              <w:r w:rsidRPr="005A6746" w:rsidDel="00BD5E1F">
                <w:rPr>
                  <w:rFonts w:ascii="Lucida Console" w:hAnsi="Lucida Console"/>
                  <w:color w:val="000000" w:themeColor="text1"/>
                  <w:sz w:val="12"/>
                  <w:szCs w:val="12"/>
                </w:rPr>
                <w:delText xml:space="preserve">PS C:\TEST&gt; </w:delText>
              </w:r>
            </w:del>
            <w:r w:rsidRPr="005A6746">
              <w:rPr>
                <w:rFonts w:ascii="Lucida Console" w:hAnsi="Lucida Console"/>
                <w:b/>
                <w:color w:val="000000" w:themeColor="text1"/>
                <w:sz w:val="12"/>
                <w:szCs w:val="12"/>
              </w:rPr>
              <w:t>Get-</w:t>
            </w:r>
            <w:proofErr w:type="spellStart"/>
            <w:r w:rsidRPr="005A6746">
              <w:rPr>
                <w:rFonts w:ascii="Lucida Console" w:hAnsi="Lucida Console"/>
                <w:b/>
                <w:color w:val="000000" w:themeColor="text1"/>
                <w:sz w:val="12"/>
                <w:szCs w:val="12"/>
              </w:rPr>
              <w:t>NetAdapterRdma</w:t>
            </w:r>
            <w:proofErr w:type="spellEnd"/>
            <w:ins w:id="1364" w:author="Omar Cardona" w:date="2016-10-08T18:52:00Z">
              <w:r w:rsidR="003D5BD6">
                <w:rPr>
                  <w:rFonts w:ascii="Lucida Console" w:hAnsi="Lucida Console"/>
                  <w:b/>
                  <w:color w:val="000000" w:themeColor="text1"/>
                  <w:sz w:val="12"/>
                  <w:szCs w:val="12"/>
                </w:rPr>
                <w:t xml:space="preserve"> | ft -</w:t>
              </w:r>
              <w:proofErr w:type="spellStart"/>
              <w:r w:rsidR="003D5BD6">
                <w:rPr>
                  <w:rFonts w:ascii="Lucida Console" w:hAnsi="Lucida Console"/>
                  <w:b/>
                  <w:color w:val="000000" w:themeColor="text1"/>
                  <w:sz w:val="12"/>
                  <w:szCs w:val="12"/>
                </w:rPr>
                <w:t>AutoSize</w:t>
              </w:r>
            </w:ins>
            <w:proofErr w:type="spellEnd"/>
            <w:ins w:id="1365" w:author="Brian Leong (Inspur Worldwide Services Ltd)" w:date="2016-09-30T15:02:00Z">
              <w:del w:id="1366" w:author="Omar Cardona" w:date="2016-10-08T18:52:00Z">
                <w:r w:rsidR="00374431" w:rsidDel="003D5BD6">
                  <w:rPr>
                    <w:rFonts w:ascii="Lucida Console" w:hAnsi="Lucida Console"/>
                    <w:b/>
                    <w:color w:val="000000" w:themeColor="text1"/>
                    <w:sz w:val="12"/>
                    <w:szCs w:val="12"/>
                  </w:rPr>
                  <w:delText xml:space="preserve"> </w:delText>
                </w:r>
              </w:del>
            </w:ins>
            <w:ins w:id="1367" w:author="Brian Leong (Inspur Worldwide Services Ltd)" w:date="2016-10-04T11:14:00Z">
              <w:del w:id="1368" w:author="Omar Cardona" w:date="2016-10-08T18:52:00Z">
                <w:r w:rsidR="00D6053E" w:rsidRPr="00836A5F" w:rsidDel="003D5BD6">
                  <w:rPr>
                    <w:rFonts w:ascii="Lucida Console" w:eastAsia="Times New Roman" w:hAnsi="Lucida Console" w:cs="Calibri"/>
                    <w:color w:val="7030A0"/>
                    <w:sz w:val="12"/>
                    <w:szCs w:val="12"/>
                    <w:highlight w:val="red"/>
                    <w:rPrChange w:id="1369" w:author="Omar Cardona" w:date="2016-10-07T20:33:00Z">
                      <w:rPr>
                        <w:rFonts w:ascii="Lucida Console" w:eastAsia="Times New Roman" w:hAnsi="Lucida Console" w:cs="Calibri"/>
                        <w:color w:val="7030A0"/>
                        <w:sz w:val="12"/>
                        <w:szCs w:val="12"/>
                      </w:rPr>
                    </w:rPrChange>
                  </w:rPr>
                  <w:delText>[Brian: OK for single and dual-port scenarios.]</w:delText>
                </w:r>
              </w:del>
            </w:ins>
          </w:p>
          <w:p w14:paraId="684E9244" w14:textId="77777777" w:rsidR="005A6746" w:rsidRPr="005A6746" w:rsidRDefault="005A6746" w:rsidP="005A6746">
            <w:pPr>
              <w:rPr>
                <w:rFonts w:ascii="Lucida Console" w:hAnsi="Lucida Console"/>
                <w:color w:val="000000" w:themeColor="text1"/>
                <w:sz w:val="12"/>
                <w:szCs w:val="12"/>
              </w:rPr>
            </w:pPr>
          </w:p>
          <w:p w14:paraId="1C06590C" w14:textId="77777777" w:rsidR="003D5BD6" w:rsidRPr="0036423F" w:rsidRDefault="003D5BD6" w:rsidP="003D5BD6">
            <w:pPr>
              <w:rPr>
                <w:ins w:id="1370" w:author="Omar Cardona" w:date="2016-10-08T18:52:00Z"/>
                <w:rFonts w:ascii="Lucida Console" w:hAnsi="Lucida Console"/>
                <w:color w:val="000000" w:themeColor="text1"/>
                <w:sz w:val="12"/>
                <w:szCs w:val="12"/>
              </w:rPr>
            </w:pPr>
            <w:ins w:id="1371" w:author="Omar Cardona" w:date="2016-10-08T18:52:00Z">
              <w:r w:rsidRPr="0036423F">
                <w:rPr>
                  <w:rFonts w:ascii="Lucida Console" w:hAnsi="Lucida Console"/>
                  <w:color w:val="000000" w:themeColor="text1"/>
                  <w:sz w:val="12"/>
                  <w:szCs w:val="12"/>
                </w:rPr>
                <w:t xml:space="preserve">Name       </w:t>
              </w:r>
              <w:proofErr w:type="spellStart"/>
              <w:r w:rsidRPr="0036423F">
                <w:rPr>
                  <w:rFonts w:ascii="Lucida Console" w:hAnsi="Lucida Console"/>
                  <w:color w:val="000000" w:themeColor="text1"/>
                  <w:sz w:val="12"/>
                  <w:szCs w:val="12"/>
                </w:rPr>
                <w:t>InterfaceDescription</w:t>
              </w:r>
              <w:proofErr w:type="spellEnd"/>
              <w:r w:rsidRPr="0036423F">
                <w:rPr>
                  <w:rFonts w:ascii="Lucida Console" w:hAnsi="Lucida Console"/>
                  <w:color w:val="000000" w:themeColor="text1"/>
                  <w:sz w:val="12"/>
                  <w:szCs w:val="12"/>
                </w:rPr>
                <w:t xml:space="preserve">               Enabled</w:t>
              </w:r>
            </w:ins>
          </w:p>
          <w:p w14:paraId="3A92F129" w14:textId="77777777" w:rsidR="003D5BD6" w:rsidRPr="0036423F" w:rsidRDefault="003D5BD6" w:rsidP="003D5BD6">
            <w:pPr>
              <w:rPr>
                <w:ins w:id="1372" w:author="Omar Cardona" w:date="2016-10-08T18:52:00Z"/>
                <w:rFonts w:ascii="Lucida Console" w:hAnsi="Lucida Console"/>
                <w:color w:val="000000" w:themeColor="text1"/>
                <w:sz w:val="12"/>
                <w:szCs w:val="12"/>
              </w:rPr>
            </w:pPr>
            <w:ins w:id="1373" w:author="Omar Cardona" w:date="2016-10-08T18:52:00Z">
              <w:r w:rsidRPr="0036423F">
                <w:rPr>
                  <w:rFonts w:ascii="Lucida Console" w:hAnsi="Lucida Console"/>
                  <w:color w:val="000000" w:themeColor="text1"/>
                  <w:sz w:val="12"/>
                  <w:szCs w:val="12"/>
                </w:rPr>
                <w:t>----       --------------------               -------</w:t>
              </w:r>
            </w:ins>
          </w:p>
          <w:p w14:paraId="323A7688" w14:textId="77777777" w:rsidR="003D5BD6" w:rsidRPr="0036423F" w:rsidRDefault="003D5BD6" w:rsidP="003D5BD6">
            <w:pPr>
              <w:rPr>
                <w:ins w:id="1374" w:author="Omar Cardona" w:date="2016-10-08T18:52:00Z"/>
                <w:rFonts w:ascii="Lucida Console" w:hAnsi="Lucida Console"/>
                <w:color w:val="000000" w:themeColor="text1"/>
                <w:sz w:val="12"/>
                <w:szCs w:val="12"/>
              </w:rPr>
            </w:pPr>
            <w:ins w:id="1375" w:author="Omar Cardona" w:date="2016-10-08T18:52:00Z">
              <w:r w:rsidRPr="0036423F">
                <w:rPr>
                  <w:rFonts w:ascii="Lucida Console" w:hAnsi="Lucida Console"/>
                  <w:color w:val="000000" w:themeColor="text1"/>
                  <w:sz w:val="12"/>
                  <w:szCs w:val="12"/>
                </w:rPr>
                <w:t xml:space="preserve">TEST-40G-1 Mellanox ConnectX-4 VPI Adapter #2 </w:t>
              </w:r>
              <w:r w:rsidRPr="003573CB">
                <w:rPr>
                  <w:rFonts w:ascii="Lucida Console" w:hAnsi="Lucida Console"/>
                  <w:color w:val="000000" w:themeColor="text1"/>
                  <w:sz w:val="12"/>
                  <w:szCs w:val="12"/>
                  <w:highlight w:val="yellow"/>
                </w:rPr>
                <w:t>True</w:t>
              </w:r>
            </w:ins>
          </w:p>
          <w:p w14:paraId="07E20192" w14:textId="77777777" w:rsidR="003D5BD6" w:rsidRDefault="003D5BD6" w:rsidP="003D5BD6">
            <w:pPr>
              <w:rPr>
                <w:ins w:id="1376" w:author="Omar Cardona" w:date="2016-10-08T18:52:00Z"/>
                <w:rFonts w:ascii="Lucida Console" w:hAnsi="Lucida Console"/>
                <w:color w:val="000000" w:themeColor="text1"/>
                <w:sz w:val="12"/>
                <w:szCs w:val="12"/>
              </w:rPr>
            </w:pPr>
            <w:ins w:id="1377" w:author="Omar Cardona" w:date="2016-10-08T18:52:00Z">
              <w:r w:rsidRPr="0036423F">
                <w:rPr>
                  <w:rFonts w:ascii="Lucida Console" w:hAnsi="Lucida Console"/>
                  <w:color w:val="000000" w:themeColor="text1"/>
                  <w:sz w:val="12"/>
                  <w:szCs w:val="12"/>
                </w:rPr>
                <w:t xml:space="preserve">TEST-40G-2 Mellanox ConnectX-4 VPI Adapter    </w:t>
              </w:r>
              <w:r w:rsidRPr="003573CB">
                <w:rPr>
                  <w:rFonts w:ascii="Lucida Console" w:hAnsi="Lucida Console"/>
                  <w:color w:val="000000" w:themeColor="text1"/>
                  <w:sz w:val="12"/>
                  <w:szCs w:val="12"/>
                  <w:highlight w:val="yellow"/>
                </w:rPr>
                <w:t>True</w:t>
              </w:r>
            </w:ins>
          </w:p>
          <w:p w14:paraId="294E27A7" w14:textId="5F9D696D" w:rsidR="005A6746" w:rsidRPr="005A6746" w:rsidDel="003D5BD6" w:rsidRDefault="005A6746" w:rsidP="005A6746">
            <w:pPr>
              <w:rPr>
                <w:del w:id="1378" w:author="Omar Cardona" w:date="2016-10-08T18:52:00Z"/>
                <w:rFonts w:ascii="Lucida Console" w:hAnsi="Lucida Console"/>
                <w:color w:val="000000" w:themeColor="text1"/>
                <w:sz w:val="12"/>
                <w:szCs w:val="12"/>
              </w:rPr>
            </w:pPr>
            <w:del w:id="1379" w:author="Omar Cardona" w:date="2016-10-08T18:52:00Z">
              <w:r w:rsidRPr="005A6746" w:rsidDel="003D5BD6">
                <w:rPr>
                  <w:rFonts w:ascii="Lucida Console" w:hAnsi="Lucida Console"/>
                  <w:color w:val="000000" w:themeColor="text1"/>
                  <w:sz w:val="12"/>
                  <w:szCs w:val="12"/>
                </w:rPr>
                <w:delText xml:space="preserve">Name                      InterfaceDescription                     Enabled    </w:delText>
              </w:r>
            </w:del>
          </w:p>
          <w:p w14:paraId="3653E931" w14:textId="6BF60587" w:rsidR="005A6746" w:rsidRPr="005A6746" w:rsidDel="003D5BD6" w:rsidRDefault="005A6746" w:rsidP="005A6746">
            <w:pPr>
              <w:rPr>
                <w:del w:id="1380" w:author="Omar Cardona" w:date="2016-10-08T18:52:00Z"/>
                <w:rFonts w:ascii="Lucida Console" w:hAnsi="Lucida Console"/>
                <w:color w:val="000000" w:themeColor="text1"/>
                <w:sz w:val="12"/>
                <w:szCs w:val="12"/>
              </w:rPr>
            </w:pPr>
            <w:del w:id="1381" w:author="Omar Cardona" w:date="2016-10-08T18:52:00Z">
              <w:r w:rsidRPr="005A6746" w:rsidDel="003D5BD6">
                <w:rPr>
                  <w:rFonts w:ascii="Lucida Console" w:hAnsi="Lucida Console"/>
                  <w:color w:val="000000" w:themeColor="text1"/>
                  <w:sz w:val="12"/>
                  <w:szCs w:val="12"/>
                </w:rPr>
                <w:delText xml:space="preserve">----                      --------------------                     -------    </w:delText>
              </w:r>
            </w:del>
          </w:p>
          <w:p w14:paraId="4C25C721" w14:textId="1BB8B4DB" w:rsidR="005A6746" w:rsidRPr="005A6746" w:rsidDel="003D5BD6" w:rsidRDefault="005A6746" w:rsidP="005A6746">
            <w:pPr>
              <w:rPr>
                <w:del w:id="1382" w:author="Omar Cardona" w:date="2016-10-08T18:52:00Z"/>
                <w:rFonts w:ascii="Lucida Console" w:hAnsi="Lucida Console"/>
                <w:color w:val="000000" w:themeColor="text1"/>
                <w:sz w:val="12"/>
                <w:szCs w:val="12"/>
              </w:rPr>
            </w:pPr>
            <w:del w:id="1383" w:author="Omar Cardona" w:date="2016-10-08T18:52:00Z">
              <w:r w:rsidRPr="005A6746" w:rsidDel="003D5BD6">
                <w:rPr>
                  <w:rFonts w:ascii="Lucida Console" w:hAnsi="Lucida Console"/>
                  <w:color w:val="000000" w:themeColor="text1"/>
                  <w:sz w:val="12"/>
                  <w:szCs w:val="12"/>
                </w:rPr>
                <w:delText xml:space="preserve">TEST-40G-1                Mellanox ConnectX-3 Pro Ethernet Adapter </w:delText>
              </w:r>
              <w:r w:rsidRPr="005A6746" w:rsidDel="003D5BD6">
                <w:rPr>
                  <w:rFonts w:ascii="Lucida Console" w:hAnsi="Lucida Console"/>
                  <w:color w:val="000000" w:themeColor="text1"/>
                  <w:sz w:val="12"/>
                  <w:szCs w:val="12"/>
                  <w:highlight w:val="yellow"/>
                </w:rPr>
                <w:delText>True</w:delText>
              </w:r>
              <w:r w:rsidRPr="005A6746" w:rsidDel="003D5BD6">
                <w:rPr>
                  <w:rFonts w:ascii="Lucida Console" w:hAnsi="Lucida Console"/>
                  <w:color w:val="000000" w:themeColor="text1"/>
                  <w:sz w:val="12"/>
                  <w:szCs w:val="12"/>
                </w:rPr>
                <w:delText xml:space="preserve">       </w:delText>
              </w:r>
            </w:del>
          </w:p>
          <w:p w14:paraId="5111B2D4" w14:textId="5F13F762" w:rsidR="005A6746" w:rsidDel="003D5BD6" w:rsidRDefault="005A6746" w:rsidP="005A6746">
            <w:pPr>
              <w:rPr>
                <w:ins w:id="1384" w:author="Brian Leong (Inspur Worldwide Services Ltd)" w:date="2016-10-03T17:38:00Z"/>
                <w:del w:id="1385" w:author="Omar Cardona" w:date="2016-10-08T18:52:00Z"/>
                <w:rFonts w:ascii="Lucida Console" w:hAnsi="Lucida Console"/>
                <w:color w:val="000000" w:themeColor="text1"/>
                <w:sz w:val="12"/>
                <w:szCs w:val="12"/>
              </w:rPr>
            </w:pPr>
            <w:del w:id="1386" w:author="Omar Cardona" w:date="2016-10-08T18:52:00Z">
              <w:r w:rsidRPr="005A6746" w:rsidDel="003D5BD6">
                <w:rPr>
                  <w:rFonts w:ascii="Lucida Console" w:hAnsi="Lucida Console"/>
                  <w:color w:val="000000" w:themeColor="text1"/>
                  <w:sz w:val="12"/>
                  <w:szCs w:val="12"/>
                </w:rPr>
                <w:delText xml:space="preserve">TEST-40G-2                Mellanox ConnectX-3 Pro Ethernet Adap... </w:delText>
              </w:r>
              <w:r w:rsidRPr="005A6746" w:rsidDel="003D5BD6">
                <w:rPr>
                  <w:rFonts w:ascii="Lucida Console" w:hAnsi="Lucida Console"/>
                  <w:color w:val="000000" w:themeColor="text1"/>
                  <w:sz w:val="12"/>
                  <w:szCs w:val="12"/>
                  <w:highlight w:val="yellow"/>
                </w:rPr>
                <w:delText>True</w:delText>
              </w:r>
              <w:r w:rsidRPr="005A6746" w:rsidDel="003D5BD6">
                <w:rPr>
                  <w:rFonts w:ascii="Lucida Console" w:hAnsi="Lucida Console"/>
                  <w:color w:val="000000" w:themeColor="text1"/>
                  <w:sz w:val="12"/>
                  <w:szCs w:val="12"/>
                </w:rPr>
                <w:delText xml:space="preserve">      </w:delText>
              </w:r>
            </w:del>
          </w:p>
          <w:p w14:paraId="6F8FE9E3" w14:textId="7F0C9163" w:rsidR="0036423F" w:rsidDel="003D5BD6" w:rsidRDefault="0036423F" w:rsidP="005A6746">
            <w:pPr>
              <w:rPr>
                <w:ins w:id="1387" w:author="Brian Leong (Inspur Worldwide Services Ltd)" w:date="2016-10-03T17:38:00Z"/>
                <w:del w:id="1388" w:author="Omar Cardona" w:date="2016-10-08T18:53:00Z"/>
                <w:rFonts w:ascii="Lucida Console" w:hAnsi="Lucida Console"/>
                <w:color w:val="000000" w:themeColor="text1"/>
                <w:sz w:val="12"/>
                <w:szCs w:val="12"/>
              </w:rPr>
            </w:pPr>
          </w:p>
          <w:p w14:paraId="4F51F171" w14:textId="2132F4B0" w:rsidR="0036423F" w:rsidDel="0036423F" w:rsidRDefault="0036423F" w:rsidP="0036423F">
            <w:pPr>
              <w:rPr>
                <w:del w:id="1389" w:author="Brian Leong (Inspur Worldwide Services Ltd)" w:date="2016-10-03T17:39:00Z"/>
                <w:rFonts w:ascii="Lucida Console" w:hAnsi="Lucida Console"/>
                <w:color w:val="000000" w:themeColor="text1"/>
                <w:sz w:val="12"/>
                <w:szCs w:val="12"/>
              </w:rPr>
            </w:pPr>
          </w:p>
          <w:p w14:paraId="4B8CF4BF" w14:textId="3C6D8846" w:rsidR="005A6746" w:rsidRDefault="005A6746">
            <w:pPr>
              <w:rPr>
                <w:rFonts w:ascii="Lucida Console" w:hAnsi="Lucida Console"/>
                <w:color w:val="000000" w:themeColor="text1"/>
                <w:sz w:val="12"/>
                <w:szCs w:val="12"/>
              </w:rPr>
            </w:pPr>
          </w:p>
        </w:tc>
      </w:tr>
      <w:tr w:rsidR="008E7D33" w:rsidRPr="007A4C93" w14:paraId="4B7F6C82" w14:textId="77777777" w:rsidTr="009B3A78">
        <w:tc>
          <w:tcPr>
            <w:tcW w:w="529" w:type="dxa"/>
          </w:tcPr>
          <w:p w14:paraId="404CD2D8" w14:textId="652B42AE" w:rsidR="008E7D33" w:rsidRPr="00F42234" w:rsidRDefault="00F42234" w:rsidP="00294D47">
            <w:pPr>
              <w:rPr>
                <w:rFonts w:ascii="Lucida Console" w:hAnsi="Lucida Console"/>
                <w:b/>
                <w:color w:val="000000" w:themeColor="text1"/>
                <w:sz w:val="12"/>
                <w:szCs w:val="12"/>
                <w:rPrChange w:id="1390" w:author="Omar Cardona" w:date="2016-10-08T21:54:00Z">
                  <w:rPr>
                    <w:rFonts w:ascii="Lucida Console" w:hAnsi="Lucida Console"/>
                    <w:color w:val="000000" w:themeColor="text1"/>
                    <w:sz w:val="12"/>
                    <w:szCs w:val="12"/>
                  </w:rPr>
                </w:rPrChange>
              </w:rPr>
            </w:pPr>
            <w:ins w:id="1391" w:author="Omar Cardona" w:date="2016-10-08T21:53:00Z">
              <w:r w:rsidRPr="00F42234">
                <w:rPr>
                  <w:rFonts w:ascii="Lucida Console" w:hAnsi="Lucida Console"/>
                  <w:b/>
                  <w:color w:val="000000" w:themeColor="text1"/>
                  <w:sz w:val="12"/>
                  <w:szCs w:val="12"/>
                  <w:rPrChange w:id="1392" w:author="Omar Cardona" w:date="2016-10-08T21:54:00Z">
                    <w:rPr>
                      <w:rFonts w:ascii="Lucida Console" w:hAnsi="Lucida Console"/>
                      <w:color w:val="000000" w:themeColor="text1"/>
                      <w:sz w:val="12"/>
                      <w:szCs w:val="12"/>
                    </w:rPr>
                  </w:rPrChange>
                </w:rPr>
                <w:t>4</w:t>
              </w:r>
            </w:ins>
          </w:p>
        </w:tc>
        <w:tc>
          <w:tcPr>
            <w:tcW w:w="434" w:type="dxa"/>
            <w:shd w:val="clear" w:color="auto" w:fill="92D050"/>
          </w:tcPr>
          <w:p w14:paraId="5E418155" w14:textId="77777777" w:rsidR="008E7D33" w:rsidRPr="007A4C93" w:rsidRDefault="008E7D33" w:rsidP="00294D47">
            <w:pPr>
              <w:rPr>
                <w:rFonts w:ascii="Lucida Console" w:hAnsi="Lucida Console"/>
                <w:color w:val="000000" w:themeColor="text1"/>
                <w:sz w:val="12"/>
                <w:szCs w:val="12"/>
              </w:rPr>
            </w:pPr>
          </w:p>
        </w:tc>
        <w:tc>
          <w:tcPr>
            <w:tcW w:w="434" w:type="dxa"/>
            <w:shd w:val="clear" w:color="auto" w:fill="00B0F0"/>
          </w:tcPr>
          <w:p w14:paraId="120B840E" w14:textId="77777777" w:rsidR="008E7D33" w:rsidRPr="007A4C93" w:rsidRDefault="008E7D33" w:rsidP="00294D47">
            <w:pPr>
              <w:rPr>
                <w:rFonts w:ascii="Lucida Console" w:hAnsi="Lucida Console"/>
                <w:color w:val="000000" w:themeColor="text1"/>
                <w:sz w:val="12"/>
                <w:szCs w:val="12"/>
              </w:rPr>
            </w:pPr>
          </w:p>
        </w:tc>
        <w:tc>
          <w:tcPr>
            <w:tcW w:w="9393" w:type="dxa"/>
          </w:tcPr>
          <w:p w14:paraId="64848112" w14:textId="77777777" w:rsidR="008E7D33" w:rsidRDefault="008E7D33" w:rsidP="008E7D33">
            <w:pPr>
              <w:rPr>
                <w:rFonts w:ascii="Lucida Console" w:hAnsi="Lucida Console"/>
                <w:color w:val="000000" w:themeColor="text1"/>
                <w:sz w:val="12"/>
                <w:szCs w:val="12"/>
              </w:rPr>
            </w:pPr>
          </w:p>
          <w:p w14:paraId="60DA0A8D" w14:textId="6B57702E" w:rsidR="00E3163B" w:rsidDel="009903E3" w:rsidRDefault="0054038C" w:rsidP="008E7D33">
            <w:pPr>
              <w:rPr>
                <w:del w:id="1393" w:author="Omar Cardona" w:date="2016-10-08T19:05:00Z"/>
                <w:rFonts w:ascii="Lucida Console" w:hAnsi="Lucida Console"/>
                <w:color w:val="000000" w:themeColor="text1"/>
                <w:sz w:val="12"/>
                <w:szCs w:val="12"/>
              </w:rPr>
            </w:pPr>
            <w:ins w:id="1394" w:author="Omar Cardona" w:date="2016-10-08T19:05:00Z">
              <w:r w:rsidRPr="009903E3">
                <w:rPr>
                  <w:rFonts w:ascii="Lucida Console" w:hAnsi="Lucida Console"/>
                  <w:color w:val="000000" w:themeColor="text1"/>
                  <w:sz w:val="12"/>
                  <w:szCs w:val="12"/>
                </w:rPr>
                <w:t xml:space="preserve"># </w:t>
              </w:r>
            </w:ins>
            <w:ins w:id="1395" w:author="Brian Leong (Inspur Worldwide Services Ltd)" w:date="2016-09-30T15:04:00Z">
              <w:r w:rsidR="00E3163B" w:rsidRPr="009903E3">
                <w:rPr>
                  <w:rFonts w:ascii="Lucida Console" w:hAnsi="Lucida Console"/>
                  <w:color w:val="000000" w:themeColor="text1"/>
                  <w:sz w:val="12"/>
                  <w:szCs w:val="12"/>
                </w:rPr>
                <w:t xml:space="preserve">Determine the </w:t>
              </w:r>
              <w:proofErr w:type="spellStart"/>
              <w:r w:rsidR="00E3163B" w:rsidRPr="009903E3">
                <w:rPr>
                  <w:rFonts w:ascii="Lucida Console" w:hAnsi="Lucida Console"/>
                  <w:color w:val="000000" w:themeColor="text1"/>
                  <w:sz w:val="12"/>
                  <w:szCs w:val="12"/>
                </w:rPr>
                <w:t>ifIndex</w:t>
              </w:r>
              <w:proofErr w:type="spellEnd"/>
              <w:r w:rsidR="00E3163B" w:rsidRPr="009903E3">
                <w:rPr>
                  <w:rFonts w:ascii="Lucida Console" w:hAnsi="Lucida Console"/>
                  <w:color w:val="000000" w:themeColor="text1"/>
                  <w:sz w:val="12"/>
                  <w:szCs w:val="12"/>
                </w:rPr>
                <w:t xml:space="preserve"> value of your target adapter:</w:t>
              </w:r>
            </w:ins>
          </w:p>
          <w:p w14:paraId="14777A2B" w14:textId="77777777" w:rsidR="009903E3" w:rsidRPr="009903E3" w:rsidRDefault="009903E3" w:rsidP="008E7D33">
            <w:pPr>
              <w:rPr>
                <w:ins w:id="1396" w:author="Omar Cardona" w:date="2016-11-21T23:44:00Z"/>
                <w:rFonts w:ascii="Lucida Console" w:hAnsi="Lucida Console"/>
                <w:color w:val="000000" w:themeColor="text1"/>
                <w:sz w:val="12"/>
                <w:szCs w:val="12"/>
              </w:rPr>
            </w:pPr>
          </w:p>
          <w:p w14:paraId="0108A944" w14:textId="77777777" w:rsidR="00E3163B" w:rsidRDefault="00E3163B" w:rsidP="008E7D33">
            <w:pPr>
              <w:rPr>
                <w:ins w:id="1397" w:author="Brian Leong (Inspur Worldwide Services Ltd)" w:date="2016-09-30T15:04:00Z"/>
                <w:rFonts w:ascii="Lucida Console" w:hAnsi="Lucida Console"/>
                <w:color w:val="000000" w:themeColor="text1"/>
                <w:sz w:val="12"/>
                <w:szCs w:val="12"/>
              </w:rPr>
            </w:pPr>
          </w:p>
          <w:p w14:paraId="4A0C95B4" w14:textId="1453EDCA" w:rsidR="008E7D33" w:rsidRPr="008E7D33" w:rsidDel="0054038C" w:rsidRDefault="008E7D33" w:rsidP="008E7D33">
            <w:pPr>
              <w:rPr>
                <w:del w:id="1398" w:author="Omar Cardona" w:date="2016-10-08T19:07:00Z"/>
                <w:rFonts w:ascii="Lucida Console" w:hAnsi="Lucida Console"/>
                <w:b/>
                <w:color w:val="000000" w:themeColor="text1"/>
                <w:sz w:val="12"/>
                <w:szCs w:val="12"/>
              </w:rPr>
            </w:pPr>
            <w:del w:id="1399" w:author="Omar Cardona" w:date="2016-10-08T19:07:00Z">
              <w:r w:rsidRPr="008E7D33" w:rsidDel="0054038C">
                <w:rPr>
                  <w:rFonts w:ascii="Lucida Console" w:hAnsi="Lucida Console"/>
                  <w:color w:val="000000" w:themeColor="text1"/>
                  <w:sz w:val="12"/>
                  <w:szCs w:val="12"/>
                </w:rPr>
                <w:delText xml:space="preserve">PS C:\TEST&gt; </w:delText>
              </w:r>
              <w:r w:rsidRPr="008E7D33" w:rsidDel="0054038C">
                <w:rPr>
                  <w:rFonts w:ascii="Lucida Console" w:hAnsi="Lucida Console"/>
                  <w:b/>
                  <w:color w:val="000000" w:themeColor="text1"/>
                  <w:sz w:val="12"/>
                  <w:szCs w:val="12"/>
                </w:rPr>
                <w:delText>Get-NetAdapter -Name "Test-40G-1"</w:delText>
              </w:r>
            </w:del>
          </w:p>
          <w:p w14:paraId="5FD7EE02" w14:textId="72D62856" w:rsidR="008E7D33" w:rsidRPr="008E7D33" w:rsidDel="0054038C" w:rsidRDefault="008E7D33" w:rsidP="008E7D33">
            <w:pPr>
              <w:rPr>
                <w:del w:id="1400" w:author="Omar Cardona" w:date="2016-10-08T19:07:00Z"/>
                <w:rFonts w:ascii="Lucida Console" w:hAnsi="Lucida Console"/>
                <w:color w:val="000000" w:themeColor="text1"/>
                <w:sz w:val="12"/>
                <w:szCs w:val="12"/>
              </w:rPr>
            </w:pPr>
          </w:p>
          <w:p w14:paraId="79D2B7D6" w14:textId="1CD64FCC" w:rsidR="008E7D33" w:rsidRPr="008E7D33" w:rsidDel="0054038C" w:rsidRDefault="008E7D33" w:rsidP="008E7D33">
            <w:pPr>
              <w:rPr>
                <w:del w:id="1401" w:author="Omar Cardona" w:date="2016-10-08T19:07:00Z"/>
                <w:rFonts w:ascii="Lucida Console" w:hAnsi="Lucida Console"/>
                <w:color w:val="000000" w:themeColor="text1"/>
                <w:sz w:val="12"/>
                <w:szCs w:val="12"/>
              </w:rPr>
            </w:pPr>
            <w:del w:id="1402" w:author="Omar Cardona" w:date="2016-10-08T19:07:00Z">
              <w:r w:rsidRPr="008E7D33" w:rsidDel="0054038C">
                <w:rPr>
                  <w:rFonts w:ascii="Lucida Console" w:hAnsi="Lucida Console"/>
                  <w:color w:val="000000" w:themeColor="text1"/>
                  <w:sz w:val="12"/>
                  <w:szCs w:val="12"/>
                </w:rPr>
                <w:delText>Name                      InterfaceDescription                    ifIndex Status       MacAddress             LinkSpeed</w:delText>
              </w:r>
            </w:del>
          </w:p>
          <w:p w14:paraId="23E38946" w14:textId="38173178" w:rsidR="008E7D33" w:rsidRPr="008E7D33" w:rsidDel="0054038C" w:rsidRDefault="008E7D33" w:rsidP="008E7D33">
            <w:pPr>
              <w:rPr>
                <w:del w:id="1403" w:author="Omar Cardona" w:date="2016-10-08T19:07:00Z"/>
                <w:rFonts w:ascii="Lucida Console" w:hAnsi="Lucida Console"/>
                <w:color w:val="000000" w:themeColor="text1"/>
                <w:sz w:val="12"/>
                <w:szCs w:val="12"/>
              </w:rPr>
            </w:pPr>
            <w:del w:id="1404" w:author="Omar Cardona" w:date="2016-10-08T19:07:00Z">
              <w:r w:rsidRPr="008E7D33" w:rsidDel="0054038C">
                <w:rPr>
                  <w:rFonts w:ascii="Lucida Console" w:hAnsi="Lucida Console"/>
                  <w:color w:val="000000" w:themeColor="text1"/>
                  <w:sz w:val="12"/>
                  <w:szCs w:val="12"/>
                </w:rPr>
                <w:delText>----                      --------------------                    ------- ------       ----------             ---------</w:delText>
              </w:r>
            </w:del>
          </w:p>
          <w:p w14:paraId="0E238653" w14:textId="062DB333" w:rsidR="008E7D33" w:rsidDel="0054038C" w:rsidRDefault="008E7D33" w:rsidP="008E7D33">
            <w:pPr>
              <w:rPr>
                <w:del w:id="1405" w:author="Omar Cardona" w:date="2016-10-08T19:07:00Z"/>
                <w:rFonts w:ascii="Lucida Console" w:hAnsi="Lucida Console"/>
                <w:color w:val="000000" w:themeColor="text1"/>
                <w:sz w:val="12"/>
                <w:szCs w:val="12"/>
              </w:rPr>
            </w:pPr>
            <w:del w:id="1406" w:author="Omar Cardona" w:date="2016-10-08T19:07:00Z">
              <w:r w:rsidRPr="008E7D33" w:rsidDel="0054038C">
                <w:rPr>
                  <w:rFonts w:ascii="Lucida Console" w:hAnsi="Lucida Console"/>
                  <w:color w:val="000000" w:themeColor="text1"/>
                  <w:sz w:val="12"/>
                  <w:szCs w:val="12"/>
                </w:rPr>
                <w:delText xml:space="preserve">TEST-40G-1                Mellanox ConnectX-3 Pro Ethernet Ada...      </w:delText>
              </w:r>
              <w:r w:rsidRPr="008E7D33" w:rsidDel="0054038C">
                <w:rPr>
                  <w:rFonts w:ascii="Lucida Console" w:hAnsi="Lucida Console"/>
                  <w:color w:val="000000" w:themeColor="text1"/>
                  <w:sz w:val="12"/>
                  <w:szCs w:val="12"/>
                  <w:highlight w:val="yellow"/>
                </w:rPr>
                <w:delText>14</w:delText>
              </w:r>
              <w:r w:rsidRPr="008E7D33" w:rsidDel="0054038C">
                <w:rPr>
                  <w:rFonts w:ascii="Lucida Console" w:hAnsi="Lucida Console"/>
                  <w:color w:val="000000" w:themeColor="text1"/>
                  <w:sz w:val="12"/>
                  <w:szCs w:val="12"/>
                </w:rPr>
                <w:delText xml:space="preserve"> Up           E4-1D-2D-07-40-71        40 Gbps</w:delText>
              </w:r>
            </w:del>
          </w:p>
          <w:p w14:paraId="62244642" w14:textId="1D7EF0F1" w:rsidR="0054038C" w:rsidRPr="0054038C" w:rsidRDefault="0054038C" w:rsidP="0054038C">
            <w:pPr>
              <w:rPr>
                <w:ins w:id="1407" w:author="Omar Cardona" w:date="2016-10-08T19:06:00Z"/>
                <w:rFonts w:ascii="Lucida Console" w:hAnsi="Lucida Console"/>
                <w:b/>
                <w:sz w:val="12"/>
                <w:szCs w:val="12"/>
                <w:rPrChange w:id="1408" w:author="Omar Cardona" w:date="2016-10-08T19:06:00Z">
                  <w:rPr>
                    <w:ins w:id="1409" w:author="Omar Cardona" w:date="2016-10-08T19:06:00Z"/>
                    <w:rFonts w:ascii="Lucida Console" w:hAnsi="Lucida Console"/>
                    <w:sz w:val="12"/>
                    <w:szCs w:val="12"/>
                  </w:rPr>
                </w:rPrChange>
              </w:rPr>
            </w:pPr>
            <w:ins w:id="1410" w:author="Omar Cardona" w:date="2016-10-08T19:06:00Z">
              <w:r w:rsidRPr="0054038C">
                <w:rPr>
                  <w:rFonts w:ascii="Lucida Console" w:hAnsi="Lucida Console"/>
                  <w:b/>
                  <w:sz w:val="12"/>
                  <w:szCs w:val="12"/>
                  <w:rPrChange w:id="1411" w:author="Omar Cardona" w:date="2016-10-08T19:06:00Z">
                    <w:rPr>
                      <w:rFonts w:ascii="Lucida Console" w:hAnsi="Lucida Console"/>
                      <w:sz w:val="12"/>
                      <w:szCs w:val="12"/>
                    </w:rPr>
                  </w:rPrChange>
                </w:rPr>
                <w:t>Get-</w:t>
              </w:r>
              <w:proofErr w:type="spellStart"/>
              <w:r w:rsidRPr="0054038C">
                <w:rPr>
                  <w:rFonts w:ascii="Lucida Console" w:hAnsi="Lucida Console"/>
                  <w:b/>
                  <w:sz w:val="12"/>
                  <w:szCs w:val="12"/>
                  <w:rPrChange w:id="1412" w:author="Omar Cardona" w:date="2016-10-08T19:06:00Z">
                    <w:rPr>
                      <w:rFonts w:ascii="Lucida Console" w:hAnsi="Lucida Console"/>
                      <w:sz w:val="12"/>
                      <w:szCs w:val="12"/>
                    </w:rPr>
                  </w:rPrChange>
                </w:rPr>
                <w:t>NetIPConfiguration</w:t>
              </w:r>
              <w:proofErr w:type="spellEnd"/>
              <w:r w:rsidRPr="0054038C">
                <w:rPr>
                  <w:rFonts w:ascii="Lucida Console" w:hAnsi="Lucida Console"/>
                  <w:b/>
                  <w:sz w:val="12"/>
                  <w:szCs w:val="12"/>
                  <w:rPrChange w:id="1413" w:author="Omar Cardona" w:date="2016-10-08T19:06:00Z">
                    <w:rPr>
                      <w:rFonts w:ascii="Lucida Console" w:hAnsi="Lucida Console"/>
                      <w:sz w:val="12"/>
                      <w:szCs w:val="12"/>
                    </w:rPr>
                  </w:rPrChange>
                </w:rPr>
                <w:t xml:space="preserve"> -</w:t>
              </w:r>
              <w:proofErr w:type="spellStart"/>
              <w:r w:rsidRPr="0054038C">
                <w:rPr>
                  <w:rFonts w:ascii="Lucida Console" w:hAnsi="Lucida Console"/>
                  <w:b/>
                  <w:sz w:val="12"/>
                  <w:szCs w:val="12"/>
                  <w:rPrChange w:id="1414" w:author="Omar Cardona" w:date="2016-10-08T19:06:00Z">
                    <w:rPr>
                      <w:rFonts w:ascii="Lucida Console" w:hAnsi="Lucida Console"/>
                      <w:sz w:val="12"/>
                      <w:szCs w:val="12"/>
                    </w:rPr>
                  </w:rPrChange>
                </w:rPr>
                <w:t>InterfaceAlias</w:t>
              </w:r>
              <w:proofErr w:type="spellEnd"/>
              <w:r w:rsidRPr="0054038C">
                <w:rPr>
                  <w:rFonts w:ascii="Lucida Console" w:hAnsi="Lucida Console"/>
                  <w:b/>
                  <w:sz w:val="12"/>
                  <w:szCs w:val="12"/>
                  <w:rPrChange w:id="1415" w:author="Omar Cardona" w:date="2016-10-08T19:06:00Z">
                    <w:rPr>
                      <w:rFonts w:ascii="Lucida Console" w:hAnsi="Lucida Console"/>
                      <w:sz w:val="12"/>
                      <w:szCs w:val="12"/>
                    </w:rPr>
                  </w:rPrChange>
                </w:rPr>
                <w:t xml:space="preserve"> "TEST*" | ft </w:t>
              </w:r>
              <w:proofErr w:type="gramStart"/>
              <w:r w:rsidRPr="0054038C">
                <w:rPr>
                  <w:rFonts w:ascii="Lucida Console" w:hAnsi="Lucida Console"/>
                  <w:b/>
                  <w:sz w:val="12"/>
                  <w:szCs w:val="12"/>
                  <w:rPrChange w:id="1416" w:author="Omar Cardona" w:date="2016-10-08T19:06:00Z">
                    <w:rPr>
                      <w:rFonts w:ascii="Lucida Console" w:hAnsi="Lucida Console"/>
                      <w:sz w:val="12"/>
                      <w:szCs w:val="12"/>
                    </w:rPr>
                  </w:rPrChange>
                </w:rPr>
                <w:t>InterfaceAlias,InterfaceIndex</w:t>
              </w:r>
              <w:proofErr w:type="gramEnd"/>
              <w:r w:rsidRPr="0054038C">
                <w:rPr>
                  <w:rFonts w:ascii="Lucida Console" w:hAnsi="Lucida Console"/>
                  <w:b/>
                  <w:sz w:val="12"/>
                  <w:szCs w:val="12"/>
                  <w:rPrChange w:id="1417" w:author="Omar Cardona" w:date="2016-10-08T19:06:00Z">
                    <w:rPr>
                      <w:rFonts w:ascii="Lucida Console" w:hAnsi="Lucida Console"/>
                      <w:sz w:val="12"/>
                      <w:szCs w:val="12"/>
                    </w:rPr>
                  </w:rPrChange>
                </w:rPr>
                <w:t>,IPv4Address</w:t>
              </w:r>
            </w:ins>
          </w:p>
          <w:p w14:paraId="24A84ECF" w14:textId="77777777" w:rsidR="0054038C" w:rsidRPr="003573CB" w:rsidRDefault="0054038C" w:rsidP="0054038C">
            <w:pPr>
              <w:rPr>
                <w:ins w:id="1418" w:author="Omar Cardona" w:date="2016-10-08T19:06:00Z"/>
                <w:rFonts w:ascii="Lucida Console" w:hAnsi="Lucida Console"/>
                <w:sz w:val="12"/>
                <w:szCs w:val="12"/>
              </w:rPr>
            </w:pPr>
          </w:p>
          <w:p w14:paraId="67E42633" w14:textId="77777777" w:rsidR="0054038C" w:rsidRPr="003573CB" w:rsidRDefault="0054038C" w:rsidP="0054038C">
            <w:pPr>
              <w:rPr>
                <w:ins w:id="1419" w:author="Omar Cardona" w:date="2016-10-08T19:06:00Z"/>
                <w:rFonts w:ascii="Lucida Console" w:hAnsi="Lucida Console"/>
                <w:sz w:val="12"/>
                <w:szCs w:val="12"/>
              </w:rPr>
            </w:pPr>
            <w:proofErr w:type="spellStart"/>
            <w:ins w:id="1420" w:author="Omar Cardona" w:date="2016-10-08T19:06:00Z">
              <w:r w:rsidRPr="003573CB">
                <w:rPr>
                  <w:rFonts w:ascii="Lucida Console" w:hAnsi="Lucida Console"/>
                  <w:sz w:val="12"/>
                  <w:szCs w:val="12"/>
                </w:rPr>
                <w:t>InterfaceAlias</w:t>
              </w:r>
              <w:proofErr w:type="spellEnd"/>
              <w:r w:rsidRPr="003573CB">
                <w:rPr>
                  <w:rFonts w:ascii="Lucida Console" w:hAnsi="Lucida Console"/>
                  <w:sz w:val="12"/>
                  <w:szCs w:val="12"/>
                </w:rPr>
                <w:t xml:space="preserve"> </w:t>
              </w:r>
              <w:proofErr w:type="spellStart"/>
              <w:r w:rsidRPr="003573CB">
                <w:rPr>
                  <w:rFonts w:ascii="Lucida Console" w:hAnsi="Lucida Console"/>
                  <w:sz w:val="12"/>
                  <w:szCs w:val="12"/>
                </w:rPr>
                <w:t>InterfaceIndex</w:t>
              </w:r>
              <w:proofErr w:type="spellEnd"/>
              <w:r w:rsidRPr="003573CB">
                <w:rPr>
                  <w:rFonts w:ascii="Lucida Console" w:hAnsi="Lucida Console"/>
                  <w:sz w:val="12"/>
                  <w:szCs w:val="12"/>
                </w:rPr>
                <w:t xml:space="preserve"> IPv4Address</w:t>
              </w:r>
            </w:ins>
          </w:p>
          <w:p w14:paraId="369A6BE9" w14:textId="77777777" w:rsidR="0054038C" w:rsidRPr="003573CB" w:rsidRDefault="0054038C" w:rsidP="0054038C">
            <w:pPr>
              <w:rPr>
                <w:ins w:id="1421" w:author="Omar Cardona" w:date="2016-10-08T19:06:00Z"/>
                <w:rFonts w:ascii="Lucida Console" w:hAnsi="Lucida Console"/>
                <w:sz w:val="12"/>
                <w:szCs w:val="12"/>
              </w:rPr>
            </w:pPr>
            <w:ins w:id="1422" w:author="Omar Cardona" w:date="2016-10-08T19:06:00Z">
              <w:r w:rsidRPr="003573CB">
                <w:rPr>
                  <w:rFonts w:ascii="Lucida Console" w:hAnsi="Lucida Console"/>
                  <w:sz w:val="12"/>
                  <w:szCs w:val="12"/>
                </w:rPr>
                <w:t>-------------- -------------- -----------</w:t>
              </w:r>
            </w:ins>
          </w:p>
          <w:p w14:paraId="5D2AAD5F" w14:textId="2567BE44" w:rsidR="0054038C" w:rsidRPr="003573CB" w:rsidRDefault="0054038C" w:rsidP="0054038C">
            <w:pPr>
              <w:rPr>
                <w:ins w:id="1423" w:author="Omar Cardona" w:date="2016-10-08T19:06:00Z"/>
                <w:rFonts w:ascii="Lucida Console" w:hAnsi="Lucida Console"/>
                <w:sz w:val="12"/>
                <w:szCs w:val="12"/>
              </w:rPr>
            </w:pPr>
            <w:ins w:id="1424" w:author="Omar Cardona" w:date="2016-10-08T19:06:00Z">
              <w:r w:rsidRPr="003573CB">
                <w:rPr>
                  <w:rFonts w:ascii="Lucida Console" w:hAnsi="Lucida Console"/>
                  <w:sz w:val="12"/>
                  <w:szCs w:val="12"/>
                </w:rPr>
                <w:t xml:space="preserve">TEST-40G-1                 </w:t>
              </w:r>
              <w:r w:rsidRPr="0054038C">
                <w:rPr>
                  <w:rFonts w:ascii="Lucida Console" w:hAnsi="Lucida Console"/>
                  <w:sz w:val="12"/>
                  <w:szCs w:val="12"/>
                  <w:highlight w:val="yellow"/>
                  <w:rPrChange w:id="1425" w:author="Omar Cardona" w:date="2016-10-08T19:07:00Z">
                    <w:rPr>
                      <w:rFonts w:ascii="Lucida Console" w:hAnsi="Lucida Console"/>
                      <w:sz w:val="12"/>
                      <w:szCs w:val="12"/>
                    </w:rPr>
                  </w:rPrChange>
                </w:rPr>
                <w:t>1</w:t>
              </w:r>
            </w:ins>
            <w:ins w:id="1426" w:author="Omar Cardona" w:date="2016-10-08T19:07:00Z">
              <w:r w:rsidRPr="0054038C">
                <w:rPr>
                  <w:rFonts w:ascii="Lucida Console" w:hAnsi="Lucida Console"/>
                  <w:sz w:val="12"/>
                  <w:szCs w:val="12"/>
                  <w:highlight w:val="yellow"/>
                  <w:rPrChange w:id="1427" w:author="Omar Cardona" w:date="2016-10-08T19:07:00Z">
                    <w:rPr>
                      <w:rFonts w:ascii="Lucida Console" w:hAnsi="Lucida Console"/>
                      <w:sz w:val="12"/>
                      <w:szCs w:val="12"/>
                    </w:rPr>
                  </w:rPrChange>
                </w:rPr>
                <w:t>4</w:t>
              </w:r>
            </w:ins>
            <w:ins w:id="1428" w:author="Omar Cardona" w:date="2016-10-08T19:06:00Z">
              <w:r w:rsidRPr="003573CB">
                <w:rPr>
                  <w:rFonts w:ascii="Lucida Console" w:hAnsi="Lucida Console"/>
                  <w:sz w:val="12"/>
                  <w:szCs w:val="12"/>
                </w:rPr>
                <w:t xml:space="preserve"> {</w:t>
              </w:r>
              <w:r>
                <w:rPr>
                  <w:rFonts w:ascii="Lucida Console" w:hAnsi="Lucida Console"/>
                  <w:sz w:val="12"/>
                  <w:szCs w:val="12"/>
                </w:rPr>
                <w:t>192</w:t>
              </w:r>
              <w:r w:rsidRPr="003573CB">
                <w:rPr>
                  <w:rFonts w:ascii="Lucida Console" w:hAnsi="Lucida Console"/>
                  <w:sz w:val="12"/>
                  <w:szCs w:val="12"/>
                </w:rPr>
                <w:t>.</w:t>
              </w:r>
              <w:r>
                <w:rPr>
                  <w:rFonts w:ascii="Lucida Console" w:hAnsi="Lucida Console"/>
                  <w:sz w:val="12"/>
                  <w:szCs w:val="12"/>
                </w:rPr>
                <w:t>168</w:t>
              </w:r>
              <w:r w:rsidRPr="003573CB">
                <w:rPr>
                  <w:rFonts w:ascii="Lucida Console" w:hAnsi="Lucida Console"/>
                  <w:sz w:val="12"/>
                  <w:szCs w:val="12"/>
                </w:rPr>
                <w:t>.</w:t>
              </w:r>
              <w:r>
                <w:rPr>
                  <w:rFonts w:ascii="Lucida Console" w:hAnsi="Lucida Console"/>
                  <w:sz w:val="12"/>
                  <w:szCs w:val="12"/>
                </w:rPr>
                <w:t>1</w:t>
              </w:r>
              <w:r w:rsidRPr="003573CB">
                <w:rPr>
                  <w:rFonts w:ascii="Lucida Console" w:hAnsi="Lucida Console"/>
                  <w:sz w:val="12"/>
                  <w:szCs w:val="12"/>
                </w:rPr>
                <w:t>.</w:t>
              </w:r>
              <w:r>
                <w:rPr>
                  <w:rFonts w:ascii="Lucida Console" w:hAnsi="Lucida Console"/>
                  <w:sz w:val="12"/>
                  <w:szCs w:val="12"/>
                </w:rPr>
                <w:t>3</w:t>
              </w:r>
              <w:r w:rsidRPr="003573CB">
                <w:rPr>
                  <w:rFonts w:ascii="Lucida Console" w:hAnsi="Lucida Console"/>
                  <w:sz w:val="12"/>
                  <w:szCs w:val="12"/>
                </w:rPr>
                <w:t>}</w:t>
              </w:r>
            </w:ins>
          </w:p>
          <w:p w14:paraId="61A87B65" w14:textId="553F309F" w:rsidR="0054038C" w:rsidRPr="00B957AD" w:rsidRDefault="00C80805" w:rsidP="0054038C">
            <w:pPr>
              <w:rPr>
                <w:ins w:id="1429" w:author="Omar Cardona" w:date="2016-10-08T19:05:00Z"/>
                <w:rFonts w:ascii="Lucida Console" w:hAnsi="Lucida Console"/>
                <w:color w:val="009900"/>
                <w:sz w:val="12"/>
                <w:szCs w:val="12"/>
              </w:rPr>
            </w:pPr>
            <w:ins w:id="1430" w:author="Omar Cardona" w:date="2016-10-08T19:06:00Z">
              <w:r>
                <w:rPr>
                  <w:rFonts w:ascii="Lucida Console" w:hAnsi="Lucida Console"/>
                  <w:sz w:val="12"/>
                  <w:szCs w:val="12"/>
                </w:rPr>
                <w:t>TEST-40G-2                 13</w:t>
              </w:r>
              <w:r w:rsidR="0054038C" w:rsidRPr="003573CB">
                <w:rPr>
                  <w:rFonts w:ascii="Lucida Console" w:hAnsi="Lucida Console"/>
                  <w:sz w:val="12"/>
                  <w:szCs w:val="12"/>
                </w:rPr>
                <w:t xml:space="preserve"> {</w:t>
              </w:r>
              <w:r w:rsidR="0054038C">
                <w:rPr>
                  <w:rFonts w:ascii="Lucida Console" w:hAnsi="Lucida Console"/>
                  <w:sz w:val="12"/>
                  <w:szCs w:val="12"/>
                </w:rPr>
                <w:t>192</w:t>
              </w:r>
              <w:r w:rsidR="0054038C" w:rsidRPr="003573CB">
                <w:rPr>
                  <w:rFonts w:ascii="Lucida Console" w:hAnsi="Lucida Console"/>
                  <w:sz w:val="12"/>
                  <w:szCs w:val="12"/>
                </w:rPr>
                <w:t>.</w:t>
              </w:r>
              <w:r w:rsidR="0054038C">
                <w:rPr>
                  <w:rFonts w:ascii="Lucida Console" w:hAnsi="Lucida Console"/>
                  <w:sz w:val="12"/>
                  <w:szCs w:val="12"/>
                </w:rPr>
                <w:t>168</w:t>
              </w:r>
              <w:r w:rsidR="0054038C" w:rsidRPr="003573CB">
                <w:rPr>
                  <w:rFonts w:ascii="Lucida Console" w:hAnsi="Lucida Console"/>
                  <w:sz w:val="12"/>
                  <w:szCs w:val="12"/>
                </w:rPr>
                <w:t>.2.</w:t>
              </w:r>
              <w:r w:rsidR="0054038C">
                <w:rPr>
                  <w:rFonts w:ascii="Lucida Console" w:hAnsi="Lucida Console"/>
                  <w:sz w:val="12"/>
                  <w:szCs w:val="12"/>
                </w:rPr>
                <w:t>3</w:t>
              </w:r>
              <w:r w:rsidR="0054038C" w:rsidRPr="003573CB">
                <w:rPr>
                  <w:rFonts w:ascii="Lucida Console" w:hAnsi="Lucida Console"/>
                  <w:sz w:val="12"/>
                  <w:szCs w:val="12"/>
                </w:rPr>
                <w:t>}</w:t>
              </w:r>
            </w:ins>
          </w:p>
          <w:p w14:paraId="0AEAC474" w14:textId="36446071" w:rsidR="0054038C" w:rsidRPr="00B957AD" w:rsidRDefault="0054038C" w:rsidP="008E7D33">
            <w:pPr>
              <w:rPr>
                <w:ins w:id="1431" w:author="Omar Cardona" w:date="2016-10-08T19:06:00Z"/>
                <w:rFonts w:ascii="Lucida Console" w:hAnsi="Lucida Console"/>
                <w:color w:val="009900"/>
                <w:sz w:val="12"/>
                <w:szCs w:val="12"/>
              </w:rPr>
            </w:pPr>
          </w:p>
          <w:p w14:paraId="7834B0E7" w14:textId="77777777" w:rsidR="0054038C" w:rsidRPr="00B957AD" w:rsidRDefault="0054038C" w:rsidP="008E7D33">
            <w:pPr>
              <w:rPr>
                <w:ins w:id="1432" w:author="Brian Leong (Inspur Worldwide Services Ltd)" w:date="2016-09-30T15:04:00Z"/>
                <w:rFonts w:ascii="Lucida Console" w:hAnsi="Lucida Console"/>
                <w:color w:val="009900"/>
                <w:sz w:val="12"/>
                <w:szCs w:val="12"/>
                <w:rPrChange w:id="1433" w:author="Omar Cardona" w:date="2016-10-08T19:05:00Z">
                  <w:rPr>
                    <w:ins w:id="1434" w:author="Brian Leong (Inspur Worldwide Services Ltd)" w:date="2016-09-30T15:04:00Z"/>
                    <w:rFonts w:ascii="Lucida Console" w:hAnsi="Lucida Console"/>
                    <w:color w:val="000000" w:themeColor="text1"/>
                    <w:sz w:val="12"/>
                    <w:szCs w:val="12"/>
                  </w:rPr>
                </w:rPrChange>
              </w:rPr>
            </w:pPr>
          </w:p>
          <w:p w14:paraId="3425E96E" w14:textId="46967500" w:rsidR="00E3163B" w:rsidDel="009903E3" w:rsidRDefault="0054038C" w:rsidP="008E7D33">
            <w:pPr>
              <w:rPr>
                <w:del w:id="1435" w:author="Omar Cardona" w:date="2016-10-08T19:05:00Z"/>
                <w:rFonts w:ascii="Lucida Console" w:hAnsi="Lucida Console"/>
                <w:color w:val="000000" w:themeColor="text1"/>
                <w:sz w:val="12"/>
                <w:szCs w:val="12"/>
              </w:rPr>
            </w:pPr>
            <w:ins w:id="1436" w:author="Omar Cardona" w:date="2016-10-08T19:05:00Z">
              <w:r w:rsidRPr="009903E3">
                <w:rPr>
                  <w:rFonts w:ascii="Lucida Console" w:hAnsi="Lucida Console"/>
                  <w:color w:val="000000" w:themeColor="text1"/>
                  <w:sz w:val="12"/>
                  <w:szCs w:val="12"/>
                </w:rPr>
                <w:t xml:space="preserve"># </w:t>
              </w:r>
            </w:ins>
            <w:ins w:id="1437" w:author="Brian Leong (Inspur Worldwide Services Ltd)" w:date="2016-09-30T15:04:00Z">
              <w:r w:rsidR="00E3163B" w:rsidRPr="009903E3">
                <w:rPr>
                  <w:rFonts w:ascii="Lucida Console" w:hAnsi="Lucida Console"/>
                  <w:color w:val="000000" w:themeColor="text1"/>
                  <w:sz w:val="12"/>
                  <w:szCs w:val="12"/>
                </w:rPr>
                <w:t xml:space="preserve">Pass the </w:t>
              </w:r>
              <w:proofErr w:type="spellStart"/>
              <w:r w:rsidR="00E3163B" w:rsidRPr="009903E3">
                <w:rPr>
                  <w:rFonts w:ascii="Lucida Console" w:hAnsi="Lucida Console"/>
                  <w:color w:val="000000" w:themeColor="text1"/>
                  <w:sz w:val="12"/>
                  <w:szCs w:val="12"/>
                </w:rPr>
                <w:t>ifIndex</w:t>
              </w:r>
              <w:proofErr w:type="spellEnd"/>
              <w:r w:rsidR="00E3163B" w:rsidRPr="009903E3">
                <w:rPr>
                  <w:rFonts w:ascii="Lucida Console" w:hAnsi="Lucida Console"/>
                  <w:color w:val="000000" w:themeColor="text1"/>
                  <w:sz w:val="12"/>
                  <w:szCs w:val="12"/>
                </w:rPr>
                <w:t xml:space="preserve"> value to the Test-RDMA.ps1 script</w:t>
              </w:r>
            </w:ins>
            <w:ins w:id="1438" w:author="Brian Leong (Inspur Worldwide Services Ltd)" w:date="2016-09-30T15:05:00Z">
              <w:r w:rsidR="00E3163B" w:rsidRPr="009903E3">
                <w:rPr>
                  <w:rFonts w:ascii="Lucida Console" w:hAnsi="Lucida Console"/>
                  <w:color w:val="000000" w:themeColor="text1"/>
                  <w:sz w:val="12"/>
                  <w:szCs w:val="12"/>
                </w:rPr>
                <w:t>, along with the IP address of the remote adapter</w:t>
              </w:r>
            </w:ins>
            <w:ins w:id="1439" w:author="Brian Leong (Inspur Worldwide Services Ltd)" w:date="2016-10-03T17:40:00Z">
              <w:r w:rsidR="00C33D03" w:rsidRPr="009903E3">
                <w:rPr>
                  <w:rFonts w:ascii="Lucida Console" w:hAnsi="Lucida Console"/>
                  <w:color w:val="000000" w:themeColor="text1"/>
                  <w:sz w:val="12"/>
                  <w:szCs w:val="12"/>
                </w:rPr>
                <w:t xml:space="preserve"> on the same VLAN</w:t>
              </w:r>
            </w:ins>
            <w:ins w:id="1440" w:author="Brian Leong (Inspur Worldwide Services Ltd)" w:date="2016-09-30T15:04:00Z">
              <w:r w:rsidR="00E3163B" w:rsidRPr="009903E3">
                <w:rPr>
                  <w:rFonts w:ascii="Lucida Console" w:hAnsi="Lucida Console"/>
                  <w:color w:val="000000" w:themeColor="text1"/>
                  <w:sz w:val="12"/>
                  <w:szCs w:val="12"/>
                </w:rPr>
                <w:t>:</w:t>
              </w:r>
            </w:ins>
          </w:p>
          <w:p w14:paraId="15134F61" w14:textId="77777777" w:rsidR="009903E3" w:rsidRPr="009903E3" w:rsidRDefault="009903E3" w:rsidP="008E7D33">
            <w:pPr>
              <w:rPr>
                <w:ins w:id="1441" w:author="Omar Cardona" w:date="2016-11-21T23:44:00Z"/>
                <w:rFonts w:ascii="Lucida Console" w:hAnsi="Lucida Console"/>
                <w:color w:val="000000" w:themeColor="text1"/>
                <w:sz w:val="12"/>
                <w:szCs w:val="12"/>
              </w:rPr>
            </w:pPr>
          </w:p>
          <w:p w14:paraId="7CD7493A" w14:textId="6A2120D7" w:rsidR="008E7D33" w:rsidRDefault="008E7D33" w:rsidP="008E7D33">
            <w:pPr>
              <w:rPr>
                <w:rFonts w:ascii="Lucida Console" w:hAnsi="Lucida Console"/>
                <w:color w:val="000000" w:themeColor="text1"/>
                <w:sz w:val="12"/>
                <w:szCs w:val="12"/>
              </w:rPr>
            </w:pPr>
          </w:p>
          <w:p w14:paraId="44467C5A" w14:textId="29EE036D" w:rsidR="008E7D33" w:rsidRDefault="008E7D33" w:rsidP="008E7D33">
            <w:pPr>
              <w:rPr>
                <w:ins w:id="1442" w:author="Brian Leong (Inspur Worldwide Services Ltd)" w:date="2016-09-30T15:13:00Z"/>
                <w:rFonts w:ascii="Lucida Console" w:hAnsi="Lucida Console"/>
                <w:b/>
                <w:color w:val="000000" w:themeColor="text1"/>
                <w:sz w:val="12"/>
                <w:szCs w:val="12"/>
              </w:rPr>
            </w:pPr>
            <w:del w:id="1443" w:author="Omar Cardona" w:date="2016-10-08T19:12:00Z">
              <w:r w:rsidRPr="008E7D33" w:rsidDel="00BD5E1F">
                <w:rPr>
                  <w:rFonts w:ascii="Lucida Console" w:hAnsi="Lucida Console"/>
                  <w:color w:val="000000" w:themeColor="text1"/>
                  <w:sz w:val="12"/>
                  <w:szCs w:val="12"/>
                </w:rPr>
                <w:delText xml:space="preserve">PS C:\TEST&gt; </w:delText>
              </w:r>
            </w:del>
            <w:r w:rsidRPr="008E7D33">
              <w:rPr>
                <w:rFonts w:ascii="Lucida Console" w:hAnsi="Lucida Console"/>
                <w:b/>
                <w:color w:val="000000" w:themeColor="text1"/>
                <w:sz w:val="12"/>
                <w:szCs w:val="12"/>
              </w:rPr>
              <w:t>C:\TEST\Test-RDMA.PS1 -</w:t>
            </w:r>
            <w:proofErr w:type="spellStart"/>
            <w:r w:rsidRPr="008E7D33">
              <w:rPr>
                <w:rFonts w:ascii="Lucida Console" w:hAnsi="Lucida Console"/>
                <w:b/>
                <w:color w:val="000000" w:themeColor="text1"/>
                <w:sz w:val="12"/>
                <w:szCs w:val="12"/>
              </w:rPr>
              <w:t>IfIndex</w:t>
            </w:r>
            <w:proofErr w:type="spellEnd"/>
            <w:r w:rsidRPr="008E7D33">
              <w:rPr>
                <w:rFonts w:ascii="Lucida Console" w:hAnsi="Lucida Console"/>
                <w:b/>
                <w:color w:val="000000" w:themeColor="text1"/>
                <w:sz w:val="12"/>
                <w:szCs w:val="12"/>
              </w:rPr>
              <w:t xml:space="preserve"> </w:t>
            </w:r>
            <w:r w:rsidRPr="008E7D33">
              <w:rPr>
                <w:rFonts w:ascii="Lucida Console" w:hAnsi="Lucida Console"/>
                <w:b/>
                <w:color w:val="000000" w:themeColor="text1"/>
                <w:sz w:val="12"/>
                <w:szCs w:val="12"/>
                <w:highlight w:val="yellow"/>
              </w:rPr>
              <w:t>14</w:t>
            </w:r>
            <w:r w:rsidRPr="008E7D33">
              <w:rPr>
                <w:rFonts w:ascii="Lucida Console" w:hAnsi="Lucida Console"/>
                <w:b/>
                <w:color w:val="000000" w:themeColor="text1"/>
                <w:sz w:val="12"/>
                <w:szCs w:val="12"/>
              </w:rPr>
              <w:t xml:space="preserve"> -</w:t>
            </w:r>
            <w:proofErr w:type="spellStart"/>
            <w:r w:rsidRPr="008E7D33">
              <w:rPr>
                <w:rFonts w:ascii="Lucida Console" w:hAnsi="Lucida Console"/>
                <w:b/>
                <w:color w:val="000000" w:themeColor="text1"/>
                <w:sz w:val="12"/>
                <w:szCs w:val="12"/>
              </w:rPr>
              <w:t>IsRoCE</w:t>
            </w:r>
            <w:proofErr w:type="spellEnd"/>
            <w:r w:rsidRPr="008E7D33">
              <w:rPr>
                <w:rFonts w:ascii="Lucida Console" w:hAnsi="Lucida Console"/>
                <w:b/>
                <w:color w:val="000000" w:themeColor="text1"/>
                <w:sz w:val="12"/>
                <w:szCs w:val="12"/>
              </w:rPr>
              <w:t xml:space="preserve"> $true -</w:t>
            </w:r>
            <w:proofErr w:type="spellStart"/>
            <w:r w:rsidRPr="008E7D33">
              <w:rPr>
                <w:rFonts w:ascii="Lucida Console" w:hAnsi="Lucida Console"/>
                <w:b/>
                <w:color w:val="000000" w:themeColor="text1"/>
                <w:sz w:val="12"/>
                <w:szCs w:val="12"/>
              </w:rPr>
              <w:t>RemoteIpAddress</w:t>
            </w:r>
            <w:proofErr w:type="spellEnd"/>
            <w:r w:rsidRPr="008E7D33">
              <w:rPr>
                <w:rFonts w:ascii="Lucida Console" w:hAnsi="Lucida Console"/>
                <w:b/>
                <w:color w:val="000000" w:themeColor="text1"/>
                <w:sz w:val="12"/>
                <w:szCs w:val="12"/>
              </w:rPr>
              <w:t xml:space="preserve"> 192.168.</w:t>
            </w:r>
            <w:r w:rsidRPr="008E7D33">
              <w:rPr>
                <w:rFonts w:ascii="Lucida Console" w:hAnsi="Lucida Console"/>
                <w:b/>
                <w:color w:val="000000" w:themeColor="text1"/>
                <w:sz w:val="12"/>
                <w:szCs w:val="12"/>
                <w:highlight w:val="yellow"/>
              </w:rPr>
              <w:t>1</w:t>
            </w:r>
            <w:r w:rsidRPr="008E7D33">
              <w:rPr>
                <w:rFonts w:ascii="Lucida Console" w:hAnsi="Lucida Console"/>
                <w:b/>
                <w:color w:val="000000" w:themeColor="text1"/>
                <w:sz w:val="12"/>
                <w:szCs w:val="12"/>
              </w:rPr>
              <w:t>.5 -</w:t>
            </w:r>
            <w:proofErr w:type="spellStart"/>
            <w:r w:rsidRPr="008E7D33">
              <w:rPr>
                <w:rFonts w:ascii="Lucida Console" w:hAnsi="Lucida Console"/>
                <w:b/>
                <w:color w:val="000000" w:themeColor="text1"/>
                <w:sz w:val="12"/>
                <w:szCs w:val="12"/>
              </w:rPr>
              <w:t>PathToDiskspd</w:t>
            </w:r>
            <w:proofErr w:type="spellEnd"/>
            <w:r w:rsidRPr="008E7D33">
              <w:rPr>
                <w:rFonts w:ascii="Lucida Console" w:hAnsi="Lucida Console"/>
                <w:b/>
                <w:color w:val="000000" w:themeColor="text1"/>
                <w:sz w:val="12"/>
                <w:szCs w:val="12"/>
              </w:rPr>
              <w:t xml:space="preserve"> C:\TEST\Diskspd-v2.0.17\amd64fre\</w:t>
            </w:r>
          </w:p>
          <w:p w14:paraId="5A396A32" w14:textId="77777777" w:rsidR="00E3163B" w:rsidRPr="008E7D33" w:rsidRDefault="00E3163B" w:rsidP="008E7D33">
            <w:pPr>
              <w:rPr>
                <w:rFonts w:ascii="Lucida Console" w:hAnsi="Lucida Console"/>
                <w:b/>
                <w:color w:val="000000" w:themeColor="text1"/>
                <w:sz w:val="12"/>
                <w:szCs w:val="12"/>
              </w:rPr>
            </w:pPr>
          </w:p>
          <w:p w14:paraId="5F1D5725"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Diskspd.exe found at C:\TEST\Diskspd-v2.0.17\amd64fre\\diskspd.exe</w:t>
            </w:r>
          </w:p>
          <w:p w14:paraId="03A5071A"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The adapter TEST-40G-1 is a physical adapter</w:t>
            </w:r>
          </w:p>
          <w:p w14:paraId="6D0E300F"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Underlying adapter is RoCE. Checking if QoS/DCB/PFC is configured on each physical adapter(s)</w:t>
            </w:r>
          </w:p>
          <w:p w14:paraId="54569174"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QoS/DCB/PFC configuration is correct.</w:t>
            </w:r>
          </w:p>
          <w:p w14:paraId="1816FF76"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RDMA configuration is correct.</w:t>
            </w:r>
          </w:p>
          <w:p w14:paraId="4553100F"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Checking if remote IP address, 192.168.1.5, is reachable.</w:t>
            </w:r>
          </w:p>
          <w:p w14:paraId="1E9BE026"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Remote IP 192.168.1.5 is reachable.</w:t>
            </w:r>
          </w:p>
          <w:p w14:paraId="5CF2DD55"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Disabling RDMA on adapters that are not part of this test. RDMA will be enabled on them later.</w:t>
            </w:r>
          </w:p>
          <w:p w14:paraId="6C21E350"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Testing RDMA traffic now for. Traffic will be sent in a parallel job. Job details:</w:t>
            </w:r>
          </w:p>
          <w:p w14:paraId="6B1A614E"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0 RDMA bytes written per second</w:t>
            </w:r>
          </w:p>
          <w:p w14:paraId="6E13E73E"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0 RDMA bytes sent per second</w:t>
            </w:r>
          </w:p>
          <w:p w14:paraId="0C9B23BF"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662979201 RDMA bytes written per second</w:t>
            </w:r>
          </w:p>
          <w:p w14:paraId="36B7115B"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37561021 RDMA bytes sent per second</w:t>
            </w:r>
          </w:p>
          <w:p w14:paraId="7BFADF67"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1023098948 RDMA bytes written per second</w:t>
            </w:r>
          </w:p>
          <w:p w14:paraId="62596582"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8901349 RDMA bytes sent per second</w:t>
            </w:r>
          </w:p>
          <w:p w14:paraId="1A980611"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Enabling RDMA on adapters that are not part of this test. RDMA was disabled on them prior to sending RDMA traffic.</w:t>
            </w:r>
          </w:p>
          <w:p w14:paraId="13F5D22B" w14:textId="19D0EFD8" w:rsidR="008E7D33" w:rsidRPr="00B957AD" w:rsidRDefault="008E7D33" w:rsidP="008E7D33">
            <w:pPr>
              <w:rPr>
                <w:ins w:id="1444" w:author="Brian Leong (Inspur Worldwide Services Ltd)" w:date="2016-09-30T15:14:00Z"/>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192.168.1.5</w:t>
            </w:r>
          </w:p>
          <w:p w14:paraId="7F8DE757" w14:textId="01F0E574" w:rsidR="00E3163B" w:rsidRPr="00B957AD" w:rsidRDefault="00E3163B" w:rsidP="008E7D33">
            <w:pPr>
              <w:rPr>
                <w:ins w:id="1445" w:author="Brian Leong (Inspur Worldwide Services Ltd)" w:date="2016-09-30T15:14:00Z"/>
                <w:rFonts w:ascii="Lucida Console" w:hAnsi="Lucida Console"/>
                <w:color w:val="009900"/>
                <w:sz w:val="12"/>
                <w:szCs w:val="12"/>
              </w:rPr>
            </w:pPr>
          </w:p>
          <w:p w14:paraId="119F3589" w14:textId="196487BC" w:rsidR="00E3163B" w:rsidRPr="000F3A9F" w:rsidDel="000F3A9F" w:rsidRDefault="00E20FE8" w:rsidP="008E7D33">
            <w:pPr>
              <w:rPr>
                <w:del w:id="1446" w:author="Omar Cardona" w:date="2016-10-08T19:12:00Z"/>
                <w:rFonts w:ascii="Lucida Console" w:eastAsia="Times New Roman" w:hAnsi="Lucida Console" w:cs="Calibri"/>
                <w:b/>
                <w:color w:val="FF0000"/>
                <w:sz w:val="12"/>
                <w:szCs w:val="12"/>
                <w:rPrChange w:id="1447" w:author="Omar Cardona" w:date="2016-10-08T19:14:00Z">
                  <w:rPr>
                    <w:del w:id="1448" w:author="Omar Cardona" w:date="2016-10-08T19:12:00Z"/>
                    <w:rFonts w:ascii="Lucida Console" w:eastAsia="Times New Roman" w:hAnsi="Lucida Console" w:cs="Calibri"/>
                    <w:color w:val="7030A0"/>
                    <w:sz w:val="12"/>
                    <w:szCs w:val="12"/>
                  </w:rPr>
                </w:rPrChange>
              </w:rPr>
            </w:pPr>
            <w:ins w:id="1449" w:author="Brian Leong (Inspur Worldwide Services Ltd)" w:date="2016-10-04T11:14:00Z">
              <w:del w:id="1450" w:author="Omar Cardona" w:date="2016-10-08T19:04:00Z">
                <w:r w:rsidRPr="000F3A9F" w:rsidDel="0054038C">
                  <w:rPr>
                    <w:rFonts w:ascii="Lucida Console" w:eastAsia="Times New Roman" w:hAnsi="Lucida Console" w:cs="Calibri"/>
                    <w:b/>
                    <w:color w:val="FF0000"/>
                    <w:sz w:val="12"/>
                    <w:szCs w:val="12"/>
                    <w:highlight w:val="red"/>
                    <w:rPrChange w:id="1451" w:author="Omar Cardona" w:date="2016-10-08T19:14:00Z">
                      <w:rPr>
                        <w:rFonts w:ascii="Lucida Console" w:eastAsia="Times New Roman" w:hAnsi="Lucida Console" w:cs="Calibri"/>
                        <w:color w:val="7030A0"/>
                        <w:sz w:val="12"/>
                        <w:szCs w:val="12"/>
                      </w:rPr>
                    </w:rPrChange>
                  </w:rPr>
                  <w:delText>[Brian: OK for single</w:delText>
                </w:r>
                <w:r w:rsidR="002F149B" w:rsidRPr="000F3A9F" w:rsidDel="0054038C">
                  <w:rPr>
                    <w:rFonts w:ascii="Lucida Console" w:eastAsia="Times New Roman" w:hAnsi="Lucida Console" w:cs="Calibri"/>
                    <w:b/>
                    <w:color w:val="FF0000"/>
                    <w:sz w:val="12"/>
                    <w:szCs w:val="12"/>
                    <w:highlight w:val="red"/>
                    <w:rPrChange w:id="1452" w:author="Omar Cardona" w:date="2016-10-08T19:14:00Z">
                      <w:rPr>
                        <w:rFonts w:ascii="Lucida Console" w:eastAsia="Times New Roman" w:hAnsi="Lucida Console" w:cs="Calibri"/>
                        <w:color w:val="7030A0"/>
                        <w:sz w:val="12"/>
                        <w:szCs w:val="12"/>
                      </w:rPr>
                    </w:rPrChange>
                  </w:rPr>
                  <w:delText>-port scenario</w:delText>
                </w:r>
              </w:del>
            </w:ins>
            <w:ins w:id="1453" w:author="Brian Leong (Inspur Worldwide Services Ltd)" w:date="2016-10-04T15:35:00Z">
              <w:del w:id="1454" w:author="Omar Cardona" w:date="2016-10-08T19:04:00Z">
                <w:r w:rsidR="000E6046" w:rsidRPr="000F3A9F" w:rsidDel="0054038C">
                  <w:rPr>
                    <w:rFonts w:ascii="Lucida Console" w:eastAsia="Times New Roman" w:hAnsi="Lucida Console" w:cs="Calibri"/>
                    <w:b/>
                    <w:color w:val="FF0000"/>
                    <w:sz w:val="12"/>
                    <w:szCs w:val="12"/>
                    <w:highlight w:val="red"/>
                    <w:rPrChange w:id="1455" w:author="Omar Cardona" w:date="2016-10-08T19:14:00Z">
                      <w:rPr>
                        <w:rFonts w:ascii="Lucida Console" w:eastAsia="Times New Roman" w:hAnsi="Lucida Console" w:cs="Calibri"/>
                        <w:color w:val="7030A0"/>
                        <w:sz w:val="12"/>
                        <w:szCs w:val="12"/>
                      </w:rPr>
                    </w:rPrChange>
                  </w:rPr>
                  <w:delText>, and ultimately for the dual-port scenario</w:delText>
                </w:r>
              </w:del>
            </w:ins>
            <w:ins w:id="1456" w:author="Brian Leong (Inspur Worldwide Services Ltd)" w:date="2016-10-04T11:14:00Z">
              <w:del w:id="1457" w:author="Omar Cardona" w:date="2016-10-08T19:04:00Z">
                <w:r w:rsidR="002F149B" w:rsidRPr="000F3A9F" w:rsidDel="0054038C">
                  <w:rPr>
                    <w:rFonts w:ascii="Lucida Console" w:eastAsia="Times New Roman" w:hAnsi="Lucida Console" w:cs="Calibri"/>
                    <w:b/>
                    <w:color w:val="FF0000"/>
                    <w:sz w:val="12"/>
                    <w:szCs w:val="12"/>
                    <w:highlight w:val="red"/>
                    <w:rPrChange w:id="1458" w:author="Omar Cardona" w:date="2016-10-08T19:14:00Z">
                      <w:rPr>
                        <w:rFonts w:ascii="Lucida Console" w:eastAsia="Times New Roman" w:hAnsi="Lucida Console" w:cs="Calibri"/>
                        <w:color w:val="7030A0"/>
                        <w:sz w:val="12"/>
                        <w:szCs w:val="12"/>
                      </w:rPr>
                    </w:rPrChange>
                  </w:rPr>
                  <w:delText>.</w:delText>
                </w:r>
              </w:del>
            </w:ins>
            <w:ins w:id="1459" w:author="Brian Leong (Inspur Worldwide Services Ltd)" w:date="2016-10-04T15:36:00Z">
              <w:del w:id="1460" w:author="Omar Cardona" w:date="2016-10-08T19:04:00Z">
                <w:r w:rsidR="000E6046" w:rsidRPr="000F3A9F" w:rsidDel="0054038C">
                  <w:rPr>
                    <w:rFonts w:ascii="Lucida Console" w:eastAsia="Times New Roman" w:hAnsi="Lucida Console" w:cs="Calibri"/>
                    <w:b/>
                    <w:color w:val="FF0000"/>
                    <w:sz w:val="12"/>
                    <w:szCs w:val="12"/>
                    <w:highlight w:val="red"/>
                    <w:rPrChange w:id="1461" w:author="Omar Cardona" w:date="2016-10-08T19:14:00Z">
                      <w:rPr>
                        <w:rFonts w:ascii="Lucida Console" w:eastAsia="Times New Roman" w:hAnsi="Lucida Console" w:cs="Calibri"/>
                        <w:color w:val="7030A0"/>
                        <w:sz w:val="12"/>
                        <w:szCs w:val="12"/>
                      </w:rPr>
                    </w:rPrChange>
                  </w:rPr>
                  <w:br/>
                </w:r>
              </w:del>
              <w:del w:id="1462" w:author="Omar Cardona" w:date="2016-10-08T19:12:00Z">
                <w:r w:rsidR="000E6046" w:rsidRPr="000F3A9F" w:rsidDel="000F3A9F">
                  <w:rPr>
                    <w:rFonts w:ascii="Lucida Console" w:eastAsia="Times New Roman" w:hAnsi="Lucida Console" w:cs="Calibri"/>
                    <w:b/>
                    <w:color w:val="FF0000"/>
                    <w:sz w:val="12"/>
                    <w:szCs w:val="12"/>
                    <w:highlight w:val="red"/>
                    <w:rPrChange w:id="1463" w:author="Omar Cardona" w:date="2016-10-08T19:14:00Z">
                      <w:rPr>
                        <w:rFonts w:ascii="Lucida Console" w:eastAsia="Times New Roman" w:hAnsi="Lucida Console" w:cs="Calibri"/>
                        <w:color w:val="7030A0"/>
                        <w:sz w:val="12"/>
                        <w:szCs w:val="12"/>
                      </w:rPr>
                    </w:rPrChange>
                  </w:rPr>
                  <w:br/>
                </w:r>
              </w:del>
            </w:ins>
            <w:ins w:id="1464" w:author="Brian Leong (Inspur Worldwide Services Ltd)" w:date="2016-10-04T12:33:00Z">
              <w:del w:id="1465" w:author="Omar Cardona" w:date="2016-10-08T19:12:00Z">
                <w:r w:rsidR="00AA2CC1" w:rsidRPr="000F3A9F" w:rsidDel="000F3A9F">
                  <w:rPr>
                    <w:rFonts w:ascii="Lucida Console" w:eastAsia="Times New Roman" w:hAnsi="Lucida Console" w:cs="Calibri"/>
                    <w:b/>
                    <w:color w:val="FF0000"/>
                    <w:sz w:val="12"/>
                    <w:szCs w:val="12"/>
                    <w:highlight w:val="red"/>
                    <w:rPrChange w:id="1466" w:author="Omar Cardona" w:date="2016-10-08T19:14:00Z">
                      <w:rPr>
                        <w:rFonts w:ascii="Lucida Console" w:eastAsia="Times New Roman" w:hAnsi="Lucida Console" w:cs="Calibri"/>
                        <w:color w:val="7030A0"/>
                        <w:sz w:val="12"/>
                        <w:szCs w:val="12"/>
                      </w:rPr>
                    </w:rPrChange>
                  </w:rPr>
                  <w:delText>In</w:delText>
                </w:r>
              </w:del>
            </w:ins>
            <w:ins w:id="1467" w:author="Brian Leong (Inspur Worldwide Services Ltd)" w:date="2016-10-04T15:30:00Z">
              <w:del w:id="1468" w:author="Omar Cardona" w:date="2016-10-08T19:12:00Z">
                <w:r w:rsidR="000E6046" w:rsidRPr="000F3A9F" w:rsidDel="000F3A9F">
                  <w:rPr>
                    <w:rFonts w:ascii="Lucida Console" w:eastAsia="Times New Roman" w:hAnsi="Lucida Console" w:cs="Calibri"/>
                    <w:b/>
                    <w:color w:val="FF0000"/>
                    <w:sz w:val="12"/>
                    <w:szCs w:val="12"/>
                    <w:highlight w:val="red"/>
                    <w:rPrChange w:id="1469" w:author="Omar Cardona" w:date="2016-10-08T19:14:00Z">
                      <w:rPr>
                        <w:rFonts w:ascii="Lucida Console" w:eastAsia="Times New Roman" w:hAnsi="Lucida Console" w:cs="Calibri"/>
                        <w:color w:val="7030A0"/>
                        <w:sz w:val="12"/>
                        <w:szCs w:val="12"/>
                        <w:highlight w:val="yellow"/>
                      </w:rPr>
                    </w:rPrChange>
                  </w:rPr>
                  <w:delText xml:space="preserve"> the </w:delText>
                </w:r>
              </w:del>
            </w:ins>
            <w:ins w:id="1470" w:author="Brian Leong (Inspur Worldwide Services Ltd)" w:date="2016-10-04T15:36:00Z">
              <w:del w:id="1471" w:author="Omar Cardona" w:date="2016-10-08T19:12:00Z">
                <w:r w:rsidR="000E6046" w:rsidRPr="000F3A9F" w:rsidDel="000F3A9F">
                  <w:rPr>
                    <w:rFonts w:ascii="Lucida Console" w:eastAsia="Times New Roman" w:hAnsi="Lucida Console" w:cs="Calibri"/>
                    <w:b/>
                    <w:color w:val="FF0000"/>
                    <w:sz w:val="12"/>
                    <w:szCs w:val="12"/>
                    <w:highlight w:val="red"/>
                    <w:rPrChange w:id="1472" w:author="Omar Cardona" w:date="2016-10-08T19:14:00Z">
                      <w:rPr>
                        <w:rFonts w:ascii="Lucida Console" w:eastAsia="Times New Roman" w:hAnsi="Lucida Console" w:cs="Calibri"/>
                        <w:color w:val="7030A0"/>
                        <w:sz w:val="12"/>
                        <w:szCs w:val="12"/>
                        <w:highlight w:val="yellow"/>
                      </w:rPr>
                    </w:rPrChange>
                  </w:rPr>
                  <w:delText xml:space="preserve">dual-port </w:delText>
                </w:r>
              </w:del>
            </w:ins>
            <w:ins w:id="1473" w:author="Brian Leong (Inspur Worldwide Services Ltd)" w:date="2016-10-04T12:33:00Z">
              <w:del w:id="1474" w:author="Omar Cardona" w:date="2016-10-08T19:12:00Z">
                <w:r w:rsidR="00AA2CC1" w:rsidRPr="000F3A9F" w:rsidDel="000F3A9F">
                  <w:rPr>
                    <w:rFonts w:ascii="Lucida Console" w:eastAsia="Times New Roman" w:hAnsi="Lucida Console" w:cs="Calibri"/>
                    <w:b/>
                    <w:color w:val="FF0000"/>
                    <w:sz w:val="12"/>
                    <w:szCs w:val="12"/>
                    <w:highlight w:val="red"/>
                    <w:rPrChange w:id="1475" w:author="Omar Cardona" w:date="2016-10-08T19:14:00Z">
                      <w:rPr>
                        <w:rFonts w:ascii="Lucida Console" w:eastAsia="Times New Roman" w:hAnsi="Lucida Console" w:cs="Calibri"/>
                        <w:color w:val="7030A0"/>
                        <w:sz w:val="12"/>
                        <w:szCs w:val="12"/>
                      </w:rPr>
                    </w:rPrChange>
                  </w:rPr>
                  <w:delText>scenario</w:delText>
                </w:r>
              </w:del>
            </w:ins>
            <w:ins w:id="1476" w:author="Brian Leong (Inspur Worldwide Services Ltd)" w:date="2016-10-04T15:31:00Z">
              <w:del w:id="1477" w:author="Omar Cardona" w:date="2016-10-08T19:12:00Z">
                <w:r w:rsidR="000E6046" w:rsidRPr="000F3A9F" w:rsidDel="000F3A9F">
                  <w:rPr>
                    <w:rFonts w:ascii="Lucida Console" w:eastAsia="Times New Roman" w:hAnsi="Lucida Console" w:cs="Calibri"/>
                    <w:b/>
                    <w:color w:val="FF0000"/>
                    <w:sz w:val="12"/>
                    <w:szCs w:val="12"/>
                    <w:highlight w:val="red"/>
                    <w:rPrChange w:id="1478" w:author="Omar Cardona" w:date="2016-10-08T19:14:00Z">
                      <w:rPr>
                        <w:rFonts w:ascii="Lucida Console" w:eastAsia="Times New Roman" w:hAnsi="Lucida Console" w:cs="Calibri"/>
                        <w:color w:val="7030A0"/>
                        <w:sz w:val="12"/>
                        <w:szCs w:val="12"/>
                      </w:rPr>
                    </w:rPrChange>
                  </w:rPr>
                  <w:delText xml:space="preserve">, I had to run the </w:delText>
                </w:r>
                <w:r w:rsidR="000E6046" w:rsidRPr="000F3A9F" w:rsidDel="000F3A9F">
                  <w:rPr>
                    <w:rFonts w:ascii="Lucida Console" w:eastAsia="Times New Roman" w:hAnsi="Lucida Console" w:cs="Calibri"/>
                    <w:b/>
                    <w:color w:val="FF0000"/>
                    <w:sz w:val="12"/>
                    <w:szCs w:val="12"/>
                    <w:highlight w:val="red"/>
                    <w:rPrChange w:id="1479" w:author="Omar Cardona" w:date="2016-10-08T19:14:00Z">
                      <w:rPr>
                        <w:rFonts w:ascii="Lucida Console" w:eastAsia="Times New Roman" w:hAnsi="Lucida Console" w:cs="Calibri"/>
                        <w:color w:val="7030A0"/>
                        <w:sz w:val="12"/>
                        <w:szCs w:val="12"/>
                        <w:highlight w:val="yellow"/>
                      </w:rPr>
                    </w:rPrChange>
                  </w:rPr>
                  <w:delText>RDMA traffic test</w:delText>
                </w:r>
                <w:r w:rsidR="000E6046" w:rsidRPr="000F3A9F" w:rsidDel="000F3A9F">
                  <w:rPr>
                    <w:rFonts w:ascii="Lucida Console" w:eastAsia="Times New Roman" w:hAnsi="Lucida Console" w:cs="Calibri"/>
                    <w:b/>
                    <w:color w:val="FF0000"/>
                    <w:sz w:val="12"/>
                    <w:szCs w:val="12"/>
                    <w:highlight w:val="red"/>
                    <w:rPrChange w:id="1480" w:author="Omar Cardona" w:date="2016-10-08T19:14:00Z">
                      <w:rPr>
                        <w:rFonts w:ascii="Lucida Console" w:eastAsia="Times New Roman" w:hAnsi="Lucida Console" w:cs="Calibri"/>
                        <w:color w:val="7030A0"/>
                        <w:sz w:val="12"/>
                        <w:szCs w:val="12"/>
                      </w:rPr>
                    </w:rPrChange>
                  </w:rPr>
                  <w:delText xml:space="preserve"> while logged in under *the* Administrator account; using the LocalAdminUser admin account resulted in </w:delText>
                </w:r>
              </w:del>
            </w:ins>
            <w:ins w:id="1481" w:author="Brian Leong (Inspur Worldwide Services Ltd)" w:date="2016-10-04T15:32:00Z">
              <w:del w:id="1482" w:author="Omar Cardona" w:date="2016-10-08T19:12:00Z">
                <w:r w:rsidR="000E6046" w:rsidRPr="000F3A9F" w:rsidDel="000F3A9F">
                  <w:rPr>
                    <w:rFonts w:ascii="Lucida Console" w:eastAsia="Times New Roman" w:hAnsi="Lucida Console" w:cs="Calibri"/>
                    <w:b/>
                    <w:color w:val="FF0000"/>
                    <w:sz w:val="12"/>
                    <w:szCs w:val="12"/>
                    <w:highlight w:val="red"/>
                    <w:rPrChange w:id="1483" w:author="Omar Cardona" w:date="2016-10-08T19:14:00Z">
                      <w:rPr>
                        <w:rFonts w:ascii="Lucida Console" w:eastAsia="Times New Roman" w:hAnsi="Lucida Console" w:cs="Calibri"/>
                        <w:color w:val="7030A0"/>
                        <w:sz w:val="12"/>
                        <w:szCs w:val="12"/>
                      </w:rPr>
                    </w:rPrChange>
                  </w:rPr>
                  <w:delText>“access denied” failures</w:delText>
                </w:r>
              </w:del>
            </w:ins>
            <w:ins w:id="1484" w:author="Brian Leong (Inspur Worldwide Services Ltd)" w:date="2016-10-04T15:36:00Z">
              <w:del w:id="1485" w:author="Omar Cardona" w:date="2016-10-08T19:12:00Z">
                <w:r w:rsidR="000E6046" w:rsidRPr="000F3A9F" w:rsidDel="000F3A9F">
                  <w:rPr>
                    <w:rFonts w:ascii="Lucida Console" w:eastAsia="Times New Roman" w:hAnsi="Lucida Console" w:cs="Calibri"/>
                    <w:b/>
                    <w:color w:val="FF0000"/>
                    <w:sz w:val="12"/>
                    <w:szCs w:val="12"/>
                    <w:highlight w:val="red"/>
                    <w:rPrChange w:id="1486" w:author="Omar Cardona" w:date="2016-10-08T19:14:00Z">
                      <w:rPr>
                        <w:rFonts w:ascii="Lucida Console" w:eastAsia="Times New Roman" w:hAnsi="Lucida Console" w:cs="Calibri"/>
                        <w:color w:val="7030A0"/>
                        <w:sz w:val="12"/>
                        <w:szCs w:val="12"/>
                      </w:rPr>
                    </w:rPrChange>
                  </w:rPr>
                  <w:delText xml:space="preserve"> that I didn’t see in the single-port scenario</w:delText>
                </w:r>
              </w:del>
            </w:ins>
            <w:ins w:id="1487" w:author="Brian Leong (Inspur Worldwide Services Ltd)" w:date="2016-10-04T12:33:00Z">
              <w:del w:id="1488" w:author="Omar Cardona" w:date="2016-10-08T19:12:00Z">
                <w:r w:rsidR="00AA2CC1" w:rsidRPr="000F3A9F" w:rsidDel="000F3A9F">
                  <w:rPr>
                    <w:rFonts w:ascii="Lucida Console" w:eastAsia="Times New Roman" w:hAnsi="Lucida Console" w:cs="Calibri"/>
                    <w:b/>
                    <w:color w:val="FF0000"/>
                    <w:sz w:val="12"/>
                    <w:szCs w:val="12"/>
                    <w:highlight w:val="red"/>
                    <w:rPrChange w:id="1489" w:author="Omar Cardona" w:date="2016-10-08T19:14:00Z">
                      <w:rPr>
                        <w:rFonts w:ascii="Lucida Console" w:eastAsia="Times New Roman" w:hAnsi="Lucida Console" w:cs="Calibri"/>
                        <w:color w:val="7030A0"/>
                        <w:sz w:val="12"/>
                        <w:szCs w:val="12"/>
                      </w:rPr>
                    </w:rPrChange>
                  </w:rPr>
                  <w:delText>.</w:delText>
                </w:r>
              </w:del>
            </w:ins>
            <w:ins w:id="1490" w:author="Brian Leong (Inspur Worldwide Services Ltd)" w:date="2016-10-04T11:14:00Z">
              <w:del w:id="1491" w:author="Omar Cardona" w:date="2016-10-08T19:12:00Z">
                <w:r w:rsidR="002F149B" w:rsidRPr="000F3A9F" w:rsidDel="000F3A9F">
                  <w:rPr>
                    <w:rFonts w:ascii="Lucida Console" w:eastAsia="Times New Roman" w:hAnsi="Lucida Console" w:cs="Calibri"/>
                    <w:b/>
                    <w:color w:val="FF0000"/>
                    <w:sz w:val="12"/>
                    <w:szCs w:val="12"/>
                    <w:highlight w:val="red"/>
                    <w:rPrChange w:id="1492" w:author="Omar Cardona" w:date="2016-10-08T19:14:00Z">
                      <w:rPr>
                        <w:rFonts w:ascii="Lucida Console" w:eastAsia="Times New Roman" w:hAnsi="Lucida Console" w:cs="Calibri"/>
                        <w:color w:val="7030A0"/>
                        <w:sz w:val="12"/>
                        <w:szCs w:val="12"/>
                      </w:rPr>
                    </w:rPrChange>
                  </w:rPr>
                  <w:delText>]</w:delText>
                </w:r>
              </w:del>
            </w:ins>
          </w:p>
          <w:p w14:paraId="0BFC0736" w14:textId="40B7E4A1" w:rsidR="00935965" w:rsidRPr="000F3A9F" w:rsidDel="000F3A9F" w:rsidRDefault="00935965" w:rsidP="008E7D33">
            <w:pPr>
              <w:rPr>
                <w:ins w:id="1493" w:author="Brian Leong (Inspur Worldwide Services Ltd)" w:date="2016-10-04T11:15:00Z"/>
                <w:del w:id="1494" w:author="Omar Cardona" w:date="2016-10-08T19:12:00Z"/>
                <w:rFonts w:ascii="Lucida Console" w:eastAsia="Times New Roman" w:hAnsi="Lucida Console" w:cs="Calibri"/>
                <w:b/>
                <w:color w:val="FF0000"/>
                <w:sz w:val="12"/>
                <w:szCs w:val="12"/>
                <w:rPrChange w:id="1495" w:author="Omar Cardona" w:date="2016-10-08T19:14:00Z">
                  <w:rPr>
                    <w:ins w:id="1496" w:author="Brian Leong (Inspur Worldwide Services Ltd)" w:date="2016-10-04T11:15:00Z"/>
                    <w:del w:id="1497" w:author="Omar Cardona" w:date="2016-10-08T19:12:00Z"/>
                    <w:rFonts w:ascii="Lucida Console" w:eastAsia="Times New Roman" w:hAnsi="Lucida Console" w:cs="Calibri"/>
                    <w:color w:val="7030A0"/>
                    <w:sz w:val="12"/>
                    <w:szCs w:val="12"/>
                  </w:rPr>
                </w:rPrChange>
              </w:rPr>
            </w:pPr>
          </w:p>
          <w:p w14:paraId="3A56CDB2" w14:textId="69CACA34" w:rsidR="00935965" w:rsidRPr="000F3A9F" w:rsidDel="000F3A9F" w:rsidRDefault="00935965" w:rsidP="008E7D33">
            <w:pPr>
              <w:rPr>
                <w:ins w:id="1498" w:author="Brian Leong (Inspur Worldwide Services Ltd)" w:date="2016-10-04T11:15:00Z"/>
                <w:del w:id="1499" w:author="Omar Cardona" w:date="2016-10-08T19:12:00Z"/>
                <w:rFonts w:ascii="Lucida Console" w:eastAsia="Times New Roman" w:hAnsi="Lucida Console" w:cs="Calibri"/>
                <w:b/>
                <w:color w:val="FF0000"/>
                <w:sz w:val="12"/>
                <w:szCs w:val="12"/>
                <w:rPrChange w:id="1500" w:author="Omar Cardona" w:date="2016-10-08T19:14:00Z">
                  <w:rPr>
                    <w:ins w:id="1501" w:author="Brian Leong (Inspur Worldwide Services Ltd)" w:date="2016-10-04T11:15:00Z"/>
                    <w:del w:id="1502" w:author="Omar Cardona" w:date="2016-10-08T19:12:00Z"/>
                    <w:rFonts w:ascii="Lucida Console" w:eastAsia="Times New Roman" w:hAnsi="Lucida Console" w:cs="Calibri"/>
                    <w:color w:val="7030A0"/>
                    <w:sz w:val="12"/>
                    <w:szCs w:val="12"/>
                  </w:rPr>
                </w:rPrChange>
              </w:rPr>
            </w:pPr>
          </w:p>
          <w:p w14:paraId="2961D1C2" w14:textId="23BC254D" w:rsidR="00935965" w:rsidRPr="000F3A9F" w:rsidDel="000F3A9F" w:rsidRDefault="00935965" w:rsidP="008E7D33">
            <w:pPr>
              <w:rPr>
                <w:ins w:id="1503" w:author="Brian Leong (Inspur Worldwide Services Ltd)" w:date="2016-10-04T11:15:00Z"/>
                <w:del w:id="1504" w:author="Omar Cardona" w:date="2016-10-08T19:12:00Z"/>
                <w:rFonts w:ascii="Lucida Console" w:hAnsi="Lucida Console"/>
                <w:b/>
                <w:color w:val="FF0000"/>
                <w:sz w:val="12"/>
                <w:szCs w:val="12"/>
                <w:rPrChange w:id="1505" w:author="Omar Cardona" w:date="2016-10-08T19:14:00Z">
                  <w:rPr>
                    <w:ins w:id="1506" w:author="Brian Leong (Inspur Worldwide Services Ltd)" w:date="2016-10-04T11:15:00Z"/>
                    <w:del w:id="1507" w:author="Omar Cardona" w:date="2016-10-08T19:12:00Z"/>
                    <w:rFonts w:ascii="Lucida Console" w:hAnsi="Lucida Console"/>
                    <w:color w:val="00B050"/>
                    <w:sz w:val="12"/>
                    <w:szCs w:val="12"/>
                  </w:rPr>
                </w:rPrChange>
              </w:rPr>
            </w:pPr>
          </w:p>
          <w:p w14:paraId="6FC7D4FB" w14:textId="50A6D7A3" w:rsidR="001476A4" w:rsidRPr="000F3A9F" w:rsidRDefault="000F3A9F" w:rsidP="008E7D33">
            <w:pPr>
              <w:rPr>
                <w:ins w:id="1508" w:author="Omar Cardona" w:date="2016-10-08T19:14:00Z"/>
                <w:rFonts w:ascii="Lucida Console" w:hAnsi="Lucida Console"/>
                <w:b/>
                <w:color w:val="FF0000"/>
                <w:sz w:val="12"/>
                <w:szCs w:val="12"/>
                <w:rPrChange w:id="1509" w:author="Omar Cardona" w:date="2016-10-08T19:14:00Z">
                  <w:rPr>
                    <w:ins w:id="1510" w:author="Omar Cardona" w:date="2016-10-08T19:14:00Z"/>
                    <w:rFonts w:ascii="Lucida Console" w:hAnsi="Lucida Console"/>
                    <w:color w:val="000000" w:themeColor="text1"/>
                    <w:sz w:val="12"/>
                    <w:szCs w:val="12"/>
                  </w:rPr>
                </w:rPrChange>
              </w:rPr>
            </w:pPr>
            <w:ins w:id="1511" w:author="Omar Cardona" w:date="2016-10-08T19:13:00Z">
              <w:r w:rsidRPr="000F3A9F">
                <w:rPr>
                  <w:rFonts w:ascii="Lucida Console" w:hAnsi="Lucida Console"/>
                  <w:b/>
                  <w:color w:val="FF0000"/>
                  <w:sz w:val="12"/>
                  <w:szCs w:val="12"/>
                  <w:rPrChange w:id="1512" w:author="Omar Cardona" w:date="2016-10-08T19:14:00Z">
                    <w:rPr>
                      <w:rFonts w:ascii="Lucida Console" w:hAnsi="Lucida Console"/>
                      <w:color w:val="000000" w:themeColor="text1"/>
                      <w:sz w:val="12"/>
                      <w:szCs w:val="12"/>
                    </w:rPr>
                  </w:rPrChange>
                </w:rPr>
                <w:t xml:space="preserve">Note that if the RDMA traffic fails, for the RoCE case specifically, consult your TOR (Physical Switch) configuration for proper PFC/ETS settings which match the Host side settings.  Refer to the QoS section in this </w:t>
              </w:r>
            </w:ins>
            <w:ins w:id="1513" w:author="Omar Cardona" w:date="2016-10-08T19:14:00Z">
              <w:r w:rsidRPr="000F3A9F">
                <w:rPr>
                  <w:rFonts w:ascii="Lucida Console" w:hAnsi="Lucida Console"/>
                  <w:b/>
                  <w:color w:val="FF0000"/>
                  <w:sz w:val="12"/>
                  <w:szCs w:val="12"/>
                  <w:rPrChange w:id="1514" w:author="Omar Cardona" w:date="2016-10-08T19:14:00Z">
                    <w:rPr>
                      <w:rFonts w:ascii="Lucida Console" w:hAnsi="Lucida Console"/>
                      <w:color w:val="000000" w:themeColor="text1"/>
                      <w:sz w:val="12"/>
                      <w:szCs w:val="12"/>
                    </w:rPr>
                  </w:rPrChange>
                </w:rPr>
                <w:t>document</w:t>
              </w:r>
            </w:ins>
            <w:ins w:id="1515" w:author="Omar Cardona" w:date="2016-10-08T19:13:00Z">
              <w:r w:rsidRPr="000F3A9F">
                <w:rPr>
                  <w:rFonts w:ascii="Lucida Console" w:hAnsi="Lucida Console"/>
                  <w:b/>
                  <w:color w:val="FF0000"/>
                  <w:sz w:val="12"/>
                  <w:szCs w:val="12"/>
                  <w:rPrChange w:id="1516" w:author="Omar Cardona" w:date="2016-10-08T19:14:00Z">
                    <w:rPr>
                      <w:rFonts w:ascii="Lucida Console" w:hAnsi="Lucida Console"/>
                      <w:color w:val="000000" w:themeColor="text1"/>
                      <w:sz w:val="12"/>
                      <w:szCs w:val="12"/>
                    </w:rPr>
                  </w:rPrChange>
                </w:rPr>
                <w:t xml:space="preserve"> for </w:t>
              </w:r>
            </w:ins>
            <w:ins w:id="1517" w:author="Omar Cardona" w:date="2016-10-08T19:14:00Z">
              <w:r w:rsidRPr="000F3A9F">
                <w:rPr>
                  <w:rFonts w:ascii="Lucida Console" w:hAnsi="Lucida Console"/>
                  <w:b/>
                  <w:color w:val="FF0000"/>
                  <w:sz w:val="12"/>
                  <w:szCs w:val="12"/>
                  <w:rPrChange w:id="1518" w:author="Omar Cardona" w:date="2016-10-08T19:14:00Z">
                    <w:rPr>
                      <w:rFonts w:ascii="Lucida Console" w:hAnsi="Lucida Console"/>
                      <w:color w:val="000000" w:themeColor="text1"/>
                      <w:sz w:val="12"/>
                      <w:szCs w:val="12"/>
                    </w:rPr>
                  </w:rPrChange>
                </w:rPr>
                <w:t>reference</w:t>
              </w:r>
            </w:ins>
            <w:ins w:id="1519" w:author="Omar Cardona" w:date="2016-10-08T19:13:00Z">
              <w:r w:rsidRPr="000F3A9F">
                <w:rPr>
                  <w:rFonts w:ascii="Lucida Console" w:hAnsi="Lucida Console"/>
                  <w:b/>
                  <w:color w:val="FF0000"/>
                  <w:sz w:val="12"/>
                  <w:szCs w:val="12"/>
                  <w:rPrChange w:id="1520" w:author="Omar Cardona" w:date="2016-10-08T19:14:00Z">
                    <w:rPr>
                      <w:rFonts w:ascii="Lucida Console" w:hAnsi="Lucida Console"/>
                      <w:color w:val="000000" w:themeColor="text1"/>
                      <w:sz w:val="12"/>
                      <w:szCs w:val="12"/>
                    </w:rPr>
                  </w:rPrChange>
                </w:rPr>
                <w:t xml:space="preserve"> </w:t>
              </w:r>
            </w:ins>
            <w:ins w:id="1521" w:author="Omar Cardona" w:date="2016-10-08T19:14:00Z">
              <w:r w:rsidRPr="000F3A9F">
                <w:rPr>
                  <w:rFonts w:ascii="Lucida Console" w:hAnsi="Lucida Console"/>
                  <w:b/>
                  <w:color w:val="FF0000"/>
                  <w:sz w:val="12"/>
                  <w:szCs w:val="12"/>
                  <w:rPrChange w:id="1522" w:author="Omar Cardona" w:date="2016-10-08T19:14:00Z">
                    <w:rPr>
                      <w:rFonts w:ascii="Lucida Console" w:hAnsi="Lucida Console"/>
                      <w:color w:val="000000" w:themeColor="text1"/>
                      <w:sz w:val="12"/>
                      <w:szCs w:val="12"/>
                    </w:rPr>
                  </w:rPrChange>
                </w:rPr>
                <w:t>values.</w:t>
              </w:r>
            </w:ins>
          </w:p>
          <w:p w14:paraId="2BAB5E62" w14:textId="74A90D50" w:rsidR="000F3A9F" w:rsidDel="00C80805" w:rsidRDefault="000F3A9F" w:rsidP="008E7D33">
            <w:pPr>
              <w:rPr>
                <w:ins w:id="1523" w:author="Brian Leong (Inspur Worldwide Services Ltd)" w:date="2016-10-04T11:24:00Z"/>
                <w:del w:id="1524" w:author="Omar Cardona" w:date="2016-10-08T19:19:00Z"/>
                <w:rFonts w:ascii="Lucida Console" w:hAnsi="Lucida Console"/>
                <w:color w:val="000000" w:themeColor="text1"/>
                <w:sz w:val="12"/>
                <w:szCs w:val="12"/>
              </w:rPr>
            </w:pPr>
          </w:p>
          <w:tbl>
            <w:tblPr>
              <w:tblStyle w:val="TableGrid"/>
              <w:tblW w:w="0" w:type="auto"/>
              <w:tblLook w:val="04A0" w:firstRow="1" w:lastRow="0" w:firstColumn="1" w:lastColumn="0" w:noHBand="0" w:noVBand="1"/>
            </w:tblPr>
            <w:tblGrid>
              <w:gridCol w:w="9832"/>
            </w:tblGrid>
            <w:tr w:rsidR="001476A4" w:rsidDel="00C80805" w14:paraId="5EDB7791" w14:textId="6882955D" w:rsidTr="001476A4">
              <w:trPr>
                <w:ins w:id="1525" w:author="Brian Leong (Inspur Worldwide Services Ltd)" w:date="2016-10-04T11:24:00Z"/>
                <w:del w:id="1526" w:author="Omar Cardona" w:date="2016-10-08T19:19:00Z"/>
              </w:trPr>
              <w:tc>
                <w:tcPr>
                  <w:tcW w:w="9898" w:type="dxa"/>
                </w:tcPr>
                <w:p w14:paraId="655D6F65" w14:textId="4CE37CD1" w:rsidR="001476A4" w:rsidDel="00C80805" w:rsidRDefault="001476A4" w:rsidP="008E7D33">
                  <w:pPr>
                    <w:rPr>
                      <w:ins w:id="1527" w:author="Brian Leong (Inspur Worldwide Services Ltd)" w:date="2016-10-04T11:24:00Z"/>
                      <w:del w:id="1528" w:author="Omar Cardona" w:date="2016-10-08T19:19:00Z"/>
                      <w:rFonts w:ascii="Lucida Console" w:hAnsi="Lucida Console"/>
                      <w:color w:val="000000" w:themeColor="text1"/>
                      <w:sz w:val="12"/>
                      <w:szCs w:val="12"/>
                    </w:rPr>
                  </w:pPr>
                </w:p>
                <w:p w14:paraId="45D15CF4" w14:textId="0CECDD8D" w:rsidR="001476A4" w:rsidDel="00C80805" w:rsidRDefault="001476A4" w:rsidP="001476A4">
                  <w:pPr>
                    <w:rPr>
                      <w:ins w:id="1529" w:author="Brian Leong (Inspur Worldwide Services Ltd)" w:date="2016-10-04T11:25:00Z"/>
                      <w:del w:id="1530" w:author="Omar Cardona" w:date="2016-10-08T19:19:00Z"/>
                      <w:rFonts w:ascii="Lucida Console" w:hAnsi="Lucida Console"/>
                      <w:color w:val="000000" w:themeColor="text1"/>
                      <w:sz w:val="12"/>
                      <w:szCs w:val="12"/>
                    </w:rPr>
                  </w:pPr>
                  <w:ins w:id="1531" w:author="Brian Leong (Inspur Worldwide Services Ltd)" w:date="2016-10-04T11:25:00Z">
                    <w:del w:id="1532" w:author="Omar Cardona" w:date="2016-10-08T19:19:00Z">
                      <w:r w:rsidRPr="00836A5F" w:rsidDel="00C80805">
                        <w:rPr>
                          <w:rFonts w:ascii="Lucida Console" w:hAnsi="Lucida Console"/>
                          <w:color w:val="000000" w:themeColor="text1"/>
                          <w:sz w:val="12"/>
                          <w:szCs w:val="12"/>
                          <w:highlight w:val="red"/>
                          <w:rPrChange w:id="1533" w:author="Omar Cardona" w:date="2016-10-07T20:29:00Z">
                            <w:rPr>
                              <w:rFonts w:ascii="Lucida Console" w:hAnsi="Lucida Console"/>
                              <w:color w:val="000000" w:themeColor="text1"/>
                              <w:sz w:val="12"/>
                              <w:szCs w:val="12"/>
                            </w:rPr>
                          </w:rPrChange>
                        </w:rPr>
                        <w:delText>#What if the RDMA traffic test fails with the “RDMA traffic test FAILED: Please check physical switch port configuration for Priority Flow Control” error message?</w:delText>
                      </w:r>
                    </w:del>
                  </w:ins>
                </w:p>
                <w:p w14:paraId="58D6D5F3" w14:textId="75FC12D5" w:rsidR="001476A4" w:rsidDel="00C80805" w:rsidRDefault="001476A4" w:rsidP="001476A4">
                  <w:pPr>
                    <w:rPr>
                      <w:ins w:id="1534" w:author="Brian Leong (Inspur Worldwide Services Ltd)" w:date="2016-10-04T11:25:00Z"/>
                      <w:del w:id="1535" w:author="Omar Cardona" w:date="2016-10-08T19:19:00Z"/>
                      <w:rFonts w:ascii="Lucida Console" w:hAnsi="Lucida Console"/>
                      <w:color w:val="000000" w:themeColor="text1"/>
                      <w:sz w:val="12"/>
                      <w:szCs w:val="12"/>
                    </w:rPr>
                  </w:pPr>
                </w:p>
                <w:p w14:paraId="0EB6339D" w14:textId="68280038" w:rsidR="001476A4" w:rsidRPr="001476A4" w:rsidDel="00C80805" w:rsidRDefault="001476A4" w:rsidP="001476A4">
                  <w:pPr>
                    <w:rPr>
                      <w:ins w:id="1536" w:author="Brian Leong (Inspur Worldwide Services Ltd)" w:date="2016-10-04T11:24:00Z"/>
                      <w:del w:id="1537" w:author="Omar Cardona" w:date="2016-10-08T19:19:00Z"/>
                      <w:rFonts w:ascii="Lucida Console" w:hAnsi="Lucida Console"/>
                      <w:color w:val="000000" w:themeColor="text1"/>
                      <w:sz w:val="12"/>
                      <w:szCs w:val="12"/>
                    </w:rPr>
                  </w:pPr>
                  <w:ins w:id="1538" w:author="Brian Leong (Inspur Worldwide Services Ltd)" w:date="2016-10-04T11:25:00Z">
                    <w:del w:id="1539" w:author="Omar Cardona" w:date="2016-10-08T19:19:00Z">
                      <w:r w:rsidDel="00C80805">
                        <w:rPr>
                          <w:rFonts w:ascii="Lucida Console" w:hAnsi="Lucida Console"/>
                          <w:color w:val="000000" w:themeColor="text1"/>
                          <w:sz w:val="12"/>
                          <w:szCs w:val="12"/>
                        </w:rPr>
                        <w:delText xml:space="preserve">1. </w:delText>
                      </w:r>
                    </w:del>
                  </w:ins>
                  <w:ins w:id="1540" w:author="Brian Leong (Inspur Worldwide Services Ltd)" w:date="2016-10-04T11:24:00Z">
                    <w:del w:id="1541" w:author="Omar Cardona" w:date="2016-10-08T19:19:00Z">
                      <w:r w:rsidRPr="001476A4" w:rsidDel="00C80805">
                        <w:rPr>
                          <w:rFonts w:ascii="Lucida Console" w:hAnsi="Lucida Console"/>
                          <w:color w:val="000000" w:themeColor="text1"/>
                          <w:sz w:val="12"/>
                          <w:szCs w:val="12"/>
                        </w:rPr>
                        <w:delText xml:space="preserve">Query for </w:delText>
                      </w:r>
                    </w:del>
                  </w:ins>
                  <w:ins w:id="1542" w:author="Brian Leong (Inspur Worldwide Services Ltd)" w:date="2016-10-04T11:25:00Z">
                    <w:del w:id="1543" w:author="Omar Cardona" w:date="2016-10-08T19:19:00Z">
                      <w:r w:rsidDel="00C80805">
                        <w:rPr>
                          <w:rFonts w:ascii="Lucida Console" w:hAnsi="Lucida Console"/>
                          <w:color w:val="000000" w:themeColor="text1"/>
                          <w:sz w:val="12"/>
                          <w:szCs w:val="12"/>
                        </w:rPr>
                        <w:delText xml:space="preserve">your </w:delText>
                      </w:r>
                    </w:del>
                  </w:ins>
                  <w:ins w:id="1544" w:author="Brian Leong (Inspur Worldwide Services Ltd)" w:date="2016-10-04T11:24:00Z">
                    <w:del w:id="1545" w:author="Omar Cardona" w:date="2016-10-08T19:19:00Z">
                      <w:r w:rsidRPr="001476A4" w:rsidDel="00C80805">
                        <w:rPr>
                          <w:rFonts w:ascii="Lucida Console" w:hAnsi="Lucida Console"/>
                          <w:color w:val="000000" w:themeColor="text1"/>
                          <w:sz w:val="12"/>
                          <w:szCs w:val="12"/>
                        </w:rPr>
                        <w:delText>MAC Addresses:</w:delText>
                      </w:r>
                    </w:del>
                  </w:ins>
                </w:p>
                <w:p w14:paraId="7EE6D6A3" w14:textId="619D527D" w:rsidR="001476A4" w:rsidRPr="001476A4" w:rsidDel="00C80805" w:rsidRDefault="001476A4" w:rsidP="001476A4">
                  <w:pPr>
                    <w:rPr>
                      <w:ins w:id="1546" w:author="Brian Leong (Inspur Worldwide Services Ltd)" w:date="2016-10-04T11:24:00Z"/>
                      <w:del w:id="1547" w:author="Omar Cardona" w:date="2016-10-08T19:19:00Z"/>
                      <w:rFonts w:ascii="Lucida Console" w:hAnsi="Lucida Console"/>
                      <w:color w:val="000000" w:themeColor="text1"/>
                      <w:sz w:val="12"/>
                      <w:szCs w:val="12"/>
                    </w:rPr>
                  </w:pPr>
                </w:p>
                <w:p w14:paraId="78C52BCA" w14:textId="6B725FB2" w:rsidR="001476A4" w:rsidRPr="001476A4" w:rsidDel="00C80805" w:rsidRDefault="001476A4">
                  <w:pPr>
                    <w:ind w:left="720"/>
                    <w:rPr>
                      <w:ins w:id="1548" w:author="Brian Leong (Inspur Worldwide Services Ltd)" w:date="2016-10-04T11:24:00Z"/>
                      <w:del w:id="1549" w:author="Omar Cardona" w:date="2016-10-08T19:19:00Z"/>
                      <w:rFonts w:ascii="Lucida Console" w:hAnsi="Lucida Console"/>
                      <w:color w:val="000000" w:themeColor="text1"/>
                      <w:sz w:val="12"/>
                      <w:szCs w:val="12"/>
                    </w:rPr>
                    <w:pPrChange w:id="1550" w:author="Brian Leong (Inspur Worldwide Services Ltd)" w:date="2016-10-04T12:01:00Z">
                      <w:pPr/>
                    </w:pPrChange>
                  </w:pPr>
                  <w:ins w:id="1551" w:author="Brian Leong (Inspur Worldwide Services Ltd)" w:date="2016-10-04T11:24:00Z">
                    <w:del w:id="1552" w:author="Omar Cardona" w:date="2016-10-08T19:19:00Z">
                      <w:r w:rsidRPr="001476A4" w:rsidDel="00C80805">
                        <w:rPr>
                          <w:rFonts w:ascii="Lucida Console" w:hAnsi="Lucida Console"/>
                          <w:color w:val="000000" w:themeColor="text1"/>
                          <w:sz w:val="12"/>
                          <w:szCs w:val="12"/>
                        </w:rPr>
                        <w:delText>Get-NetAdapter -Name "TEST*" |ft Name,MacAddress,Status -AutoSize</w:delText>
                      </w:r>
                    </w:del>
                  </w:ins>
                </w:p>
                <w:p w14:paraId="3F2DD8E6" w14:textId="1DCE2B26" w:rsidR="001476A4" w:rsidRPr="001476A4" w:rsidDel="00C80805" w:rsidRDefault="001476A4">
                  <w:pPr>
                    <w:ind w:left="720"/>
                    <w:rPr>
                      <w:ins w:id="1553" w:author="Brian Leong (Inspur Worldwide Services Ltd)" w:date="2016-10-04T11:24:00Z"/>
                      <w:del w:id="1554" w:author="Omar Cardona" w:date="2016-10-08T19:19:00Z"/>
                      <w:rFonts w:ascii="Lucida Console" w:hAnsi="Lucida Console"/>
                      <w:color w:val="000000" w:themeColor="text1"/>
                      <w:sz w:val="12"/>
                      <w:szCs w:val="12"/>
                    </w:rPr>
                    <w:pPrChange w:id="1555" w:author="Brian Leong (Inspur Worldwide Services Ltd)" w:date="2016-10-04T12:01:00Z">
                      <w:pPr/>
                    </w:pPrChange>
                  </w:pPr>
                </w:p>
                <w:p w14:paraId="5CE6B46A" w14:textId="095A1179" w:rsidR="001476A4" w:rsidRPr="001476A4" w:rsidDel="00C80805" w:rsidRDefault="001476A4">
                  <w:pPr>
                    <w:ind w:left="720"/>
                    <w:rPr>
                      <w:ins w:id="1556" w:author="Brian Leong (Inspur Worldwide Services Ltd)" w:date="2016-10-04T11:24:00Z"/>
                      <w:del w:id="1557" w:author="Omar Cardona" w:date="2016-10-08T19:19:00Z"/>
                      <w:rFonts w:ascii="Lucida Console" w:hAnsi="Lucida Console"/>
                      <w:color w:val="000000" w:themeColor="text1"/>
                      <w:sz w:val="12"/>
                      <w:szCs w:val="12"/>
                    </w:rPr>
                    <w:pPrChange w:id="1558" w:author="Brian Leong (Inspur Worldwide Services Ltd)" w:date="2016-10-04T12:01:00Z">
                      <w:pPr/>
                    </w:pPrChange>
                  </w:pPr>
                  <w:ins w:id="1559" w:author="Brian Leong (Inspur Worldwide Services Ltd)" w:date="2016-10-04T11:24:00Z">
                    <w:del w:id="1560" w:author="Omar Cardona" w:date="2016-10-08T19:19:00Z">
                      <w:r w:rsidRPr="001476A4" w:rsidDel="00C80805">
                        <w:rPr>
                          <w:rFonts w:ascii="Lucida Console" w:hAnsi="Lucida Console"/>
                          <w:color w:val="000000" w:themeColor="text1"/>
                          <w:sz w:val="12"/>
                          <w:szCs w:val="12"/>
                        </w:rPr>
                        <w:delText>Name       MacAddress        Status</w:delText>
                      </w:r>
                    </w:del>
                  </w:ins>
                </w:p>
                <w:p w14:paraId="19A41D94" w14:textId="5F5CF911" w:rsidR="001476A4" w:rsidRPr="001476A4" w:rsidDel="00C80805" w:rsidRDefault="001476A4">
                  <w:pPr>
                    <w:ind w:left="720"/>
                    <w:rPr>
                      <w:ins w:id="1561" w:author="Brian Leong (Inspur Worldwide Services Ltd)" w:date="2016-10-04T11:24:00Z"/>
                      <w:del w:id="1562" w:author="Omar Cardona" w:date="2016-10-08T19:19:00Z"/>
                      <w:rFonts w:ascii="Lucida Console" w:hAnsi="Lucida Console"/>
                      <w:color w:val="000000" w:themeColor="text1"/>
                      <w:sz w:val="12"/>
                      <w:szCs w:val="12"/>
                    </w:rPr>
                    <w:pPrChange w:id="1563" w:author="Brian Leong (Inspur Worldwide Services Ltd)" w:date="2016-10-04T12:01:00Z">
                      <w:pPr/>
                    </w:pPrChange>
                  </w:pPr>
                  <w:ins w:id="1564" w:author="Brian Leong (Inspur Worldwide Services Ltd)" w:date="2016-10-04T11:24:00Z">
                    <w:del w:id="1565" w:author="Omar Cardona" w:date="2016-10-08T19:19:00Z">
                      <w:r w:rsidRPr="001476A4" w:rsidDel="00C80805">
                        <w:rPr>
                          <w:rFonts w:ascii="Lucida Console" w:hAnsi="Lucida Console"/>
                          <w:color w:val="000000" w:themeColor="text1"/>
                          <w:sz w:val="12"/>
                          <w:szCs w:val="12"/>
                        </w:rPr>
                        <w:delText>----       ----------        ------</w:delText>
                      </w:r>
                    </w:del>
                  </w:ins>
                </w:p>
                <w:p w14:paraId="480F6CCA" w14:textId="0416B4B2" w:rsidR="001476A4" w:rsidRPr="001476A4" w:rsidDel="00C80805" w:rsidRDefault="001476A4">
                  <w:pPr>
                    <w:ind w:left="720"/>
                    <w:rPr>
                      <w:ins w:id="1566" w:author="Brian Leong (Inspur Worldwide Services Ltd)" w:date="2016-10-04T11:24:00Z"/>
                      <w:del w:id="1567" w:author="Omar Cardona" w:date="2016-10-08T19:19:00Z"/>
                      <w:rFonts w:ascii="Lucida Console" w:hAnsi="Lucida Console"/>
                      <w:color w:val="000000" w:themeColor="text1"/>
                      <w:sz w:val="12"/>
                      <w:szCs w:val="12"/>
                    </w:rPr>
                    <w:pPrChange w:id="1568" w:author="Brian Leong (Inspur Worldwide Services Ltd)" w:date="2016-10-04T12:01:00Z">
                      <w:pPr/>
                    </w:pPrChange>
                  </w:pPr>
                  <w:ins w:id="1569" w:author="Brian Leong (Inspur Worldwide Services Ltd)" w:date="2016-10-04T11:24:00Z">
                    <w:del w:id="1570" w:author="Omar Cardona" w:date="2016-10-08T19:19:00Z">
                      <w:r w:rsidRPr="001476A4" w:rsidDel="00C80805">
                        <w:rPr>
                          <w:rFonts w:ascii="Lucida Console" w:hAnsi="Lucida Console"/>
                          <w:color w:val="000000" w:themeColor="text1"/>
                          <w:sz w:val="12"/>
                          <w:szCs w:val="12"/>
                        </w:rPr>
                        <w:delText>TEST-40G-1 7C-FE-90-8A-7B-23 Up</w:delText>
                      </w:r>
                    </w:del>
                  </w:ins>
                </w:p>
                <w:p w14:paraId="6256A1F6" w14:textId="1814CB32" w:rsidR="001476A4" w:rsidDel="00C80805" w:rsidRDefault="001476A4">
                  <w:pPr>
                    <w:ind w:left="720"/>
                    <w:rPr>
                      <w:ins w:id="1571" w:author="Brian Leong (Inspur Worldwide Services Ltd)" w:date="2016-10-04T11:29:00Z"/>
                      <w:del w:id="1572" w:author="Omar Cardona" w:date="2016-10-08T19:19:00Z"/>
                      <w:rFonts w:ascii="Lucida Console" w:hAnsi="Lucida Console"/>
                      <w:color w:val="000000" w:themeColor="text1"/>
                      <w:sz w:val="12"/>
                      <w:szCs w:val="12"/>
                    </w:rPr>
                    <w:pPrChange w:id="1573" w:author="Brian Leong (Inspur Worldwide Services Ltd)" w:date="2016-10-04T12:01:00Z">
                      <w:pPr/>
                    </w:pPrChange>
                  </w:pPr>
                  <w:ins w:id="1574" w:author="Brian Leong (Inspur Worldwide Services Ltd)" w:date="2016-10-04T11:24:00Z">
                    <w:del w:id="1575" w:author="Omar Cardona" w:date="2016-10-08T19:19:00Z">
                      <w:r w:rsidRPr="001476A4" w:rsidDel="00C80805">
                        <w:rPr>
                          <w:rFonts w:ascii="Lucida Console" w:hAnsi="Lucida Console"/>
                          <w:color w:val="000000" w:themeColor="text1"/>
                          <w:sz w:val="12"/>
                          <w:szCs w:val="12"/>
                        </w:rPr>
                        <w:delText>TEST-40G-2 7C-FE-90-8A-7B-22 Up</w:delText>
                      </w:r>
                    </w:del>
                  </w:ins>
                </w:p>
                <w:p w14:paraId="2B0C7A70" w14:textId="70C40E9C" w:rsidR="00CF04D1" w:rsidDel="00C80805" w:rsidRDefault="00CF04D1" w:rsidP="001476A4">
                  <w:pPr>
                    <w:rPr>
                      <w:ins w:id="1576" w:author="Brian Leong (Inspur Worldwide Services Ltd)" w:date="2016-10-04T11:29:00Z"/>
                      <w:del w:id="1577" w:author="Omar Cardona" w:date="2016-10-08T19:19:00Z"/>
                      <w:rFonts w:ascii="Lucida Console" w:hAnsi="Lucida Console"/>
                      <w:color w:val="000000" w:themeColor="text1"/>
                      <w:sz w:val="12"/>
                      <w:szCs w:val="12"/>
                    </w:rPr>
                  </w:pPr>
                </w:p>
                <w:p w14:paraId="4AFC3D61" w14:textId="00903DEB" w:rsidR="002B5938" w:rsidDel="00C80805" w:rsidRDefault="00CF04D1">
                  <w:pPr>
                    <w:rPr>
                      <w:ins w:id="1578" w:author="Brian Leong (Inspur Worldwide Services Ltd)" w:date="2016-10-04T12:04:00Z"/>
                      <w:del w:id="1579" w:author="Omar Cardona" w:date="2016-10-08T19:19:00Z"/>
                      <w:rFonts w:ascii="Lucida Console" w:hAnsi="Lucida Console"/>
                      <w:color w:val="000000" w:themeColor="text1"/>
                      <w:sz w:val="12"/>
                      <w:szCs w:val="12"/>
                    </w:rPr>
                  </w:pPr>
                  <w:ins w:id="1580" w:author="Brian Leong (Inspur Worldwide Services Ltd)" w:date="2016-10-04T11:29:00Z">
                    <w:del w:id="1581" w:author="Omar Cardona" w:date="2016-10-08T19:19:00Z">
                      <w:r w:rsidDel="00C80805">
                        <w:rPr>
                          <w:rFonts w:ascii="Lucida Console" w:hAnsi="Lucida Console"/>
                          <w:color w:val="000000" w:themeColor="text1"/>
                          <w:sz w:val="12"/>
                          <w:szCs w:val="12"/>
                        </w:rPr>
                        <w:delText>2.</w:delText>
                      </w:r>
                    </w:del>
                  </w:ins>
                  <w:ins w:id="1582" w:author="Brian Leong (Inspur Worldwide Services Ltd)" w:date="2016-10-04T12:00:00Z">
                    <w:del w:id="1583" w:author="Omar Cardona" w:date="2016-10-08T19:19:00Z">
                      <w:r w:rsidR="002B5938" w:rsidDel="00C80805">
                        <w:rPr>
                          <w:rFonts w:ascii="Lucida Console" w:hAnsi="Lucida Console"/>
                          <w:color w:val="000000" w:themeColor="text1"/>
                          <w:sz w:val="12"/>
                          <w:szCs w:val="12"/>
                        </w:rPr>
                        <w:delText xml:space="preserve"> Log into the </w:delText>
                      </w:r>
                    </w:del>
                  </w:ins>
                  <w:ins w:id="1584" w:author="Brian Leong (Inspur Worldwide Services Ltd)" w:date="2016-10-04T11:29:00Z">
                    <w:del w:id="1585" w:author="Omar Cardona" w:date="2016-10-08T19:19:00Z">
                      <w:r w:rsidR="002B5938" w:rsidDel="00C80805">
                        <w:rPr>
                          <w:rFonts w:ascii="Lucida Console" w:hAnsi="Lucida Console"/>
                          <w:color w:val="000000" w:themeColor="text1"/>
                          <w:sz w:val="12"/>
                          <w:szCs w:val="12"/>
                        </w:rPr>
                        <w:delText xml:space="preserve">switch, then run: </w:delText>
                      </w:r>
                    </w:del>
                  </w:ins>
                  <w:ins w:id="1586" w:author="Brian Leong (Inspur Worldwide Services Ltd)" w:date="2016-10-04T12:00:00Z">
                    <w:del w:id="1587" w:author="Omar Cardona" w:date="2016-10-08T19:19:00Z">
                      <w:r w:rsidR="002B5938" w:rsidRPr="002B5938" w:rsidDel="00C80805">
                        <w:rPr>
                          <w:rFonts w:ascii="Lucida Console" w:hAnsi="Lucida Console"/>
                          <w:color w:val="000000" w:themeColor="text1"/>
                          <w:sz w:val="12"/>
                          <w:szCs w:val="12"/>
                        </w:rPr>
                        <w:delText xml:space="preserve">"sh mac address-table address </w:delText>
                      </w:r>
                      <w:r w:rsidR="002B5938" w:rsidDel="00C80805">
                        <w:rPr>
                          <w:rFonts w:ascii="Lucida Console" w:hAnsi="Lucida Console"/>
                          <w:color w:val="000000" w:themeColor="text1"/>
                          <w:sz w:val="12"/>
                          <w:szCs w:val="12"/>
                        </w:rPr>
                        <w:delText>&lt;MAC Address&gt;.</w:delText>
                      </w:r>
                      <w:r w:rsidR="002B5938" w:rsidRPr="002B5938" w:rsidDel="00C80805">
                        <w:rPr>
                          <w:rFonts w:ascii="Lucida Console" w:hAnsi="Lucida Console"/>
                          <w:color w:val="000000" w:themeColor="text1"/>
                          <w:sz w:val="12"/>
                          <w:szCs w:val="12"/>
                        </w:rPr>
                        <w:delText>"</w:delText>
                      </w:r>
                    </w:del>
                  </w:ins>
                </w:p>
                <w:p w14:paraId="7FC51D9C" w14:textId="38A4168C" w:rsidR="002B5938" w:rsidDel="00C80805" w:rsidRDefault="002B5938">
                  <w:pPr>
                    <w:ind w:left="720"/>
                    <w:rPr>
                      <w:ins w:id="1588" w:author="Brian Leong (Inspur Worldwide Services Ltd)" w:date="2016-10-04T12:04:00Z"/>
                      <w:del w:id="1589" w:author="Omar Cardona" w:date="2016-10-08T19:19:00Z"/>
                      <w:rFonts w:ascii="Lucida Console" w:hAnsi="Lucida Console"/>
                      <w:color w:val="000000" w:themeColor="text1"/>
                      <w:sz w:val="12"/>
                      <w:szCs w:val="12"/>
                    </w:rPr>
                    <w:pPrChange w:id="1590" w:author="Brian Leong (Inspur Worldwide Services Ltd)" w:date="2016-10-04T12:03:00Z">
                      <w:pPr/>
                    </w:pPrChange>
                  </w:pPr>
                </w:p>
                <w:p w14:paraId="648599B2" w14:textId="0A01B8DA" w:rsidR="002B5938" w:rsidDel="00C80805" w:rsidRDefault="002B5938">
                  <w:pPr>
                    <w:ind w:left="720"/>
                    <w:rPr>
                      <w:ins w:id="1591" w:author="Brian Leong (Inspur Worldwide Services Ltd)" w:date="2016-10-04T12:00:00Z"/>
                      <w:del w:id="1592" w:author="Omar Cardona" w:date="2016-10-08T19:19:00Z"/>
                      <w:rFonts w:ascii="Lucida Console" w:hAnsi="Lucida Console"/>
                      <w:color w:val="000000" w:themeColor="text1"/>
                      <w:sz w:val="12"/>
                      <w:szCs w:val="12"/>
                    </w:rPr>
                    <w:pPrChange w:id="1593" w:author="Brian Leong (Inspur Worldwide Services Ltd)" w:date="2016-10-04T12:03:00Z">
                      <w:pPr/>
                    </w:pPrChange>
                  </w:pPr>
                  <w:ins w:id="1594" w:author="Brian Leong (Inspur Worldwide Services Ltd)" w:date="2016-10-04T12:00:00Z">
                    <w:del w:id="1595" w:author="Omar Cardona" w:date="2016-10-08T19:19:00Z">
                      <w:r w:rsidDel="00C80805">
                        <w:rPr>
                          <w:rFonts w:ascii="Lucida Console" w:hAnsi="Lucida Console"/>
                          <w:color w:val="000000" w:themeColor="text1"/>
                          <w:sz w:val="12"/>
                          <w:szCs w:val="12"/>
                        </w:rPr>
                        <w:delText>Example:</w:delText>
                      </w:r>
                    </w:del>
                  </w:ins>
                </w:p>
                <w:p w14:paraId="2A1F15C9" w14:textId="7F1D46C7" w:rsidR="002B5938" w:rsidDel="00C80805" w:rsidRDefault="002B5938">
                  <w:pPr>
                    <w:ind w:left="720"/>
                    <w:rPr>
                      <w:ins w:id="1596" w:author="Brian Leong (Inspur Worldwide Services Ltd)" w:date="2016-10-04T12:04:00Z"/>
                      <w:del w:id="1597" w:author="Omar Cardona" w:date="2016-10-08T19:19:00Z"/>
                      <w:rFonts w:ascii="Lucida Console" w:hAnsi="Lucida Console"/>
                      <w:color w:val="000000" w:themeColor="text1"/>
                      <w:sz w:val="12"/>
                      <w:szCs w:val="12"/>
                    </w:rPr>
                    <w:pPrChange w:id="1598" w:author="Brian Leong (Inspur Worldwide Services Ltd)" w:date="2016-10-04T12:03:00Z">
                      <w:pPr/>
                    </w:pPrChange>
                  </w:pPr>
                </w:p>
                <w:p w14:paraId="21B28A36" w14:textId="21313A5A" w:rsidR="002B5938" w:rsidRPr="002B5938" w:rsidDel="00C80805" w:rsidRDefault="002B5938">
                  <w:pPr>
                    <w:ind w:left="720"/>
                    <w:rPr>
                      <w:ins w:id="1599" w:author="Brian Leong (Inspur Worldwide Services Ltd)" w:date="2016-10-04T12:01:00Z"/>
                      <w:del w:id="1600" w:author="Omar Cardona" w:date="2016-10-08T19:19:00Z"/>
                      <w:rFonts w:ascii="Lucida Console" w:hAnsi="Lucida Console"/>
                      <w:color w:val="000000" w:themeColor="text1"/>
                      <w:sz w:val="12"/>
                      <w:szCs w:val="12"/>
                    </w:rPr>
                    <w:pPrChange w:id="1601" w:author="Brian Leong (Inspur Worldwide Services Ltd)" w:date="2016-10-04T12:03:00Z">
                      <w:pPr/>
                    </w:pPrChange>
                  </w:pPr>
                  <w:ins w:id="1602" w:author="Brian Leong (Inspur Worldwide Services Ltd)" w:date="2016-10-04T12:01:00Z">
                    <w:del w:id="1603" w:author="Omar Cardona" w:date="2016-10-08T19:19:00Z">
                      <w:r w:rsidRPr="002B5938" w:rsidDel="00C80805">
                        <w:rPr>
                          <w:rFonts w:ascii="Lucida Console" w:hAnsi="Lucida Console"/>
                          <w:color w:val="000000" w:themeColor="text1"/>
                          <w:sz w:val="12"/>
                          <w:szCs w:val="12"/>
                        </w:rPr>
                        <w:delText>B27-3145-RH09-N3132Q-02# sh mac address-table address 7C-FE-90-8A-7B-23</w:delText>
                      </w:r>
                    </w:del>
                  </w:ins>
                </w:p>
                <w:p w14:paraId="596D10E8" w14:textId="7898647C" w:rsidR="002B5938" w:rsidRPr="002B5938" w:rsidDel="00C80805" w:rsidRDefault="002B5938">
                  <w:pPr>
                    <w:ind w:left="720"/>
                    <w:rPr>
                      <w:ins w:id="1604" w:author="Brian Leong (Inspur Worldwide Services Ltd)" w:date="2016-10-04T12:01:00Z"/>
                      <w:del w:id="1605" w:author="Omar Cardona" w:date="2016-10-08T19:19:00Z"/>
                      <w:rFonts w:ascii="Lucida Console" w:hAnsi="Lucida Console"/>
                      <w:color w:val="000000" w:themeColor="text1"/>
                      <w:sz w:val="12"/>
                      <w:szCs w:val="12"/>
                    </w:rPr>
                    <w:pPrChange w:id="1606" w:author="Brian Leong (Inspur Worldwide Services Ltd)" w:date="2016-10-04T12:02:00Z">
                      <w:pPr/>
                    </w:pPrChange>
                  </w:pPr>
                  <w:ins w:id="1607" w:author="Brian Leong (Inspur Worldwide Services Ltd)" w:date="2016-10-04T12:01:00Z">
                    <w:del w:id="1608" w:author="Omar Cardona" w:date="2016-10-08T19:19:00Z">
                      <w:r w:rsidRPr="002B5938" w:rsidDel="00C80805">
                        <w:rPr>
                          <w:rFonts w:ascii="Lucida Console" w:hAnsi="Lucida Console"/>
                          <w:color w:val="000000" w:themeColor="text1"/>
                          <w:sz w:val="12"/>
                          <w:szCs w:val="12"/>
                        </w:rPr>
                        <w:delText>Legend:</w:delText>
                      </w:r>
                    </w:del>
                  </w:ins>
                </w:p>
                <w:p w14:paraId="482E8593" w14:textId="73086F57" w:rsidR="002B5938" w:rsidRPr="002B5938" w:rsidDel="00C80805" w:rsidRDefault="002B5938">
                  <w:pPr>
                    <w:ind w:left="720"/>
                    <w:rPr>
                      <w:ins w:id="1609" w:author="Brian Leong (Inspur Worldwide Services Ltd)" w:date="2016-10-04T12:01:00Z"/>
                      <w:del w:id="1610" w:author="Omar Cardona" w:date="2016-10-08T19:19:00Z"/>
                      <w:rFonts w:ascii="Lucida Console" w:hAnsi="Lucida Console"/>
                      <w:color w:val="000000" w:themeColor="text1"/>
                      <w:sz w:val="12"/>
                      <w:szCs w:val="12"/>
                    </w:rPr>
                    <w:pPrChange w:id="1611" w:author="Brian Leong (Inspur Worldwide Services Ltd)" w:date="2016-10-04T12:02:00Z">
                      <w:pPr/>
                    </w:pPrChange>
                  </w:pPr>
                  <w:ins w:id="1612" w:author="Brian Leong (Inspur Worldwide Services Ltd)" w:date="2016-10-04T12:01:00Z">
                    <w:del w:id="1613" w:author="Omar Cardona" w:date="2016-10-08T19:19:00Z">
                      <w:r w:rsidRPr="002B5938" w:rsidDel="00C80805">
                        <w:rPr>
                          <w:rFonts w:ascii="Lucida Console" w:hAnsi="Lucida Console"/>
                          <w:color w:val="000000" w:themeColor="text1"/>
                          <w:sz w:val="12"/>
                          <w:szCs w:val="12"/>
                        </w:rPr>
                        <w:delText xml:space="preserve">        * - primary entry, G - Gateway MAC, (R) - Routed MAC, O - Overlay MAC</w:delText>
                      </w:r>
                    </w:del>
                  </w:ins>
                </w:p>
                <w:p w14:paraId="3BC72475" w14:textId="25A46354" w:rsidR="002B5938" w:rsidRPr="002B5938" w:rsidDel="00C80805" w:rsidRDefault="002B5938">
                  <w:pPr>
                    <w:ind w:left="720"/>
                    <w:rPr>
                      <w:ins w:id="1614" w:author="Brian Leong (Inspur Worldwide Services Ltd)" w:date="2016-10-04T12:01:00Z"/>
                      <w:del w:id="1615" w:author="Omar Cardona" w:date="2016-10-08T19:19:00Z"/>
                      <w:rFonts w:ascii="Lucida Console" w:hAnsi="Lucida Console"/>
                      <w:color w:val="000000" w:themeColor="text1"/>
                      <w:sz w:val="12"/>
                      <w:szCs w:val="12"/>
                    </w:rPr>
                    <w:pPrChange w:id="1616" w:author="Brian Leong (Inspur Worldwide Services Ltd)" w:date="2016-10-04T12:02:00Z">
                      <w:pPr/>
                    </w:pPrChange>
                  </w:pPr>
                  <w:ins w:id="1617" w:author="Brian Leong (Inspur Worldwide Services Ltd)" w:date="2016-10-04T12:01:00Z">
                    <w:del w:id="1618" w:author="Omar Cardona" w:date="2016-10-08T19:19:00Z">
                      <w:r w:rsidRPr="002B5938" w:rsidDel="00C80805">
                        <w:rPr>
                          <w:rFonts w:ascii="Lucida Console" w:hAnsi="Lucida Console"/>
                          <w:color w:val="000000" w:themeColor="text1"/>
                          <w:sz w:val="12"/>
                          <w:szCs w:val="12"/>
                        </w:rPr>
                        <w:delText xml:space="preserve">        age - seconds since first seen,+ - primary entry using vPC Peer-Link</w:delText>
                      </w:r>
                    </w:del>
                  </w:ins>
                </w:p>
                <w:p w14:paraId="61CE5DFD" w14:textId="2E8357C5" w:rsidR="002B5938" w:rsidRPr="002B5938" w:rsidDel="00C80805" w:rsidRDefault="002B5938">
                  <w:pPr>
                    <w:ind w:left="720"/>
                    <w:rPr>
                      <w:ins w:id="1619" w:author="Brian Leong (Inspur Worldwide Services Ltd)" w:date="2016-10-04T12:01:00Z"/>
                      <w:del w:id="1620" w:author="Omar Cardona" w:date="2016-10-08T19:19:00Z"/>
                      <w:rFonts w:ascii="Lucida Console" w:hAnsi="Lucida Console"/>
                      <w:color w:val="000000" w:themeColor="text1"/>
                      <w:sz w:val="12"/>
                      <w:szCs w:val="12"/>
                    </w:rPr>
                    <w:pPrChange w:id="1621" w:author="Brian Leong (Inspur Worldwide Services Ltd)" w:date="2016-10-04T12:02:00Z">
                      <w:pPr/>
                    </w:pPrChange>
                  </w:pPr>
                  <w:ins w:id="1622" w:author="Brian Leong (Inspur Worldwide Services Ltd)" w:date="2016-10-04T12:01:00Z">
                    <w:del w:id="1623" w:author="Omar Cardona" w:date="2016-10-08T19:19:00Z">
                      <w:r w:rsidRPr="002B5938" w:rsidDel="00C80805">
                        <w:rPr>
                          <w:rFonts w:ascii="Lucida Console" w:hAnsi="Lucida Console"/>
                          <w:color w:val="000000" w:themeColor="text1"/>
                          <w:sz w:val="12"/>
                          <w:szCs w:val="12"/>
                        </w:rPr>
                        <w:delText xml:space="preserve">   VLAN     MAC Address      Type      age     Secure NTFY   Ports/SWID.SSID.LID</w:delText>
                      </w:r>
                    </w:del>
                  </w:ins>
                </w:p>
                <w:p w14:paraId="44F8A9AC" w14:textId="28FDD911" w:rsidR="002B5938" w:rsidRPr="002B5938" w:rsidDel="00C80805" w:rsidRDefault="002B5938">
                  <w:pPr>
                    <w:ind w:left="720"/>
                    <w:rPr>
                      <w:ins w:id="1624" w:author="Brian Leong (Inspur Worldwide Services Ltd)" w:date="2016-10-04T12:01:00Z"/>
                      <w:del w:id="1625" w:author="Omar Cardona" w:date="2016-10-08T19:19:00Z"/>
                      <w:rFonts w:ascii="Lucida Console" w:hAnsi="Lucida Console"/>
                      <w:color w:val="000000" w:themeColor="text1"/>
                      <w:sz w:val="12"/>
                      <w:szCs w:val="12"/>
                    </w:rPr>
                    <w:pPrChange w:id="1626" w:author="Brian Leong (Inspur Worldwide Services Ltd)" w:date="2016-10-04T12:02:00Z">
                      <w:pPr/>
                    </w:pPrChange>
                  </w:pPr>
                  <w:ins w:id="1627" w:author="Brian Leong (Inspur Worldwide Services Ltd)" w:date="2016-10-04T12:01:00Z">
                    <w:del w:id="1628" w:author="Omar Cardona" w:date="2016-10-08T19:19:00Z">
                      <w:r w:rsidRPr="002B5938" w:rsidDel="00C80805">
                        <w:rPr>
                          <w:rFonts w:ascii="Lucida Console" w:hAnsi="Lucida Console"/>
                          <w:color w:val="000000" w:themeColor="text1"/>
                          <w:sz w:val="12"/>
                          <w:szCs w:val="12"/>
                        </w:rPr>
                        <w:delText>---------+-----------------+--------+---------+------+----+------------------</w:delText>
                      </w:r>
                    </w:del>
                  </w:ins>
                </w:p>
                <w:p w14:paraId="1FA36437" w14:textId="62F3859A" w:rsidR="002B5938" w:rsidDel="00C80805" w:rsidRDefault="002B5938">
                  <w:pPr>
                    <w:ind w:left="720"/>
                    <w:rPr>
                      <w:ins w:id="1629" w:author="Brian Leong (Inspur Worldwide Services Ltd)" w:date="2016-10-04T12:01:00Z"/>
                      <w:del w:id="1630" w:author="Omar Cardona" w:date="2016-10-08T19:19:00Z"/>
                      <w:rFonts w:ascii="Lucida Console" w:hAnsi="Lucida Console"/>
                      <w:color w:val="000000" w:themeColor="text1"/>
                      <w:sz w:val="12"/>
                      <w:szCs w:val="12"/>
                    </w:rPr>
                    <w:pPrChange w:id="1631" w:author="Brian Leong (Inspur Worldwide Services Ltd)" w:date="2016-10-04T12:02:00Z">
                      <w:pPr/>
                    </w:pPrChange>
                  </w:pPr>
                  <w:ins w:id="1632" w:author="Brian Leong (Inspur Worldwide Services Ltd)" w:date="2016-10-04T12:01:00Z">
                    <w:del w:id="1633" w:author="Omar Cardona" w:date="2016-10-08T19:19:00Z">
                      <w:r w:rsidRPr="002B5938" w:rsidDel="00C80805">
                        <w:rPr>
                          <w:rFonts w:ascii="Lucida Console" w:hAnsi="Lucida Console"/>
                          <w:color w:val="000000" w:themeColor="text1"/>
                          <w:sz w:val="12"/>
                          <w:szCs w:val="12"/>
                        </w:rPr>
                        <w:delText xml:space="preserve">* 101      7cfe.908a.7b23    dynamic   87510      F    F  </w:delText>
                      </w:r>
                      <w:r w:rsidRPr="002B5938" w:rsidDel="00C80805">
                        <w:rPr>
                          <w:rFonts w:ascii="Lucida Console" w:hAnsi="Lucida Console"/>
                          <w:color w:val="000000" w:themeColor="text1"/>
                          <w:sz w:val="12"/>
                          <w:szCs w:val="12"/>
                          <w:highlight w:val="yellow"/>
                          <w:rPrChange w:id="1634" w:author="Brian Leong (Inspur Worldwide Services Ltd)" w:date="2016-10-04T12:06:00Z">
                            <w:rPr>
                              <w:rFonts w:ascii="Lucida Console" w:hAnsi="Lucida Console"/>
                              <w:color w:val="000000" w:themeColor="text1"/>
                              <w:sz w:val="12"/>
                              <w:szCs w:val="12"/>
                            </w:rPr>
                          </w:rPrChange>
                        </w:rPr>
                        <w:delText>Eth1/4</w:delText>
                      </w:r>
                    </w:del>
                  </w:ins>
                </w:p>
                <w:p w14:paraId="2221A53B" w14:textId="33594036" w:rsidR="002B5938" w:rsidDel="00C80805" w:rsidRDefault="002B5938">
                  <w:pPr>
                    <w:rPr>
                      <w:ins w:id="1635" w:author="Brian Leong (Inspur Worldwide Services Ltd)" w:date="2016-10-04T12:05:00Z"/>
                      <w:del w:id="1636" w:author="Omar Cardona" w:date="2016-10-08T19:19:00Z"/>
                      <w:rFonts w:ascii="Lucida Console" w:hAnsi="Lucida Console"/>
                      <w:color w:val="000000" w:themeColor="text1"/>
                      <w:sz w:val="12"/>
                      <w:szCs w:val="12"/>
                    </w:rPr>
                  </w:pPr>
                </w:p>
                <w:p w14:paraId="34B0C5E4" w14:textId="7E72199C" w:rsidR="00CF04D1" w:rsidDel="00C80805" w:rsidRDefault="002B5938">
                  <w:pPr>
                    <w:rPr>
                      <w:ins w:id="1637" w:author="Brian Leong (Inspur Worldwide Services Ltd)" w:date="2016-10-04T12:01:00Z"/>
                      <w:del w:id="1638" w:author="Omar Cardona" w:date="2016-10-08T19:19:00Z"/>
                      <w:rFonts w:ascii="Lucida Console" w:hAnsi="Lucida Console"/>
                      <w:color w:val="000000" w:themeColor="text1"/>
                      <w:sz w:val="12"/>
                      <w:szCs w:val="12"/>
                    </w:rPr>
                  </w:pPr>
                  <w:ins w:id="1639" w:author="Brian Leong (Inspur Worldwide Services Ltd)" w:date="2016-10-04T12:05:00Z">
                    <w:del w:id="1640" w:author="Omar Cardona" w:date="2016-10-08T19:19:00Z">
                      <w:r w:rsidDel="00C80805">
                        <w:rPr>
                          <w:rFonts w:ascii="Lucida Console" w:hAnsi="Lucida Console"/>
                          <w:color w:val="000000" w:themeColor="text1"/>
                          <w:sz w:val="12"/>
                          <w:szCs w:val="12"/>
                        </w:rPr>
                        <w:delText>3. Run “show run,” then find the entries for the interface identified in step 2.</w:delText>
                      </w:r>
                    </w:del>
                  </w:ins>
                </w:p>
                <w:p w14:paraId="5164CEEA" w14:textId="7A4D7161" w:rsidR="002B5938" w:rsidDel="00C80805" w:rsidRDefault="002B5938">
                  <w:pPr>
                    <w:rPr>
                      <w:ins w:id="1641" w:author="Brian Leong (Inspur Worldwide Services Ltd)" w:date="2016-10-04T12:05:00Z"/>
                      <w:del w:id="1642" w:author="Omar Cardona" w:date="2016-10-08T19:19:00Z"/>
                      <w:rFonts w:ascii="Lucida Console" w:hAnsi="Lucida Console"/>
                      <w:color w:val="000000" w:themeColor="text1"/>
                      <w:sz w:val="12"/>
                      <w:szCs w:val="12"/>
                    </w:rPr>
                  </w:pPr>
                </w:p>
                <w:p w14:paraId="05E27D96" w14:textId="080382D0" w:rsidR="002B5938" w:rsidDel="00C80805" w:rsidRDefault="002B5938">
                  <w:pPr>
                    <w:ind w:left="720"/>
                    <w:rPr>
                      <w:ins w:id="1643" w:author="Brian Leong (Inspur Worldwide Services Ltd)" w:date="2016-10-04T12:06:00Z"/>
                      <w:del w:id="1644" w:author="Omar Cardona" w:date="2016-10-08T19:19:00Z"/>
                      <w:rFonts w:ascii="Lucida Console" w:hAnsi="Lucida Console"/>
                      <w:color w:val="000000" w:themeColor="text1"/>
                      <w:sz w:val="12"/>
                      <w:szCs w:val="12"/>
                    </w:rPr>
                    <w:pPrChange w:id="1645" w:author="Brian Leong (Inspur Worldwide Services Ltd)" w:date="2016-10-04T12:06:00Z">
                      <w:pPr/>
                    </w:pPrChange>
                  </w:pPr>
                  <w:ins w:id="1646" w:author="Brian Leong (Inspur Worldwide Services Ltd)" w:date="2016-10-04T12:06:00Z">
                    <w:del w:id="1647" w:author="Omar Cardona" w:date="2016-10-08T19:19:00Z">
                      <w:r w:rsidDel="00C80805">
                        <w:rPr>
                          <w:rFonts w:ascii="Lucida Console" w:hAnsi="Lucida Console"/>
                          <w:color w:val="000000" w:themeColor="text1"/>
                          <w:sz w:val="12"/>
                          <w:szCs w:val="12"/>
                        </w:rPr>
                        <w:delText>Example:</w:delText>
                      </w:r>
                    </w:del>
                  </w:ins>
                </w:p>
                <w:p w14:paraId="4A091FA4" w14:textId="09BE20AF" w:rsidR="002B5938" w:rsidDel="00C80805" w:rsidRDefault="002B5938">
                  <w:pPr>
                    <w:ind w:left="720"/>
                    <w:rPr>
                      <w:ins w:id="1648" w:author="Brian Leong (Inspur Worldwide Services Ltd)" w:date="2016-10-04T12:06:00Z"/>
                      <w:del w:id="1649" w:author="Omar Cardona" w:date="2016-10-08T19:19:00Z"/>
                      <w:rFonts w:ascii="Lucida Console" w:hAnsi="Lucida Console"/>
                      <w:color w:val="000000" w:themeColor="text1"/>
                      <w:sz w:val="12"/>
                      <w:szCs w:val="12"/>
                    </w:rPr>
                    <w:pPrChange w:id="1650" w:author="Brian Leong (Inspur Worldwide Services Ltd)" w:date="2016-10-04T12:06:00Z">
                      <w:pPr/>
                    </w:pPrChange>
                  </w:pPr>
                </w:p>
                <w:p w14:paraId="544E96C5" w14:textId="76197D7A" w:rsidR="002B5938" w:rsidRPr="002B5938" w:rsidDel="00C80805" w:rsidRDefault="002B5938">
                  <w:pPr>
                    <w:ind w:left="720"/>
                    <w:rPr>
                      <w:ins w:id="1651" w:author="Brian Leong (Inspur Worldwide Services Ltd)" w:date="2016-10-04T12:06:00Z"/>
                      <w:del w:id="1652" w:author="Omar Cardona" w:date="2016-10-08T19:19:00Z"/>
                      <w:rFonts w:ascii="Lucida Console" w:hAnsi="Lucida Console"/>
                      <w:color w:val="000000" w:themeColor="text1"/>
                      <w:sz w:val="12"/>
                      <w:szCs w:val="12"/>
                    </w:rPr>
                    <w:pPrChange w:id="1653" w:author="Brian Leong (Inspur Worldwide Services Ltd)" w:date="2016-10-04T12:06:00Z">
                      <w:pPr/>
                    </w:pPrChange>
                  </w:pPr>
                  <w:ins w:id="1654" w:author="Brian Leong (Inspur Worldwide Services Ltd)" w:date="2016-10-04T12:06:00Z">
                    <w:del w:id="1655" w:author="Omar Cardona" w:date="2016-10-08T19:19:00Z">
                      <w:r w:rsidRPr="002B5938" w:rsidDel="00C80805">
                        <w:rPr>
                          <w:rFonts w:ascii="Lucida Console" w:hAnsi="Lucida Console"/>
                          <w:color w:val="000000" w:themeColor="text1"/>
                          <w:sz w:val="12"/>
                          <w:szCs w:val="12"/>
                        </w:rPr>
                        <w:delText xml:space="preserve">interface </w:delText>
                      </w:r>
                      <w:r w:rsidRPr="002B5938" w:rsidDel="00C80805">
                        <w:rPr>
                          <w:rFonts w:ascii="Lucida Console" w:hAnsi="Lucida Console"/>
                          <w:color w:val="000000" w:themeColor="text1"/>
                          <w:sz w:val="12"/>
                          <w:szCs w:val="12"/>
                          <w:highlight w:val="yellow"/>
                          <w:rPrChange w:id="1656" w:author="Brian Leong (Inspur Worldwide Services Ltd)" w:date="2016-10-04T12:06:00Z">
                            <w:rPr>
                              <w:rFonts w:ascii="Lucida Console" w:hAnsi="Lucida Console"/>
                              <w:color w:val="000000" w:themeColor="text1"/>
                              <w:sz w:val="12"/>
                              <w:szCs w:val="12"/>
                            </w:rPr>
                          </w:rPrChange>
                        </w:rPr>
                        <w:delText>Ethernet1/4</w:delText>
                      </w:r>
                    </w:del>
                  </w:ins>
                </w:p>
                <w:p w14:paraId="65FAEE30" w14:textId="33F0CE6C" w:rsidR="002B5938" w:rsidRPr="002B5938" w:rsidDel="00C80805" w:rsidRDefault="002B5938">
                  <w:pPr>
                    <w:ind w:left="720"/>
                    <w:rPr>
                      <w:ins w:id="1657" w:author="Brian Leong (Inspur Worldwide Services Ltd)" w:date="2016-10-04T12:06:00Z"/>
                      <w:del w:id="1658" w:author="Omar Cardona" w:date="2016-10-08T19:19:00Z"/>
                      <w:rFonts w:ascii="Lucida Console" w:hAnsi="Lucida Console"/>
                      <w:color w:val="000000" w:themeColor="text1"/>
                      <w:sz w:val="12"/>
                      <w:szCs w:val="12"/>
                    </w:rPr>
                    <w:pPrChange w:id="1659" w:author="Brian Leong (Inspur Worldwide Services Ltd)" w:date="2016-10-04T12:06:00Z">
                      <w:pPr/>
                    </w:pPrChange>
                  </w:pPr>
                  <w:ins w:id="1660" w:author="Brian Leong (Inspur Worldwide Services Ltd)" w:date="2016-10-04T12:06:00Z">
                    <w:del w:id="1661" w:author="Omar Cardona" w:date="2016-10-08T19:19:00Z">
                      <w:r w:rsidRPr="002B5938" w:rsidDel="00C80805">
                        <w:rPr>
                          <w:rFonts w:ascii="Lucida Console" w:hAnsi="Lucida Console"/>
                          <w:color w:val="000000" w:themeColor="text1"/>
                          <w:sz w:val="12"/>
                          <w:szCs w:val="12"/>
                        </w:rPr>
                        <w:delText xml:space="preserve">  </w:delText>
                      </w:r>
                      <w:r w:rsidRPr="002B5938" w:rsidDel="00C80805">
                        <w:rPr>
                          <w:rFonts w:ascii="Lucida Console" w:hAnsi="Lucida Console"/>
                          <w:color w:val="000000" w:themeColor="text1"/>
                          <w:sz w:val="12"/>
                          <w:szCs w:val="12"/>
                          <w:highlight w:val="green"/>
                          <w:rPrChange w:id="1662" w:author="Brian Leong (Inspur Worldwide Services Ltd)" w:date="2016-10-04T12:06:00Z">
                            <w:rPr>
                              <w:rFonts w:ascii="Lucida Console" w:hAnsi="Lucida Console"/>
                              <w:color w:val="000000" w:themeColor="text1"/>
                              <w:sz w:val="12"/>
                              <w:szCs w:val="12"/>
                            </w:rPr>
                          </w:rPrChange>
                        </w:rPr>
                        <w:delText>priority-flow-control mode on</w:delText>
                      </w:r>
                      <w:r w:rsidDel="00C80805">
                        <w:rPr>
                          <w:rFonts w:ascii="Lucida Console" w:hAnsi="Lucida Console"/>
                          <w:color w:val="000000" w:themeColor="text1"/>
                          <w:sz w:val="12"/>
                          <w:szCs w:val="12"/>
                        </w:rPr>
                        <w:delText xml:space="preserve"> #If this is not on, </w:delText>
                      </w:r>
                    </w:del>
                  </w:ins>
                  <w:ins w:id="1663" w:author="Brian Leong (Inspur Worldwide Services Ltd)" w:date="2016-10-04T12:07:00Z">
                    <w:del w:id="1664" w:author="Omar Cardona" w:date="2016-10-08T19:19:00Z">
                      <w:r w:rsidDel="00C80805">
                        <w:rPr>
                          <w:rFonts w:ascii="Lucida Console" w:hAnsi="Lucida Console"/>
                          <w:color w:val="000000" w:themeColor="text1"/>
                          <w:sz w:val="12"/>
                          <w:szCs w:val="12"/>
                        </w:rPr>
                        <w:delText>contact your switch support staff to enable it.</w:delText>
                      </w:r>
                    </w:del>
                  </w:ins>
                </w:p>
                <w:p w14:paraId="66909EF2" w14:textId="382BC779" w:rsidR="002B5938" w:rsidRPr="002B5938" w:rsidDel="00C80805" w:rsidRDefault="002B5938">
                  <w:pPr>
                    <w:ind w:left="720"/>
                    <w:rPr>
                      <w:ins w:id="1665" w:author="Brian Leong (Inspur Worldwide Services Ltd)" w:date="2016-10-04T12:06:00Z"/>
                      <w:del w:id="1666" w:author="Omar Cardona" w:date="2016-10-08T19:19:00Z"/>
                      <w:rFonts w:ascii="Lucida Console" w:hAnsi="Lucida Console"/>
                      <w:color w:val="000000" w:themeColor="text1"/>
                      <w:sz w:val="12"/>
                      <w:szCs w:val="12"/>
                    </w:rPr>
                    <w:pPrChange w:id="1667" w:author="Brian Leong (Inspur Worldwide Services Ltd)" w:date="2016-10-04T12:06:00Z">
                      <w:pPr/>
                    </w:pPrChange>
                  </w:pPr>
                  <w:ins w:id="1668" w:author="Brian Leong (Inspur Worldwide Services Ltd)" w:date="2016-10-04T12:06:00Z">
                    <w:del w:id="1669" w:author="Omar Cardona" w:date="2016-10-08T19:19:00Z">
                      <w:r w:rsidRPr="002B5938" w:rsidDel="00C80805">
                        <w:rPr>
                          <w:rFonts w:ascii="Lucida Console" w:hAnsi="Lucida Console"/>
                          <w:color w:val="000000" w:themeColor="text1"/>
                          <w:sz w:val="12"/>
                          <w:szCs w:val="12"/>
                        </w:rPr>
                        <w:delText xml:space="preserve">  switchport mode trunk</w:delText>
                      </w:r>
                    </w:del>
                  </w:ins>
                </w:p>
                <w:p w14:paraId="552E9F40" w14:textId="02903651" w:rsidR="002B5938" w:rsidRPr="002B5938" w:rsidDel="00C80805" w:rsidRDefault="002B5938">
                  <w:pPr>
                    <w:ind w:left="720"/>
                    <w:rPr>
                      <w:ins w:id="1670" w:author="Brian Leong (Inspur Worldwide Services Ltd)" w:date="2016-10-04T12:06:00Z"/>
                      <w:del w:id="1671" w:author="Omar Cardona" w:date="2016-10-08T19:19:00Z"/>
                      <w:rFonts w:ascii="Lucida Console" w:hAnsi="Lucida Console"/>
                      <w:color w:val="000000" w:themeColor="text1"/>
                      <w:sz w:val="12"/>
                      <w:szCs w:val="12"/>
                    </w:rPr>
                    <w:pPrChange w:id="1672" w:author="Brian Leong (Inspur Worldwide Services Ltd)" w:date="2016-10-04T12:06:00Z">
                      <w:pPr/>
                    </w:pPrChange>
                  </w:pPr>
                  <w:ins w:id="1673" w:author="Brian Leong (Inspur Worldwide Services Ltd)" w:date="2016-10-04T12:06:00Z">
                    <w:del w:id="1674" w:author="Omar Cardona" w:date="2016-10-08T19:19:00Z">
                      <w:r w:rsidRPr="002B5938" w:rsidDel="00C80805">
                        <w:rPr>
                          <w:rFonts w:ascii="Lucida Console" w:hAnsi="Lucida Console"/>
                          <w:color w:val="000000" w:themeColor="text1"/>
                          <w:sz w:val="12"/>
                          <w:szCs w:val="12"/>
                        </w:rPr>
                        <w:delText xml:space="preserve">  switchport trunk native vlan 800</w:delText>
                      </w:r>
                    </w:del>
                  </w:ins>
                </w:p>
                <w:p w14:paraId="78A04552" w14:textId="71806E3B" w:rsidR="002B5938" w:rsidRPr="002B5938" w:rsidDel="00C80805" w:rsidRDefault="002B5938">
                  <w:pPr>
                    <w:ind w:left="720"/>
                    <w:rPr>
                      <w:ins w:id="1675" w:author="Brian Leong (Inspur Worldwide Services Ltd)" w:date="2016-10-04T12:06:00Z"/>
                      <w:del w:id="1676" w:author="Omar Cardona" w:date="2016-10-08T19:19:00Z"/>
                      <w:rFonts w:ascii="Lucida Console" w:hAnsi="Lucida Console"/>
                      <w:color w:val="000000" w:themeColor="text1"/>
                      <w:sz w:val="12"/>
                      <w:szCs w:val="12"/>
                    </w:rPr>
                    <w:pPrChange w:id="1677" w:author="Brian Leong (Inspur Worldwide Services Ltd)" w:date="2016-10-04T12:06:00Z">
                      <w:pPr/>
                    </w:pPrChange>
                  </w:pPr>
                  <w:ins w:id="1678" w:author="Brian Leong (Inspur Worldwide Services Ltd)" w:date="2016-10-04T12:06:00Z">
                    <w:del w:id="1679" w:author="Omar Cardona" w:date="2016-10-08T19:19:00Z">
                      <w:r w:rsidRPr="002B5938" w:rsidDel="00C80805">
                        <w:rPr>
                          <w:rFonts w:ascii="Lucida Console" w:hAnsi="Lucida Console"/>
                          <w:color w:val="000000" w:themeColor="text1"/>
                          <w:sz w:val="12"/>
                          <w:szCs w:val="12"/>
                        </w:rPr>
                        <w:delText xml:space="preserve">  switchport trunk allowed vlan 8-9,101-151,800</w:delText>
                      </w:r>
                    </w:del>
                  </w:ins>
                </w:p>
                <w:p w14:paraId="37904A48" w14:textId="6711BF1A" w:rsidR="002B5938" w:rsidRPr="002B5938" w:rsidDel="00C80805" w:rsidRDefault="002B5938">
                  <w:pPr>
                    <w:ind w:left="720"/>
                    <w:rPr>
                      <w:ins w:id="1680" w:author="Brian Leong (Inspur Worldwide Services Ltd)" w:date="2016-10-04T12:06:00Z"/>
                      <w:del w:id="1681" w:author="Omar Cardona" w:date="2016-10-08T19:19:00Z"/>
                      <w:rFonts w:ascii="Lucida Console" w:hAnsi="Lucida Console"/>
                      <w:color w:val="000000" w:themeColor="text1"/>
                      <w:sz w:val="12"/>
                      <w:szCs w:val="12"/>
                    </w:rPr>
                    <w:pPrChange w:id="1682" w:author="Brian Leong (Inspur Worldwide Services Ltd)" w:date="2016-10-04T12:06:00Z">
                      <w:pPr/>
                    </w:pPrChange>
                  </w:pPr>
                  <w:ins w:id="1683" w:author="Brian Leong (Inspur Worldwide Services Ltd)" w:date="2016-10-04T12:06:00Z">
                    <w:del w:id="1684" w:author="Omar Cardona" w:date="2016-10-08T19:19:00Z">
                      <w:r w:rsidRPr="002B5938" w:rsidDel="00C80805">
                        <w:rPr>
                          <w:rFonts w:ascii="Lucida Console" w:hAnsi="Lucida Console"/>
                          <w:color w:val="000000" w:themeColor="text1"/>
                          <w:sz w:val="12"/>
                          <w:szCs w:val="12"/>
                        </w:rPr>
                        <w:delText xml:space="preserve">  spanning-tree port type edge trunk</w:delText>
                      </w:r>
                    </w:del>
                  </w:ins>
                </w:p>
                <w:p w14:paraId="357E90C9" w14:textId="2EDD27FB" w:rsidR="002B5938" w:rsidRPr="002B5938" w:rsidDel="00C80805" w:rsidRDefault="002B5938">
                  <w:pPr>
                    <w:ind w:left="720"/>
                    <w:rPr>
                      <w:ins w:id="1685" w:author="Brian Leong (Inspur Worldwide Services Ltd)" w:date="2016-10-04T12:06:00Z"/>
                      <w:del w:id="1686" w:author="Omar Cardona" w:date="2016-10-08T19:19:00Z"/>
                      <w:rFonts w:ascii="Lucida Console" w:hAnsi="Lucida Console"/>
                      <w:color w:val="000000" w:themeColor="text1"/>
                      <w:sz w:val="12"/>
                      <w:szCs w:val="12"/>
                    </w:rPr>
                    <w:pPrChange w:id="1687" w:author="Brian Leong (Inspur Worldwide Services Ltd)" w:date="2016-10-04T12:06:00Z">
                      <w:pPr/>
                    </w:pPrChange>
                  </w:pPr>
                  <w:ins w:id="1688" w:author="Brian Leong (Inspur Worldwide Services Ltd)" w:date="2016-10-04T12:06:00Z">
                    <w:del w:id="1689" w:author="Omar Cardona" w:date="2016-10-08T19:19:00Z">
                      <w:r w:rsidRPr="002B5938" w:rsidDel="00C80805">
                        <w:rPr>
                          <w:rFonts w:ascii="Lucida Console" w:hAnsi="Lucida Console"/>
                          <w:color w:val="000000" w:themeColor="text1"/>
                          <w:sz w:val="12"/>
                          <w:szCs w:val="12"/>
                        </w:rPr>
                        <w:delText xml:space="preserve">  no logging event port link-status</w:delText>
                      </w:r>
                    </w:del>
                  </w:ins>
                </w:p>
                <w:p w14:paraId="05993768" w14:textId="2C1ABE83" w:rsidR="002B5938" w:rsidDel="00C80805" w:rsidRDefault="002B5938">
                  <w:pPr>
                    <w:ind w:left="720"/>
                    <w:rPr>
                      <w:ins w:id="1690" w:author="Brian Leong (Inspur Worldwide Services Ltd)" w:date="2016-10-04T12:06:00Z"/>
                      <w:del w:id="1691" w:author="Omar Cardona" w:date="2016-10-08T19:19:00Z"/>
                      <w:rFonts w:ascii="Lucida Console" w:hAnsi="Lucida Console"/>
                      <w:color w:val="000000" w:themeColor="text1"/>
                      <w:sz w:val="12"/>
                      <w:szCs w:val="12"/>
                    </w:rPr>
                    <w:pPrChange w:id="1692" w:author="Brian Leong (Inspur Worldwide Services Ltd)" w:date="2016-10-04T12:06:00Z">
                      <w:pPr/>
                    </w:pPrChange>
                  </w:pPr>
                  <w:ins w:id="1693" w:author="Brian Leong (Inspur Worldwide Services Ltd)" w:date="2016-10-04T12:06:00Z">
                    <w:del w:id="1694" w:author="Omar Cardona" w:date="2016-10-08T19:19:00Z">
                      <w:r w:rsidRPr="002B5938" w:rsidDel="00C80805">
                        <w:rPr>
                          <w:rFonts w:ascii="Lucida Console" w:hAnsi="Lucida Console"/>
                          <w:color w:val="000000" w:themeColor="text1"/>
                          <w:sz w:val="12"/>
                          <w:szCs w:val="12"/>
                        </w:rPr>
                        <w:delText xml:space="preserve">  service-policy type queuing input INPUT_QUEUING</w:delText>
                      </w:r>
                    </w:del>
                  </w:ins>
                </w:p>
                <w:p w14:paraId="3542CDBC" w14:textId="190B7B36" w:rsidR="002B5938" w:rsidDel="00C80805" w:rsidRDefault="002B5938">
                  <w:pPr>
                    <w:rPr>
                      <w:ins w:id="1695" w:author="Brian Leong (Inspur Worldwide Services Ltd)" w:date="2016-10-04T11:24:00Z"/>
                      <w:del w:id="1696" w:author="Omar Cardona" w:date="2016-10-08T19:19:00Z"/>
                      <w:rFonts w:ascii="Lucida Console" w:hAnsi="Lucida Console"/>
                      <w:color w:val="000000" w:themeColor="text1"/>
                      <w:sz w:val="12"/>
                      <w:szCs w:val="12"/>
                    </w:rPr>
                  </w:pPr>
                </w:p>
              </w:tc>
            </w:tr>
          </w:tbl>
          <w:p w14:paraId="763C0FE3" w14:textId="1470B1EC" w:rsidR="001476A4" w:rsidDel="00C80805" w:rsidRDefault="001476A4" w:rsidP="008E7D33">
            <w:pPr>
              <w:rPr>
                <w:ins w:id="1697" w:author="Brian Leong (Inspur Worldwide Services Ltd)" w:date="2016-10-04T11:14:00Z"/>
                <w:del w:id="1698" w:author="Omar Cardona" w:date="2016-10-08T19:19:00Z"/>
                <w:rFonts w:ascii="Lucida Console" w:hAnsi="Lucida Console"/>
                <w:color w:val="000000" w:themeColor="text1"/>
                <w:sz w:val="12"/>
                <w:szCs w:val="12"/>
              </w:rPr>
            </w:pPr>
          </w:p>
          <w:p w14:paraId="5ED5CF52" w14:textId="161AFD40" w:rsidR="002F149B" w:rsidRPr="007A4C93" w:rsidRDefault="002F149B" w:rsidP="008E7D33">
            <w:pPr>
              <w:rPr>
                <w:rFonts w:ascii="Lucida Console" w:hAnsi="Lucida Console"/>
                <w:color w:val="000000" w:themeColor="text1"/>
                <w:sz w:val="12"/>
                <w:szCs w:val="12"/>
              </w:rPr>
            </w:pPr>
          </w:p>
        </w:tc>
      </w:tr>
      <w:tr w:rsidR="007A4C93" w:rsidRPr="007A4C93" w14:paraId="6F05099B" w14:textId="77777777" w:rsidTr="009B3A78">
        <w:tc>
          <w:tcPr>
            <w:tcW w:w="529" w:type="dxa"/>
          </w:tcPr>
          <w:p w14:paraId="5A1BEFAF" w14:textId="47A9F9A2" w:rsidR="00D97915" w:rsidRPr="00F42234" w:rsidRDefault="00F42234" w:rsidP="00294D47">
            <w:pPr>
              <w:rPr>
                <w:rFonts w:ascii="Lucida Console" w:hAnsi="Lucida Console"/>
                <w:b/>
                <w:color w:val="000000" w:themeColor="text1"/>
                <w:sz w:val="12"/>
                <w:szCs w:val="12"/>
                <w:rPrChange w:id="1699" w:author="Omar Cardona" w:date="2016-10-08T21:54:00Z">
                  <w:rPr>
                    <w:rFonts w:ascii="Lucida Console" w:hAnsi="Lucida Console"/>
                    <w:color w:val="000000" w:themeColor="text1"/>
                    <w:sz w:val="12"/>
                    <w:szCs w:val="12"/>
                  </w:rPr>
                </w:rPrChange>
              </w:rPr>
            </w:pPr>
            <w:ins w:id="1700" w:author="Omar Cardona" w:date="2016-10-08T21:53:00Z">
              <w:r w:rsidRPr="00F42234">
                <w:rPr>
                  <w:rFonts w:ascii="Lucida Console" w:hAnsi="Lucida Console"/>
                  <w:b/>
                  <w:color w:val="000000" w:themeColor="text1"/>
                  <w:sz w:val="12"/>
                  <w:szCs w:val="12"/>
                  <w:rPrChange w:id="1701" w:author="Omar Cardona" w:date="2016-10-08T21:54:00Z">
                    <w:rPr>
                      <w:rFonts w:ascii="Lucida Console" w:hAnsi="Lucida Console"/>
                      <w:color w:val="000000" w:themeColor="text1"/>
                      <w:sz w:val="12"/>
                      <w:szCs w:val="12"/>
                    </w:rPr>
                  </w:rPrChange>
                </w:rPr>
                <w:t>5</w:t>
              </w:r>
            </w:ins>
          </w:p>
        </w:tc>
        <w:tc>
          <w:tcPr>
            <w:tcW w:w="434" w:type="dxa"/>
          </w:tcPr>
          <w:p w14:paraId="7CC6EB94" w14:textId="77777777" w:rsidR="00D97915" w:rsidRPr="007A4C93" w:rsidRDefault="00D97915" w:rsidP="00294D47">
            <w:pPr>
              <w:rPr>
                <w:rFonts w:ascii="Lucida Console" w:hAnsi="Lucida Console"/>
                <w:color w:val="000000" w:themeColor="text1"/>
                <w:sz w:val="12"/>
                <w:szCs w:val="12"/>
              </w:rPr>
            </w:pPr>
          </w:p>
        </w:tc>
        <w:tc>
          <w:tcPr>
            <w:tcW w:w="434" w:type="dxa"/>
            <w:shd w:val="clear" w:color="auto" w:fill="00B0F0"/>
          </w:tcPr>
          <w:p w14:paraId="76489941" w14:textId="77777777" w:rsidR="00D97915" w:rsidRPr="007A4C93" w:rsidRDefault="00D97915" w:rsidP="00294D47">
            <w:pPr>
              <w:rPr>
                <w:rFonts w:ascii="Lucida Console" w:hAnsi="Lucida Console"/>
                <w:color w:val="000000" w:themeColor="text1"/>
                <w:sz w:val="12"/>
                <w:szCs w:val="12"/>
              </w:rPr>
            </w:pPr>
          </w:p>
        </w:tc>
        <w:tc>
          <w:tcPr>
            <w:tcW w:w="9393" w:type="dxa"/>
          </w:tcPr>
          <w:p w14:paraId="5724F9EE" w14:textId="77777777" w:rsidR="00FD3502" w:rsidRPr="007A4C93" w:rsidRDefault="00FD3502" w:rsidP="00294D47">
            <w:pPr>
              <w:rPr>
                <w:rFonts w:ascii="Lucida Console" w:hAnsi="Lucida Console"/>
                <w:color w:val="000000" w:themeColor="text1"/>
                <w:sz w:val="12"/>
                <w:szCs w:val="12"/>
              </w:rPr>
            </w:pPr>
          </w:p>
          <w:p w14:paraId="03994EA3" w14:textId="20D8EF91" w:rsidR="00C80805" w:rsidRPr="009903E3" w:rsidRDefault="00C80805" w:rsidP="00C80805">
            <w:pPr>
              <w:rPr>
                <w:ins w:id="1702" w:author="Omar Cardona" w:date="2016-11-21T23:44:00Z"/>
                <w:rFonts w:ascii="Lucida Console" w:hAnsi="Lucida Console"/>
                <w:color w:val="000000" w:themeColor="text1"/>
                <w:sz w:val="12"/>
                <w:szCs w:val="12"/>
                <w:rPrChange w:id="1703" w:author="Omar Cardona" w:date="2016-11-21T23:44:00Z">
                  <w:rPr>
                    <w:ins w:id="1704" w:author="Omar Cardona" w:date="2016-11-21T23:44:00Z"/>
                    <w:rFonts w:ascii="Lucida Console" w:hAnsi="Lucida Console"/>
                    <w:color w:val="009900"/>
                    <w:sz w:val="12"/>
                    <w:szCs w:val="12"/>
                  </w:rPr>
                </w:rPrChange>
              </w:rPr>
            </w:pPr>
            <w:ins w:id="1705" w:author="Omar Cardona" w:date="2016-10-08T19:20:00Z">
              <w:r w:rsidRPr="009903E3">
                <w:rPr>
                  <w:rFonts w:ascii="Lucida Console" w:hAnsi="Lucida Console"/>
                  <w:color w:val="000000" w:themeColor="text1"/>
                  <w:sz w:val="12"/>
                  <w:szCs w:val="12"/>
                  <w:rPrChange w:id="1706" w:author="Omar Cardona" w:date="2016-11-21T23:44:00Z">
                    <w:rPr>
                      <w:rFonts w:ascii="Lucida Console" w:hAnsi="Lucida Console"/>
                      <w:color w:val="009900"/>
                      <w:sz w:val="12"/>
                      <w:szCs w:val="12"/>
                    </w:rPr>
                  </w:rPrChange>
                </w:rPr>
                <w:t xml:space="preserve"># Determine the </w:t>
              </w:r>
              <w:proofErr w:type="spellStart"/>
              <w:r w:rsidRPr="009903E3">
                <w:rPr>
                  <w:rFonts w:ascii="Lucida Console" w:hAnsi="Lucida Console"/>
                  <w:color w:val="000000" w:themeColor="text1"/>
                  <w:sz w:val="12"/>
                  <w:szCs w:val="12"/>
                  <w:rPrChange w:id="1707" w:author="Omar Cardona" w:date="2016-11-21T23:44:00Z">
                    <w:rPr>
                      <w:rFonts w:ascii="Lucida Console" w:hAnsi="Lucida Console"/>
                      <w:color w:val="009900"/>
                      <w:sz w:val="12"/>
                      <w:szCs w:val="12"/>
                    </w:rPr>
                  </w:rPrChange>
                </w:rPr>
                <w:t>ifIndex</w:t>
              </w:r>
              <w:proofErr w:type="spellEnd"/>
              <w:r w:rsidRPr="009903E3">
                <w:rPr>
                  <w:rFonts w:ascii="Lucida Console" w:hAnsi="Lucida Console"/>
                  <w:color w:val="000000" w:themeColor="text1"/>
                  <w:sz w:val="12"/>
                  <w:szCs w:val="12"/>
                  <w:rPrChange w:id="1708" w:author="Omar Cardona" w:date="2016-11-21T23:44:00Z">
                    <w:rPr>
                      <w:rFonts w:ascii="Lucida Console" w:hAnsi="Lucida Console"/>
                      <w:color w:val="009900"/>
                      <w:sz w:val="12"/>
                      <w:szCs w:val="12"/>
                    </w:rPr>
                  </w:rPrChange>
                </w:rPr>
                <w:t xml:space="preserve"> value of your target adapter:</w:t>
              </w:r>
            </w:ins>
          </w:p>
          <w:p w14:paraId="3D6B5169" w14:textId="77777777" w:rsidR="009903E3" w:rsidRDefault="009903E3" w:rsidP="00C80805">
            <w:pPr>
              <w:rPr>
                <w:ins w:id="1709" w:author="Omar Cardona" w:date="2016-10-08T19:20:00Z"/>
                <w:rFonts w:ascii="Lucida Console" w:hAnsi="Lucida Console"/>
                <w:color w:val="000000" w:themeColor="text1"/>
                <w:sz w:val="12"/>
                <w:szCs w:val="12"/>
              </w:rPr>
            </w:pPr>
          </w:p>
          <w:p w14:paraId="2B6A81C8" w14:textId="77777777" w:rsidR="00C80805" w:rsidRPr="003573CB" w:rsidRDefault="00C80805" w:rsidP="00C80805">
            <w:pPr>
              <w:rPr>
                <w:ins w:id="1710" w:author="Omar Cardona" w:date="2016-10-08T19:20:00Z"/>
                <w:rFonts w:ascii="Lucida Console" w:hAnsi="Lucida Console"/>
                <w:b/>
                <w:sz w:val="12"/>
                <w:szCs w:val="12"/>
              </w:rPr>
            </w:pPr>
            <w:ins w:id="1711" w:author="Omar Cardona" w:date="2016-10-08T19:20:00Z">
              <w:r w:rsidRPr="003573CB">
                <w:rPr>
                  <w:rFonts w:ascii="Lucida Console" w:hAnsi="Lucida Console"/>
                  <w:b/>
                  <w:sz w:val="12"/>
                  <w:szCs w:val="12"/>
                </w:rPr>
                <w:t>Get-</w:t>
              </w:r>
              <w:proofErr w:type="spellStart"/>
              <w:r w:rsidRPr="003573CB">
                <w:rPr>
                  <w:rFonts w:ascii="Lucida Console" w:hAnsi="Lucida Console"/>
                  <w:b/>
                  <w:sz w:val="12"/>
                  <w:szCs w:val="12"/>
                </w:rPr>
                <w:t>NetIPConfiguration</w:t>
              </w:r>
              <w:proofErr w:type="spellEnd"/>
              <w:r w:rsidRPr="003573CB">
                <w:rPr>
                  <w:rFonts w:ascii="Lucida Console" w:hAnsi="Lucida Console"/>
                  <w:b/>
                  <w:sz w:val="12"/>
                  <w:szCs w:val="12"/>
                </w:rPr>
                <w:t xml:space="preserve"> -</w:t>
              </w:r>
              <w:proofErr w:type="spellStart"/>
              <w:r w:rsidRPr="003573CB">
                <w:rPr>
                  <w:rFonts w:ascii="Lucida Console" w:hAnsi="Lucida Console"/>
                  <w:b/>
                  <w:sz w:val="12"/>
                  <w:szCs w:val="12"/>
                </w:rPr>
                <w:t>InterfaceAlias</w:t>
              </w:r>
              <w:proofErr w:type="spellEnd"/>
              <w:r w:rsidRPr="003573CB">
                <w:rPr>
                  <w:rFonts w:ascii="Lucida Console" w:hAnsi="Lucida Console"/>
                  <w:b/>
                  <w:sz w:val="12"/>
                  <w:szCs w:val="12"/>
                </w:rPr>
                <w:t xml:space="preserve"> "TEST*" | ft </w:t>
              </w:r>
              <w:proofErr w:type="gramStart"/>
              <w:r w:rsidRPr="003573CB">
                <w:rPr>
                  <w:rFonts w:ascii="Lucida Console" w:hAnsi="Lucida Console"/>
                  <w:b/>
                  <w:sz w:val="12"/>
                  <w:szCs w:val="12"/>
                </w:rPr>
                <w:t>InterfaceAlias,InterfaceIndex</w:t>
              </w:r>
              <w:proofErr w:type="gramEnd"/>
              <w:r w:rsidRPr="003573CB">
                <w:rPr>
                  <w:rFonts w:ascii="Lucida Console" w:hAnsi="Lucida Console"/>
                  <w:b/>
                  <w:sz w:val="12"/>
                  <w:szCs w:val="12"/>
                </w:rPr>
                <w:t>,IPv4Address</w:t>
              </w:r>
            </w:ins>
          </w:p>
          <w:p w14:paraId="3001A2D5" w14:textId="77777777" w:rsidR="00C80805" w:rsidRPr="003573CB" w:rsidRDefault="00C80805" w:rsidP="00C80805">
            <w:pPr>
              <w:rPr>
                <w:ins w:id="1712" w:author="Omar Cardona" w:date="2016-10-08T19:20:00Z"/>
                <w:rFonts w:ascii="Lucida Console" w:hAnsi="Lucida Console"/>
                <w:sz w:val="12"/>
                <w:szCs w:val="12"/>
              </w:rPr>
            </w:pPr>
          </w:p>
          <w:p w14:paraId="49D0A2AA" w14:textId="77777777" w:rsidR="00C80805" w:rsidRPr="003573CB" w:rsidRDefault="00C80805" w:rsidP="00C80805">
            <w:pPr>
              <w:rPr>
                <w:ins w:id="1713" w:author="Omar Cardona" w:date="2016-10-08T19:20:00Z"/>
                <w:rFonts w:ascii="Lucida Console" w:hAnsi="Lucida Console"/>
                <w:sz w:val="12"/>
                <w:szCs w:val="12"/>
              </w:rPr>
            </w:pPr>
            <w:proofErr w:type="spellStart"/>
            <w:ins w:id="1714" w:author="Omar Cardona" w:date="2016-10-08T19:20:00Z">
              <w:r w:rsidRPr="003573CB">
                <w:rPr>
                  <w:rFonts w:ascii="Lucida Console" w:hAnsi="Lucida Console"/>
                  <w:sz w:val="12"/>
                  <w:szCs w:val="12"/>
                </w:rPr>
                <w:t>InterfaceAlias</w:t>
              </w:r>
              <w:proofErr w:type="spellEnd"/>
              <w:r w:rsidRPr="003573CB">
                <w:rPr>
                  <w:rFonts w:ascii="Lucida Console" w:hAnsi="Lucida Console"/>
                  <w:sz w:val="12"/>
                  <w:szCs w:val="12"/>
                </w:rPr>
                <w:t xml:space="preserve"> </w:t>
              </w:r>
              <w:proofErr w:type="spellStart"/>
              <w:r w:rsidRPr="003573CB">
                <w:rPr>
                  <w:rFonts w:ascii="Lucida Console" w:hAnsi="Lucida Console"/>
                  <w:sz w:val="12"/>
                  <w:szCs w:val="12"/>
                </w:rPr>
                <w:t>InterfaceIndex</w:t>
              </w:r>
              <w:proofErr w:type="spellEnd"/>
              <w:r w:rsidRPr="003573CB">
                <w:rPr>
                  <w:rFonts w:ascii="Lucida Console" w:hAnsi="Lucida Console"/>
                  <w:sz w:val="12"/>
                  <w:szCs w:val="12"/>
                </w:rPr>
                <w:t xml:space="preserve"> IPv4Address</w:t>
              </w:r>
            </w:ins>
          </w:p>
          <w:p w14:paraId="63FD3311" w14:textId="77777777" w:rsidR="00C80805" w:rsidRPr="003573CB" w:rsidRDefault="00C80805" w:rsidP="00C80805">
            <w:pPr>
              <w:rPr>
                <w:ins w:id="1715" w:author="Omar Cardona" w:date="2016-10-08T19:20:00Z"/>
                <w:rFonts w:ascii="Lucida Console" w:hAnsi="Lucida Console"/>
                <w:sz w:val="12"/>
                <w:szCs w:val="12"/>
              </w:rPr>
            </w:pPr>
            <w:ins w:id="1716" w:author="Omar Cardona" w:date="2016-10-08T19:20:00Z">
              <w:r w:rsidRPr="003573CB">
                <w:rPr>
                  <w:rFonts w:ascii="Lucida Console" w:hAnsi="Lucida Console"/>
                  <w:sz w:val="12"/>
                  <w:szCs w:val="12"/>
                </w:rPr>
                <w:t>-------------- -------------- -----------</w:t>
              </w:r>
            </w:ins>
          </w:p>
          <w:p w14:paraId="039CEED1" w14:textId="77777777" w:rsidR="00C80805" w:rsidRPr="003573CB" w:rsidRDefault="00C80805" w:rsidP="00C80805">
            <w:pPr>
              <w:rPr>
                <w:ins w:id="1717" w:author="Omar Cardona" w:date="2016-10-08T19:20:00Z"/>
                <w:rFonts w:ascii="Lucida Console" w:hAnsi="Lucida Console"/>
                <w:sz w:val="12"/>
                <w:szCs w:val="12"/>
              </w:rPr>
            </w:pPr>
            <w:ins w:id="1718" w:author="Omar Cardona" w:date="2016-10-08T19:20:00Z">
              <w:r w:rsidRPr="003573CB">
                <w:rPr>
                  <w:rFonts w:ascii="Lucida Console" w:hAnsi="Lucida Console"/>
                  <w:sz w:val="12"/>
                  <w:szCs w:val="12"/>
                </w:rPr>
                <w:t xml:space="preserve">TEST-40G-1                 </w:t>
              </w:r>
              <w:r w:rsidRPr="00C80805">
                <w:rPr>
                  <w:rFonts w:ascii="Lucida Console" w:hAnsi="Lucida Console"/>
                  <w:sz w:val="12"/>
                  <w:szCs w:val="12"/>
                  <w:rPrChange w:id="1719" w:author="Omar Cardona" w:date="2016-10-08T19:20:00Z">
                    <w:rPr>
                      <w:rFonts w:ascii="Lucida Console" w:hAnsi="Lucida Console"/>
                      <w:sz w:val="12"/>
                      <w:szCs w:val="12"/>
                      <w:highlight w:val="yellow"/>
                    </w:rPr>
                  </w:rPrChange>
                </w:rPr>
                <w:t>14</w:t>
              </w:r>
              <w:r w:rsidRPr="003573CB">
                <w:rPr>
                  <w:rFonts w:ascii="Lucida Console" w:hAnsi="Lucida Console"/>
                  <w:sz w:val="12"/>
                  <w:szCs w:val="12"/>
                </w:rPr>
                <w:t xml:space="preserve"> {</w:t>
              </w:r>
              <w:r>
                <w:rPr>
                  <w:rFonts w:ascii="Lucida Console" w:hAnsi="Lucida Console"/>
                  <w:sz w:val="12"/>
                  <w:szCs w:val="12"/>
                </w:rPr>
                <w:t>192</w:t>
              </w:r>
              <w:r w:rsidRPr="003573CB">
                <w:rPr>
                  <w:rFonts w:ascii="Lucida Console" w:hAnsi="Lucida Console"/>
                  <w:sz w:val="12"/>
                  <w:szCs w:val="12"/>
                </w:rPr>
                <w:t>.</w:t>
              </w:r>
              <w:r>
                <w:rPr>
                  <w:rFonts w:ascii="Lucida Console" w:hAnsi="Lucida Console"/>
                  <w:sz w:val="12"/>
                  <w:szCs w:val="12"/>
                </w:rPr>
                <w:t>168</w:t>
              </w:r>
              <w:r w:rsidRPr="003573CB">
                <w:rPr>
                  <w:rFonts w:ascii="Lucida Console" w:hAnsi="Lucida Console"/>
                  <w:sz w:val="12"/>
                  <w:szCs w:val="12"/>
                </w:rPr>
                <w:t>.</w:t>
              </w:r>
              <w:r>
                <w:rPr>
                  <w:rFonts w:ascii="Lucida Console" w:hAnsi="Lucida Console"/>
                  <w:sz w:val="12"/>
                  <w:szCs w:val="12"/>
                </w:rPr>
                <w:t>1</w:t>
              </w:r>
              <w:r w:rsidRPr="003573CB">
                <w:rPr>
                  <w:rFonts w:ascii="Lucida Console" w:hAnsi="Lucida Console"/>
                  <w:sz w:val="12"/>
                  <w:szCs w:val="12"/>
                </w:rPr>
                <w:t>.</w:t>
              </w:r>
              <w:r>
                <w:rPr>
                  <w:rFonts w:ascii="Lucida Console" w:hAnsi="Lucida Console"/>
                  <w:sz w:val="12"/>
                  <w:szCs w:val="12"/>
                </w:rPr>
                <w:t>3</w:t>
              </w:r>
              <w:r w:rsidRPr="003573CB">
                <w:rPr>
                  <w:rFonts w:ascii="Lucida Console" w:hAnsi="Lucida Console"/>
                  <w:sz w:val="12"/>
                  <w:szCs w:val="12"/>
                </w:rPr>
                <w:t>}</w:t>
              </w:r>
            </w:ins>
          </w:p>
          <w:p w14:paraId="36828106" w14:textId="77777777" w:rsidR="00C80805" w:rsidRPr="00B957AD" w:rsidRDefault="00C80805" w:rsidP="00C80805">
            <w:pPr>
              <w:rPr>
                <w:ins w:id="1720" w:author="Omar Cardona" w:date="2016-10-08T19:20:00Z"/>
                <w:rFonts w:ascii="Lucida Console" w:hAnsi="Lucida Console"/>
                <w:color w:val="009900"/>
                <w:sz w:val="12"/>
                <w:szCs w:val="12"/>
              </w:rPr>
            </w:pPr>
            <w:ins w:id="1721" w:author="Omar Cardona" w:date="2016-10-08T19:20:00Z">
              <w:r>
                <w:rPr>
                  <w:rFonts w:ascii="Lucida Console" w:hAnsi="Lucida Console"/>
                  <w:sz w:val="12"/>
                  <w:szCs w:val="12"/>
                </w:rPr>
                <w:t xml:space="preserve">TEST-40G-2                 </w:t>
              </w:r>
              <w:r w:rsidRPr="00C80805">
                <w:rPr>
                  <w:rFonts w:ascii="Lucida Console" w:hAnsi="Lucida Console"/>
                  <w:sz w:val="12"/>
                  <w:szCs w:val="12"/>
                  <w:highlight w:val="yellow"/>
                  <w:rPrChange w:id="1722" w:author="Omar Cardona" w:date="2016-10-08T19:20:00Z">
                    <w:rPr>
                      <w:rFonts w:ascii="Lucida Console" w:hAnsi="Lucida Console"/>
                      <w:sz w:val="12"/>
                      <w:szCs w:val="12"/>
                    </w:rPr>
                  </w:rPrChange>
                </w:rPr>
                <w:t>13</w:t>
              </w:r>
              <w:r w:rsidRPr="003573CB">
                <w:rPr>
                  <w:rFonts w:ascii="Lucida Console" w:hAnsi="Lucida Console"/>
                  <w:sz w:val="12"/>
                  <w:szCs w:val="12"/>
                </w:rPr>
                <w:t xml:space="preserve"> {</w:t>
              </w:r>
              <w:r>
                <w:rPr>
                  <w:rFonts w:ascii="Lucida Console" w:hAnsi="Lucida Console"/>
                  <w:sz w:val="12"/>
                  <w:szCs w:val="12"/>
                </w:rPr>
                <w:t>192</w:t>
              </w:r>
              <w:r w:rsidRPr="003573CB">
                <w:rPr>
                  <w:rFonts w:ascii="Lucida Console" w:hAnsi="Lucida Console"/>
                  <w:sz w:val="12"/>
                  <w:szCs w:val="12"/>
                </w:rPr>
                <w:t>.</w:t>
              </w:r>
              <w:r>
                <w:rPr>
                  <w:rFonts w:ascii="Lucida Console" w:hAnsi="Lucida Console"/>
                  <w:sz w:val="12"/>
                  <w:szCs w:val="12"/>
                </w:rPr>
                <w:t>168</w:t>
              </w:r>
              <w:r w:rsidRPr="003573CB">
                <w:rPr>
                  <w:rFonts w:ascii="Lucida Console" w:hAnsi="Lucida Console"/>
                  <w:sz w:val="12"/>
                  <w:szCs w:val="12"/>
                </w:rPr>
                <w:t>.2.</w:t>
              </w:r>
              <w:r>
                <w:rPr>
                  <w:rFonts w:ascii="Lucida Console" w:hAnsi="Lucida Console"/>
                  <w:sz w:val="12"/>
                  <w:szCs w:val="12"/>
                </w:rPr>
                <w:t>3</w:t>
              </w:r>
              <w:r w:rsidRPr="003573CB">
                <w:rPr>
                  <w:rFonts w:ascii="Lucida Console" w:hAnsi="Lucida Console"/>
                  <w:sz w:val="12"/>
                  <w:szCs w:val="12"/>
                </w:rPr>
                <w:t>}</w:t>
              </w:r>
            </w:ins>
          </w:p>
          <w:p w14:paraId="54A52C42" w14:textId="755771C6" w:rsidR="00FD3502" w:rsidRPr="008E7D33" w:rsidDel="00C80805" w:rsidRDefault="00FD3502" w:rsidP="00FD3502">
            <w:pPr>
              <w:rPr>
                <w:del w:id="1723" w:author="Omar Cardona" w:date="2016-10-08T19:20:00Z"/>
                <w:rFonts w:ascii="Lucida Console" w:hAnsi="Lucida Console"/>
                <w:b/>
                <w:color w:val="000000" w:themeColor="text1"/>
                <w:sz w:val="12"/>
                <w:szCs w:val="12"/>
              </w:rPr>
            </w:pPr>
            <w:del w:id="1724" w:author="Omar Cardona" w:date="2016-10-08T19:20:00Z">
              <w:r w:rsidRPr="007A4C93" w:rsidDel="00C80805">
                <w:rPr>
                  <w:rFonts w:ascii="Lucida Console" w:hAnsi="Lucida Console"/>
                  <w:color w:val="000000" w:themeColor="text1"/>
                  <w:sz w:val="12"/>
                  <w:szCs w:val="12"/>
                </w:rPr>
                <w:delText>PS C:\</w:delText>
              </w:r>
              <w:r w:rsidR="008E7D33" w:rsidDel="00C80805">
                <w:rPr>
                  <w:rFonts w:ascii="Lucida Console" w:hAnsi="Lucida Console"/>
                  <w:color w:val="000000" w:themeColor="text1"/>
                  <w:sz w:val="12"/>
                  <w:szCs w:val="12"/>
                </w:rPr>
                <w:delText>TEST</w:delText>
              </w:r>
              <w:r w:rsidRPr="007A4C93" w:rsidDel="00C80805">
                <w:rPr>
                  <w:rFonts w:ascii="Lucida Console" w:hAnsi="Lucida Console"/>
                  <w:color w:val="000000" w:themeColor="text1"/>
                  <w:sz w:val="12"/>
                  <w:szCs w:val="12"/>
                </w:rPr>
                <w:delText xml:space="preserve">&gt; </w:delText>
              </w:r>
              <w:r w:rsidRPr="008E7D33" w:rsidDel="00C80805">
                <w:rPr>
                  <w:rFonts w:ascii="Lucida Console" w:hAnsi="Lucida Console"/>
                  <w:b/>
                  <w:color w:val="000000" w:themeColor="text1"/>
                  <w:sz w:val="12"/>
                  <w:szCs w:val="12"/>
                </w:rPr>
                <w:delText>Get-NetAdapter</w:delText>
              </w:r>
              <w:r w:rsidR="008E7D33" w:rsidRPr="008E7D33" w:rsidDel="00C80805">
                <w:rPr>
                  <w:rFonts w:ascii="Lucida Console" w:hAnsi="Lucida Console"/>
                  <w:b/>
                  <w:color w:val="000000" w:themeColor="text1"/>
                  <w:sz w:val="12"/>
                  <w:szCs w:val="12"/>
                </w:rPr>
                <w:delText xml:space="preserve"> -Name “Test-40G-2”</w:delText>
              </w:r>
            </w:del>
          </w:p>
          <w:p w14:paraId="5F9FBD1C" w14:textId="36B4A7C0" w:rsidR="00FD3502" w:rsidRPr="007A4C93" w:rsidDel="00C80805" w:rsidRDefault="00FD3502" w:rsidP="00FD3502">
            <w:pPr>
              <w:rPr>
                <w:del w:id="1725" w:author="Omar Cardona" w:date="2016-10-08T19:20:00Z"/>
                <w:rFonts w:ascii="Lucida Console" w:hAnsi="Lucida Console"/>
                <w:color w:val="000000" w:themeColor="text1"/>
                <w:sz w:val="12"/>
                <w:szCs w:val="12"/>
              </w:rPr>
            </w:pPr>
          </w:p>
          <w:p w14:paraId="0E26D2E9" w14:textId="4B943D1A" w:rsidR="00FD3502" w:rsidRPr="007A4C93" w:rsidDel="00C80805" w:rsidRDefault="00FD3502" w:rsidP="00FD3502">
            <w:pPr>
              <w:rPr>
                <w:del w:id="1726" w:author="Omar Cardona" w:date="2016-10-08T19:20:00Z"/>
                <w:rFonts w:ascii="Lucida Console" w:hAnsi="Lucida Console"/>
                <w:color w:val="000000" w:themeColor="text1"/>
                <w:sz w:val="12"/>
                <w:szCs w:val="12"/>
              </w:rPr>
            </w:pPr>
            <w:del w:id="1727" w:author="Omar Cardona" w:date="2016-10-08T19:20:00Z">
              <w:r w:rsidRPr="007A4C93" w:rsidDel="00C80805">
                <w:rPr>
                  <w:rFonts w:ascii="Lucida Console" w:hAnsi="Lucida Console"/>
                  <w:color w:val="000000" w:themeColor="text1"/>
                  <w:sz w:val="12"/>
                  <w:szCs w:val="12"/>
                </w:rPr>
                <w:delText>Name                      InterfaceDescription                    ifIndex Status       MacAddress             LinkSpeed</w:delText>
              </w:r>
            </w:del>
          </w:p>
          <w:p w14:paraId="0275F22A" w14:textId="387B241D" w:rsidR="00FD3502" w:rsidRPr="007A4C93" w:rsidDel="00C80805" w:rsidRDefault="00FD3502" w:rsidP="00FD3502">
            <w:pPr>
              <w:rPr>
                <w:del w:id="1728" w:author="Omar Cardona" w:date="2016-10-08T19:20:00Z"/>
                <w:rFonts w:ascii="Lucida Console" w:hAnsi="Lucida Console"/>
                <w:color w:val="000000" w:themeColor="text1"/>
                <w:sz w:val="12"/>
                <w:szCs w:val="12"/>
              </w:rPr>
            </w:pPr>
            <w:del w:id="1729" w:author="Omar Cardona" w:date="2016-10-08T19:20:00Z">
              <w:r w:rsidRPr="007A4C93" w:rsidDel="00C80805">
                <w:rPr>
                  <w:rFonts w:ascii="Lucida Console" w:hAnsi="Lucida Console"/>
                  <w:color w:val="000000" w:themeColor="text1"/>
                  <w:sz w:val="12"/>
                  <w:szCs w:val="12"/>
                </w:rPr>
                <w:delText>----                      --------------------                    ------- ------       ----------             ---------</w:delText>
              </w:r>
            </w:del>
          </w:p>
          <w:p w14:paraId="27590A5C" w14:textId="13C4E531" w:rsidR="00FD3502" w:rsidDel="00C80805" w:rsidRDefault="00FD3502" w:rsidP="00FD3502">
            <w:pPr>
              <w:rPr>
                <w:del w:id="1730" w:author="Omar Cardona" w:date="2016-10-08T19:20:00Z"/>
                <w:rFonts w:ascii="Lucida Console" w:hAnsi="Lucida Console"/>
                <w:color w:val="000000" w:themeColor="text1"/>
                <w:sz w:val="12"/>
                <w:szCs w:val="12"/>
              </w:rPr>
            </w:pPr>
            <w:del w:id="1731" w:author="Omar Cardona" w:date="2016-10-08T19:20:00Z">
              <w:r w:rsidRPr="007A4C93" w:rsidDel="00C80805">
                <w:rPr>
                  <w:rFonts w:ascii="Lucida Console" w:hAnsi="Lucida Console"/>
                  <w:color w:val="000000" w:themeColor="text1"/>
                  <w:sz w:val="12"/>
                  <w:szCs w:val="12"/>
                </w:rPr>
                <w:delText xml:space="preserve">TEST-40G-2                Mellanox ConnectX-3 Pro Ethernet A...#2      </w:delText>
              </w:r>
              <w:r w:rsidRPr="007A4C93" w:rsidDel="00C80805">
                <w:rPr>
                  <w:rFonts w:ascii="Lucida Console" w:hAnsi="Lucida Console"/>
                  <w:color w:val="000000" w:themeColor="text1"/>
                  <w:sz w:val="12"/>
                  <w:szCs w:val="12"/>
                  <w:highlight w:val="yellow"/>
                </w:rPr>
                <w:delText>13</w:delText>
              </w:r>
              <w:r w:rsidRPr="007A4C93" w:rsidDel="00C80805">
                <w:rPr>
                  <w:rFonts w:ascii="Lucida Console" w:hAnsi="Lucida Console"/>
                  <w:color w:val="000000" w:themeColor="text1"/>
                  <w:sz w:val="12"/>
                  <w:szCs w:val="12"/>
                </w:rPr>
                <w:delText xml:space="preserve"> Up           E4-1D-2D-07-40-70        40 Gbps</w:delText>
              </w:r>
            </w:del>
          </w:p>
          <w:p w14:paraId="562EE627" w14:textId="60404D45" w:rsidR="007A4C93" w:rsidRDefault="007A4C93" w:rsidP="00FD3502">
            <w:pPr>
              <w:rPr>
                <w:rFonts w:ascii="Lucida Console" w:hAnsi="Lucida Console"/>
                <w:color w:val="000000" w:themeColor="text1"/>
                <w:sz w:val="12"/>
                <w:szCs w:val="12"/>
              </w:rPr>
            </w:pPr>
          </w:p>
          <w:p w14:paraId="1DE12783" w14:textId="0B631BB7" w:rsidR="007A4C93" w:rsidRDefault="00C80805" w:rsidP="00FD3502">
            <w:pPr>
              <w:rPr>
                <w:rFonts w:ascii="Lucida Console" w:hAnsi="Lucida Console"/>
                <w:color w:val="000000" w:themeColor="text1"/>
                <w:sz w:val="12"/>
                <w:szCs w:val="12"/>
              </w:rPr>
            </w:pPr>
            <w:ins w:id="1732" w:author="Omar Cardona" w:date="2016-10-08T19:20:00Z">
              <w:r>
                <w:rPr>
                  <w:rFonts w:ascii="Lucida Console" w:hAnsi="Lucida Console"/>
                  <w:color w:val="000000" w:themeColor="text1"/>
                  <w:sz w:val="12"/>
                  <w:szCs w:val="12"/>
                </w:rPr>
                <w:t># See index v</w:t>
              </w:r>
            </w:ins>
          </w:p>
          <w:p w14:paraId="7E9194E6" w14:textId="77777777" w:rsidR="00FD3502" w:rsidRPr="007A4C93" w:rsidRDefault="00FD3502" w:rsidP="00FD3502">
            <w:pPr>
              <w:rPr>
                <w:rFonts w:ascii="Lucida Console" w:hAnsi="Lucida Console"/>
                <w:color w:val="000000" w:themeColor="text1"/>
                <w:sz w:val="12"/>
                <w:szCs w:val="12"/>
              </w:rPr>
            </w:pPr>
          </w:p>
          <w:p w14:paraId="50DDC323" w14:textId="218564FA" w:rsidR="007A4C93" w:rsidRPr="008E7D33" w:rsidRDefault="007A4C93" w:rsidP="007A4C93">
            <w:pPr>
              <w:rPr>
                <w:rFonts w:ascii="Lucida Console" w:hAnsi="Lucida Console"/>
                <w:b/>
                <w:color w:val="000000" w:themeColor="text1"/>
                <w:sz w:val="12"/>
                <w:szCs w:val="12"/>
              </w:rPr>
            </w:pPr>
            <w:del w:id="1733" w:author="Omar Cardona" w:date="2016-10-08T19:21:00Z">
              <w:r w:rsidRPr="007A4C93" w:rsidDel="00386721">
                <w:rPr>
                  <w:rFonts w:ascii="Lucida Console" w:hAnsi="Lucida Console"/>
                  <w:color w:val="000000" w:themeColor="text1"/>
                  <w:sz w:val="12"/>
                  <w:szCs w:val="12"/>
                </w:rPr>
                <w:delText xml:space="preserve">PS C:\TEST&gt; </w:delText>
              </w:r>
            </w:del>
            <w:r w:rsidRPr="008E7D33">
              <w:rPr>
                <w:rFonts w:ascii="Lucida Console" w:hAnsi="Lucida Console"/>
                <w:b/>
                <w:color w:val="000000" w:themeColor="text1"/>
                <w:sz w:val="12"/>
                <w:szCs w:val="12"/>
              </w:rPr>
              <w:t>C:\TEST\Test-RDMA.PS1 -</w:t>
            </w:r>
            <w:proofErr w:type="spellStart"/>
            <w:r w:rsidRPr="008E7D33">
              <w:rPr>
                <w:rFonts w:ascii="Lucida Console" w:hAnsi="Lucida Console"/>
                <w:b/>
                <w:color w:val="000000" w:themeColor="text1"/>
                <w:sz w:val="12"/>
                <w:szCs w:val="12"/>
              </w:rPr>
              <w:t>IfIndex</w:t>
            </w:r>
            <w:proofErr w:type="spellEnd"/>
            <w:r w:rsidRPr="008E7D33">
              <w:rPr>
                <w:rFonts w:ascii="Lucida Console" w:hAnsi="Lucida Console"/>
                <w:b/>
                <w:color w:val="000000" w:themeColor="text1"/>
                <w:sz w:val="12"/>
                <w:szCs w:val="12"/>
              </w:rPr>
              <w:t xml:space="preserve"> </w:t>
            </w:r>
            <w:r w:rsidRPr="008E7D33">
              <w:rPr>
                <w:rFonts w:ascii="Lucida Console" w:hAnsi="Lucida Console"/>
                <w:b/>
                <w:color w:val="000000" w:themeColor="text1"/>
                <w:sz w:val="12"/>
                <w:szCs w:val="12"/>
                <w:highlight w:val="yellow"/>
              </w:rPr>
              <w:t>13</w:t>
            </w:r>
            <w:r w:rsidRPr="008E7D33">
              <w:rPr>
                <w:rFonts w:ascii="Lucida Console" w:hAnsi="Lucida Console"/>
                <w:b/>
                <w:color w:val="000000" w:themeColor="text1"/>
                <w:sz w:val="12"/>
                <w:szCs w:val="12"/>
              </w:rPr>
              <w:t xml:space="preserve"> -</w:t>
            </w:r>
            <w:proofErr w:type="spellStart"/>
            <w:r w:rsidRPr="008E7D33">
              <w:rPr>
                <w:rFonts w:ascii="Lucida Console" w:hAnsi="Lucida Console"/>
                <w:b/>
                <w:color w:val="000000" w:themeColor="text1"/>
                <w:sz w:val="12"/>
                <w:szCs w:val="12"/>
              </w:rPr>
              <w:t>IsRoCE</w:t>
            </w:r>
            <w:proofErr w:type="spellEnd"/>
            <w:r w:rsidRPr="008E7D33">
              <w:rPr>
                <w:rFonts w:ascii="Lucida Console" w:hAnsi="Lucida Console"/>
                <w:b/>
                <w:color w:val="000000" w:themeColor="text1"/>
                <w:sz w:val="12"/>
                <w:szCs w:val="12"/>
              </w:rPr>
              <w:t xml:space="preserve"> $true -</w:t>
            </w:r>
            <w:proofErr w:type="spellStart"/>
            <w:r w:rsidRPr="008E7D33">
              <w:rPr>
                <w:rFonts w:ascii="Lucida Console" w:hAnsi="Lucida Console"/>
                <w:b/>
                <w:color w:val="000000" w:themeColor="text1"/>
                <w:sz w:val="12"/>
                <w:szCs w:val="12"/>
              </w:rPr>
              <w:t>RemoteIpAddress</w:t>
            </w:r>
            <w:proofErr w:type="spellEnd"/>
            <w:r w:rsidRPr="008E7D33">
              <w:rPr>
                <w:rFonts w:ascii="Lucida Console" w:hAnsi="Lucida Console"/>
                <w:b/>
                <w:color w:val="000000" w:themeColor="text1"/>
                <w:sz w:val="12"/>
                <w:szCs w:val="12"/>
              </w:rPr>
              <w:t xml:space="preserve"> 192.168.</w:t>
            </w:r>
            <w:r w:rsidRPr="008E7D33">
              <w:rPr>
                <w:rFonts w:ascii="Lucida Console" w:hAnsi="Lucida Console"/>
                <w:b/>
                <w:color w:val="000000" w:themeColor="text1"/>
                <w:sz w:val="12"/>
                <w:szCs w:val="12"/>
                <w:highlight w:val="yellow"/>
              </w:rPr>
              <w:t>2</w:t>
            </w:r>
            <w:r w:rsidRPr="008E7D33">
              <w:rPr>
                <w:rFonts w:ascii="Lucida Console" w:hAnsi="Lucida Console"/>
                <w:b/>
                <w:color w:val="000000" w:themeColor="text1"/>
                <w:sz w:val="12"/>
                <w:szCs w:val="12"/>
              </w:rPr>
              <w:t>.5 -</w:t>
            </w:r>
            <w:proofErr w:type="spellStart"/>
            <w:r w:rsidRPr="008E7D33">
              <w:rPr>
                <w:rFonts w:ascii="Lucida Console" w:hAnsi="Lucida Console"/>
                <w:b/>
                <w:color w:val="000000" w:themeColor="text1"/>
                <w:sz w:val="12"/>
                <w:szCs w:val="12"/>
              </w:rPr>
              <w:t>PathToDiskspd</w:t>
            </w:r>
            <w:proofErr w:type="spellEnd"/>
            <w:r w:rsidRPr="008E7D33">
              <w:rPr>
                <w:rFonts w:ascii="Lucida Console" w:hAnsi="Lucida Console"/>
                <w:b/>
                <w:color w:val="000000" w:themeColor="text1"/>
                <w:sz w:val="12"/>
                <w:szCs w:val="12"/>
              </w:rPr>
              <w:t xml:space="preserve"> C:\TEST\Diskspd-v2.0.17\amd64fre\</w:t>
            </w:r>
          </w:p>
          <w:p w14:paraId="6693F9BE"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Diskspd.exe found at C:\TEST\Diskspd-v2.0.17\amd64fre\\diskspd.exe</w:t>
            </w:r>
          </w:p>
          <w:p w14:paraId="55E0DAAB"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The adapter TEST-40G-2 is a physical adapter</w:t>
            </w:r>
          </w:p>
          <w:p w14:paraId="2E31BA7F"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Underlying adapter is RoCE. Checking if QoS/DCB/PFC is configured on each physical adapter(s)</w:t>
            </w:r>
          </w:p>
          <w:p w14:paraId="44CC74F3"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QoS/DCB/PFC configuration is correct.</w:t>
            </w:r>
          </w:p>
          <w:p w14:paraId="72AF6DCF"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RDMA configuration is correct.</w:t>
            </w:r>
          </w:p>
          <w:p w14:paraId="4F148EBE"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Checking if remote IP address, 192.168.2.5, is reachable.</w:t>
            </w:r>
          </w:p>
          <w:p w14:paraId="62B4E244"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Remote IP 192.168.2.5 is reachable.</w:t>
            </w:r>
          </w:p>
          <w:p w14:paraId="50594356"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Disabling RDMA on adapters that are not part of this test. RDMA will be enabled on them later.</w:t>
            </w:r>
          </w:p>
          <w:p w14:paraId="0B792505"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Testing RDMA traffic now for. Traffic will be sent in a parallel job. Job details:</w:t>
            </w:r>
          </w:p>
          <w:p w14:paraId="418DDE13"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0 RDMA bytes written per second</w:t>
            </w:r>
          </w:p>
          <w:p w14:paraId="7A8D4DA6"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0 RDMA bytes sent per second</w:t>
            </w:r>
          </w:p>
          <w:p w14:paraId="19E8D5D7"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541185606 RDMA bytes written per second</w:t>
            </w:r>
          </w:p>
          <w:p w14:paraId="14604863"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34821478 RDMA bytes sent per second</w:t>
            </w:r>
          </w:p>
          <w:p w14:paraId="4CC5C90B"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954717307 RDMA bytes written per second</w:t>
            </w:r>
          </w:p>
          <w:p w14:paraId="5ABE84FC"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35040816 RDMA bytes sent per second</w:t>
            </w:r>
          </w:p>
          <w:p w14:paraId="47FB1169"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Enabling RDMA on adapters that are not part of this test. RDMA was disabled on them prior to sending RDMA traffic.</w:t>
            </w:r>
          </w:p>
          <w:p w14:paraId="6BE5A1EE" w14:textId="77777777" w:rsidR="00FD3502" w:rsidRPr="00B957AD" w:rsidRDefault="007A4C93" w:rsidP="007A4C93">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192.168.2.5</w:t>
            </w:r>
          </w:p>
          <w:p w14:paraId="5A2C42A1" w14:textId="4F5ADD39" w:rsidR="008E7D33" w:rsidRPr="007A4C93" w:rsidRDefault="008E7D33" w:rsidP="007A4C93">
            <w:pPr>
              <w:rPr>
                <w:rFonts w:ascii="Lucida Console" w:hAnsi="Lucida Console"/>
                <w:color w:val="000000" w:themeColor="text1"/>
                <w:sz w:val="12"/>
                <w:szCs w:val="12"/>
              </w:rPr>
            </w:pPr>
          </w:p>
        </w:tc>
      </w:tr>
    </w:tbl>
    <w:p w14:paraId="434F7BF3" w14:textId="77777777" w:rsidR="005104FB" w:rsidRPr="007A4C93" w:rsidRDefault="005104FB">
      <w:pPr>
        <w:rPr>
          <w:rFonts w:ascii="Lucida Console" w:hAnsi="Lucida Console"/>
          <w:sz w:val="12"/>
          <w:szCs w:val="12"/>
        </w:rPr>
      </w:pPr>
      <w:r w:rsidRPr="007A4C93">
        <w:rPr>
          <w:rFonts w:ascii="Lucida Console" w:hAnsi="Lucida Console"/>
          <w:sz w:val="12"/>
          <w:szCs w:val="12"/>
        </w:rPr>
        <w:br w:type="page"/>
      </w:r>
    </w:p>
    <w:tbl>
      <w:tblPr>
        <w:tblStyle w:val="TableGrid"/>
        <w:tblW w:w="0" w:type="auto"/>
        <w:tblLook w:val="04A0" w:firstRow="1" w:lastRow="0" w:firstColumn="1" w:lastColumn="0" w:noHBand="0" w:noVBand="1"/>
        <w:tblPrChange w:id="1734" w:author="Omar Cardona" w:date="2016-10-08T21:57:00Z">
          <w:tblPr>
            <w:tblStyle w:val="TableGrid"/>
            <w:tblW w:w="0" w:type="auto"/>
            <w:tblLook w:val="04A0" w:firstRow="1" w:lastRow="0" w:firstColumn="1" w:lastColumn="0" w:noHBand="0" w:noVBand="1"/>
          </w:tblPr>
        </w:tblPrChange>
      </w:tblPr>
      <w:tblGrid>
        <w:gridCol w:w="289"/>
        <w:gridCol w:w="269"/>
        <w:gridCol w:w="270"/>
        <w:gridCol w:w="9962"/>
        <w:tblGridChange w:id="1735">
          <w:tblGrid>
            <w:gridCol w:w="289"/>
            <w:gridCol w:w="269"/>
            <w:gridCol w:w="270"/>
            <w:gridCol w:w="9962"/>
          </w:tblGrid>
        </w:tblGridChange>
      </w:tblGrid>
      <w:tr w:rsidR="00652CF8" w:rsidRPr="007A4C93" w14:paraId="63C5E194" w14:textId="77777777" w:rsidTr="00DD78A0">
        <w:tc>
          <w:tcPr>
            <w:tcW w:w="289" w:type="dxa"/>
            <w:shd w:val="clear" w:color="auto" w:fill="D9D9D9" w:themeFill="background1" w:themeFillShade="D9"/>
            <w:tcPrChange w:id="1736" w:author="Omar Cardona" w:date="2016-10-08T21:57:00Z">
              <w:tcPr>
                <w:tcW w:w="265" w:type="dxa"/>
                <w:shd w:val="clear" w:color="auto" w:fill="D9D9D9" w:themeFill="background1" w:themeFillShade="D9"/>
              </w:tcPr>
            </w:tcPrChange>
          </w:tcPr>
          <w:p w14:paraId="2F600740" w14:textId="435F8A75" w:rsidR="00652CF8" w:rsidRPr="000F16D6" w:rsidRDefault="00652CF8" w:rsidP="00294D47">
            <w:pPr>
              <w:rPr>
                <w:rFonts w:ascii="Lucida Console" w:hAnsi="Lucida Console"/>
                <w:b/>
                <w:sz w:val="12"/>
                <w:szCs w:val="12"/>
                <w:rPrChange w:id="1737" w:author="Omar Cardona" w:date="2016-10-08T21:55:00Z">
                  <w:rPr>
                    <w:rFonts w:ascii="Lucida Console" w:hAnsi="Lucida Console"/>
                    <w:sz w:val="12"/>
                    <w:szCs w:val="12"/>
                  </w:rPr>
                </w:rPrChange>
              </w:rPr>
            </w:pPr>
          </w:p>
        </w:tc>
        <w:tc>
          <w:tcPr>
            <w:tcW w:w="269" w:type="dxa"/>
            <w:shd w:val="clear" w:color="auto" w:fill="D9D9D9" w:themeFill="background1" w:themeFillShade="D9"/>
            <w:tcPrChange w:id="1738" w:author="Omar Cardona" w:date="2016-10-08T21:57:00Z">
              <w:tcPr>
                <w:tcW w:w="270" w:type="dxa"/>
                <w:shd w:val="clear" w:color="auto" w:fill="D9D9D9" w:themeFill="background1" w:themeFillShade="D9"/>
              </w:tcPr>
            </w:tcPrChange>
          </w:tcPr>
          <w:p w14:paraId="1202DF18" w14:textId="77777777" w:rsidR="00652CF8" w:rsidRPr="007A4C93" w:rsidRDefault="00652CF8" w:rsidP="00294D47">
            <w:pPr>
              <w:rPr>
                <w:rFonts w:ascii="Lucida Console" w:hAnsi="Lucida Console"/>
                <w:sz w:val="12"/>
                <w:szCs w:val="12"/>
              </w:rPr>
            </w:pPr>
          </w:p>
        </w:tc>
        <w:tc>
          <w:tcPr>
            <w:tcW w:w="270" w:type="dxa"/>
            <w:shd w:val="clear" w:color="auto" w:fill="D9D9D9" w:themeFill="background1" w:themeFillShade="D9"/>
            <w:tcPrChange w:id="1739" w:author="Omar Cardona" w:date="2016-10-08T21:57:00Z">
              <w:tcPr>
                <w:tcW w:w="270" w:type="dxa"/>
                <w:shd w:val="clear" w:color="auto" w:fill="D9D9D9" w:themeFill="background1" w:themeFillShade="D9"/>
              </w:tcPr>
            </w:tcPrChange>
          </w:tcPr>
          <w:p w14:paraId="13356214" w14:textId="77777777" w:rsidR="00652CF8" w:rsidRPr="007A4C93" w:rsidRDefault="00652CF8" w:rsidP="00294D47">
            <w:pPr>
              <w:rPr>
                <w:rFonts w:ascii="Lucida Console" w:hAnsi="Lucida Console"/>
                <w:sz w:val="12"/>
                <w:szCs w:val="12"/>
              </w:rPr>
            </w:pPr>
          </w:p>
        </w:tc>
        <w:tc>
          <w:tcPr>
            <w:tcW w:w="9962" w:type="dxa"/>
            <w:shd w:val="clear" w:color="auto" w:fill="D9D9D9" w:themeFill="background1" w:themeFillShade="D9"/>
            <w:tcPrChange w:id="1740" w:author="Omar Cardona" w:date="2016-10-08T21:57:00Z">
              <w:tcPr>
                <w:tcW w:w="9985" w:type="dxa"/>
                <w:shd w:val="clear" w:color="auto" w:fill="D9D9D9" w:themeFill="background1" w:themeFillShade="D9"/>
              </w:tcPr>
            </w:tcPrChange>
          </w:tcPr>
          <w:p w14:paraId="02006240" w14:textId="50DAB3DC" w:rsidR="00652CF8" w:rsidRPr="007A4C93" w:rsidRDefault="000F16D6" w:rsidP="00294D47">
            <w:pPr>
              <w:rPr>
                <w:rFonts w:ascii="Lucida Console" w:hAnsi="Lucida Console"/>
                <w:b/>
                <w:sz w:val="12"/>
                <w:szCs w:val="12"/>
              </w:rPr>
            </w:pPr>
            <w:ins w:id="1741" w:author="Omar Cardona" w:date="2016-10-08T21:54:00Z">
              <w:r>
                <w:rPr>
                  <w:rFonts w:ascii="Lucida Console" w:hAnsi="Lucida Console"/>
                  <w:b/>
                  <w:sz w:val="12"/>
                  <w:szCs w:val="12"/>
                </w:rPr>
                <w:t xml:space="preserve">6.0 </w:t>
              </w:r>
            </w:ins>
            <w:r w:rsidR="00B77E2B">
              <w:rPr>
                <w:rFonts w:ascii="Lucida Console" w:hAnsi="Lucida Console"/>
                <w:b/>
                <w:sz w:val="12"/>
                <w:szCs w:val="12"/>
              </w:rPr>
              <w:t>vSwitch Creation</w:t>
            </w:r>
          </w:p>
        </w:tc>
      </w:tr>
      <w:tr w:rsidR="00652CF8" w:rsidRPr="007A4C93" w:rsidDel="00DD78A0" w14:paraId="53B56140" w14:textId="5192E212" w:rsidTr="00DD78A0">
        <w:trPr>
          <w:del w:id="1742" w:author="Omar Cardona" w:date="2016-10-08T21:57:00Z"/>
        </w:trPr>
        <w:tc>
          <w:tcPr>
            <w:tcW w:w="289" w:type="dxa"/>
            <w:shd w:val="clear" w:color="auto" w:fill="D9D9D9" w:themeFill="background1" w:themeFillShade="D9"/>
            <w:tcPrChange w:id="1743" w:author="Omar Cardona" w:date="2016-10-08T21:57:00Z">
              <w:tcPr>
                <w:tcW w:w="265" w:type="dxa"/>
                <w:shd w:val="clear" w:color="auto" w:fill="D9D9D9" w:themeFill="background1" w:themeFillShade="D9"/>
              </w:tcPr>
            </w:tcPrChange>
          </w:tcPr>
          <w:p w14:paraId="396BCAAD" w14:textId="622DE897" w:rsidR="00652CF8" w:rsidRPr="000F16D6" w:rsidDel="00DD78A0" w:rsidRDefault="00652CF8" w:rsidP="00294D47">
            <w:pPr>
              <w:rPr>
                <w:del w:id="1744" w:author="Omar Cardona" w:date="2016-10-08T21:57:00Z"/>
                <w:rFonts w:ascii="Lucida Console" w:hAnsi="Lucida Console"/>
                <w:b/>
                <w:sz w:val="12"/>
                <w:szCs w:val="12"/>
                <w:rPrChange w:id="1745" w:author="Omar Cardona" w:date="2016-10-08T21:55:00Z">
                  <w:rPr>
                    <w:del w:id="1746" w:author="Omar Cardona" w:date="2016-10-08T21:57:00Z"/>
                    <w:rFonts w:ascii="Lucida Console" w:hAnsi="Lucida Console"/>
                    <w:sz w:val="12"/>
                    <w:szCs w:val="12"/>
                  </w:rPr>
                </w:rPrChange>
              </w:rPr>
            </w:pPr>
          </w:p>
        </w:tc>
        <w:tc>
          <w:tcPr>
            <w:tcW w:w="269" w:type="dxa"/>
            <w:shd w:val="clear" w:color="auto" w:fill="D9D9D9" w:themeFill="background1" w:themeFillShade="D9"/>
            <w:tcPrChange w:id="1747" w:author="Omar Cardona" w:date="2016-10-08T21:57:00Z">
              <w:tcPr>
                <w:tcW w:w="270" w:type="dxa"/>
                <w:shd w:val="clear" w:color="auto" w:fill="D9D9D9" w:themeFill="background1" w:themeFillShade="D9"/>
              </w:tcPr>
            </w:tcPrChange>
          </w:tcPr>
          <w:p w14:paraId="774B2C81" w14:textId="1640DDAC" w:rsidR="00652CF8" w:rsidRPr="007A4C93" w:rsidDel="00DD78A0" w:rsidRDefault="00652CF8" w:rsidP="00294D47">
            <w:pPr>
              <w:rPr>
                <w:del w:id="1748" w:author="Omar Cardona" w:date="2016-10-08T21:57:00Z"/>
                <w:rFonts w:ascii="Lucida Console" w:hAnsi="Lucida Console"/>
                <w:sz w:val="12"/>
                <w:szCs w:val="12"/>
              </w:rPr>
            </w:pPr>
          </w:p>
        </w:tc>
        <w:tc>
          <w:tcPr>
            <w:tcW w:w="270" w:type="dxa"/>
            <w:shd w:val="clear" w:color="auto" w:fill="D9D9D9" w:themeFill="background1" w:themeFillShade="D9"/>
            <w:tcPrChange w:id="1749" w:author="Omar Cardona" w:date="2016-10-08T21:57:00Z">
              <w:tcPr>
                <w:tcW w:w="270" w:type="dxa"/>
                <w:shd w:val="clear" w:color="auto" w:fill="D9D9D9" w:themeFill="background1" w:themeFillShade="D9"/>
              </w:tcPr>
            </w:tcPrChange>
          </w:tcPr>
          <w:p w14:paraId="19F75304" w14:textId="5184C9C7" w:rsidR="00652CF8" w:rsidRPr="007A4C93" w:rsidDel="00DD78A0" w:rsidRDefault="00652CF8" w:rsidP="00294D47">
            <w:pPr>
              <w:rPr>
                <w:del w:id="1750" w:author="Omar Cardona" w:date="2016-10-08T21:57:00Z"/>
                <w:rFonts w:ascii="Lucida Console" w:hAnsi="Lucida Console"/>
                <w:sz w:val="12"/>
                <w:szCs w:val="12"/>
              </w:rPr>
            </w:pPr>
          </w:p>
        </w:tc>
        <w:tc>
          <w:tcPr>
            <w:tcW w:w="9962" w:type="dxa"/>
            <w:shd w:val="clear" w:color="auto" w:fill="D9D9D9" w:themeFill="background1" w:themeFillShade="D9"/>
            <w:tcPrChange w:id="1751" w:author="Omar Cardona" w:date="2016-10-08T21:57:00Z">
              <w:tcPr>
                <w:tcW w:w="9985" w:type="dxa"/>
                <w:shd w:val="clear" w:color="auto" w:fill="D9D9D9" w:themeFill="background1" w:themeFillShade="D9"/>
              </w:tcPr>
            </w:tcPrChange>
          </w:tcPr>
          <w:p w14:paraId="4038878F" w14:textId="6E3DBD45" w:rsidR="00652CF8" w:rsidRPr="007A4C93" w:rsidDel="00DD78A0" w:rsidRDefault="00652CF8" w:rsidP="00294D47">
            <w:pPr>
              <w:rPr>
                <w:del w:id="1752" w:author="Omar Cardona" w:date="2016-10-08T21:57:00Z"/>
                <w:rFonts w:ascii="Lucida Console" w:hAnsi="Lucida Console"/>
                <w:sz w:val="12"/>
                <w:szCs w:val="12"/>
              </w:rPr>
            </w:pPr>
          </w:p>
        </w:tc>
      </w:tr>
      <w:tr w:rsidR="00301716" w:rsidRPr="007A4C93" w14:paraId="34A43C38" w14:textId="77777777" w:rsidTr="00DD78A0">
        <w:tc>
          <w:tcPr>
            <w:tcW w:w="289" w:type="dxa"/>
            <w:shd w:val="clear" w:color="auto" w:fill="auto"/>
            <w:tcPrChange w:id="1753" w:author="Omar Cardona" w:date="2016-10-08T21:57:00Z">
              <w:tcPr>
                <w:tcW w:w="265" w:type="dxa"/>
                <w:shd w:val="clear" w:color="auto" w:fill="auto"/>
              </w:tcPr>
            </w:tcPrChange>
          </w:tcPr>
          <w:p w14:paraId="4679EF43" w14:textId="7132E293" w:rsidR="00301716" w:rsidRPr="000F16D6" w:rsidRDefault="000F16D6" w:rsidP="00294D47">
            <w:pPr>
              <w:rPr>
                <w:rFonts w:ascii="Lucida Console" w:hAnsi="Lucida Console"/>
                <w:b/>
                <w:sz w:val="12"/>
                <w:szCs w:val="12"/>
                <w:rPrChange w:id="1754" w:author="Omar Cardona" w:date="2016-10-08T21:55:00Z">
                  <w:rPr>
                    <w:rFonts w:ascii="Lucida Console" w:hAnsi="Lucida Console"/>
                    <w:sz w:val="12"/>
                    <w:szCs w:val="12"/>
                  </w:rPr>
                </w:rPrChange>
              </w:rPr>
            </w:pPr>
            <w:ins w:id="1755" w:author="Omar Cardona" w:date="2016-10-08T21:54:00Z">
              <w:r w:rsidRPr="000F16D6">
                <w:rPr>
                  <w:rFonts w:ascii="Lucida Console" w:hAnsi="Lucida Console"/>
                  <w:b/>
                  <w:sz w:val="12"/>
                  <w:szCs w:val="12"/>
                  <w:rPrChange w:id="1756" w:author="Omar Cardona" w:date="2016-10-08T21:55:00Z">
                    <w:rPr>
                      <w:rFonts w:ascii="Lucida Console" w:hAnsi="Lucida Console"/>
                      <w:sz w:val="12"/>
                      <w:szCs w:val="12"/>
                    </w:rPr>
                  </w:rPrChange>
                </w:rPr>
                <w:t>1</w:t>
              </w:r>
            </w:ins>
          </w:p>
        </w:tc>
        <w:tc>
          <w:tcPr>
            <w:tcW w:w="269" w:type="dxa"/>
            <w:shd w:val="clear" w:color="auto" w:fill="92D050"/>
            <w:tcPrChange w:id="1757" w:author="Omar Cardona" w:date="2016-10-08T21:57:00Z">
              <w:tcPr>
                <w:tcW w:w="270" w:type="dxa"/>
                <w:shd w:val="clear" w:color="auto" w:fill="92D050"/>
              </w:tcPr>
            </w:tcPrChange>
          </w:tcPr>
          <w:p w14:paraId="4EDCAA24" w14:textId="77777777" w:rsidR="00301716" w:rsidRPr="007A4C93" w:rsidRDefault="00301716" w:rsidP="00294D47">
            <w:pPr>
              <w:rPr>
                <w:rFonts w:ascii="Lucida Console" w:hAnsi="Lucida Console"/>
                <w:sz w:val="12"/>
                <w:szCs w:val="12"/>
              </w:rPr>
            </w:pPr>
          </w:p>
        </w:tc>
        <w:tc>
          <w:tcPr>
            <w:tcW w:w="270" w:type="dxa"/>
            <w:shd w:val="clear" w:color="auto" w:fill="auto"/>
            <w:tcPrChange w:id="1758" w:author="Omar Cardona" w:date="2016-10-08T21:57:00Z">
              <w:tcPr>
                <w:tcW w:w="270" w:type="dxa"/>
                <w:shd w:val="clear" w:color="auto" w:fill="auto"/>
              </w:tcPr>
            </w:tcPrChange>
          </w:tcPr>
          <w:p w14:paraId="027807E4" w14:textId="77777777" w:rsidR="00301716" w:rsidRPr="007A4C93" w:rsidRDefault="00301716" w:rsidP="00294D47">
            <w:pPr>
              <w:rPr>
                <w:rFonts w:ascii="Lucida Console" w:hAnsi="Lucida Console"/>
                <w:sz w:val="12"/>
                <w:szCs w:val="12"/>
              </w:rPr>
            </w:pPr>
          </w:p>
        </w:tc>
        <w:tc>
          <w:tcPr>
            <w:tcW w:w="9962" w:type="dxa"/>
            <w:shd w:val="clear" w:color="auto" w:fill="auto"/>
            <w:tcPrChange w:id="1759" w:author="Omar Cardona" w:date="2016-10-08T21:57:00Z">
              <w:tcPr>
                <w:tcW w:w="9985" w:type="dxa"/>
                <w:shd w:val="clear" w:color="auto" w:fill="auto"/>
              </w:tcPr>
            </w:tcPrChange>
          </w:tcPr>
          <w:p w14:paraId="51D35D04" w14:textId="5A70FB40" w:rsidR="00301716" w:rsidRPr="007A4C93" w:rsidRDefault="00473F6E" w:rsidP="00294D47">
            <w:pPr>
              <w:rPr>
                <w:rFonts w:ascii="Lucida Console" w:hAnsi="Lucida Console"/>
                <w:sz w:val="12"/>
                <w:szCs w:val="12"/>
              </w:rPr>
            </w:pPr>
            <w:r>
              <w:rPr>
                <w:noProof/>
              </w:rPr>
              <w:drawing>
                <wp:inline distT="0" distB="0" distL="0" distR="0" wp14:anchorId="3B63A808" wp14:editId="671D96A5">
                  <wp:extent cx="2977230" cy="1661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2285" cy="1681023"/>
                          </a:xfrm>
                          <a:prstGeom prst="rect">
                            <a:avLst/>
                          </a:prstGeom>
                        </pic:spPr>
                      </pic:pic>
                    </a:graphicData>
                  </a:graphic>
                </wp:inline>
              </w:drawing>
            </w:r>
          </w:p>
        </w:tc>
      </w:tr>
      <w:tr w:rsidR="00136338" w:rsidRPr="007A4C93" w14:paraId="7C2CD293" w14:textId="77777777" w:rsidTr="00DD78A0">
        <w:tc>
          <w:tcPr>
            <w:tcW w:w="289" w:type="dxa"/>
            <w:tcPrChange w:id="1760" w:author="Omar Cardona" w:date="2016-10-08T21:57:00Z">
              <w:tcPr>
                <w:tcW w:w="265" w:type="dxa"/>
              </w:tcPr>
            </w:tcPrChange>
          </w:tcPr>
          <w:p w14:paraId="7060A818" w14:textId="482B1192" w:rsidR="00136338" w:rsidRPr="000F16D6" w:rsidRDefault="000F16D6" w:rsidP="00294D47">
            <w:pPr>
              <w:rPr>
                <w:rFonts w:ascii="Lucida Console" w:hAnsi="Lucida Console"/>
                <w:b/>
                <w:sz w:val="12"/>
                <w:szCs w:val="12"/>
                <w:rPrChange w:id="1761" w:author="Omar Cardona" w:date="2016-10-08T21:55:00Z">
                  <w:rPr>
                    <w:rFonts w:ascii="Lucida Console" w:hAnsi="Lucida Console"/>
                    <w:sz w:val="12"/>
                    <w:szCs w:val="12"/>
                  </w:rPr>
                </w:rPrChange>
              </w:rPr>
            </w:pPr>
            <w:ins w:id="1762" w:author="Omar Cardona" w:date="2016-10-08T21:54:00Z">
              <w:r w:rsidRPr="000F16D6">
                <w:rPr>
                  <w:rFonts w:ascii="Lucida Console" w:hAnsi="Lucida Console"/>
                  <w:b/>
                  <w:sz w:val="12"/>
                  <w:szCs w:val="12"/>
                  <w:rPrChange w:id="1763" w:author="Omar Cardona" w:date="2016-10-08T21:55:00Z">
                    <w:rPr>
                      <w:rFonts w:ascii="Lucida Console" w:hAnsi="Lucida Console"/>
                      <w:sz w:val="12"/>
                      <w:szCs w:val="12"/>
                    </w:rPr>
                  </w:rPrChange>
                </w:rPr>
                <w:t>2</w:t>
              </w:r>
            </w:ins>
          </w:p>
        </w:tc>
        <w:tc>
          <w:tcPr>
            <w:tcW w:w="269" w:type="dxa"/>
            <w:shd w:val="clear" w:color="auto" w:fill="92D050"/>
            <w:tcPrChange w:id="1764" w:author="Omar Cardona" w:date="2016-10-08T21:57:00Z">
              <w:tcPr>
                <w:tcW w:w="270" w:type="dxa"/>
                <w:shd w:val="clear" w:color="auto" w:fill="92D050"/>
              </w:tcPr>
            </w:tcPrChange>
          </w:tcPr>
          <w:p w14:paraId="471D8460" w14:textId="77777777" w:rsidR="00136338" w:rsidRPr="007A4C93" w:rsidRDefault="00136338" w:rsidP="00294D47">
            <w:pPr>
              <w:rPr>
                <w:rFonts w:ascii="Lucida Console" w:hAnsi="Lucida Console"/>
                <w:sz w:val="12"/>
                <w:szCs w:val="12"/>
              </w:rPr>
            </w:pPr>
          </w:p>
        </w:tc>
        <w:tc>
          <w:tcPr>
            <w:tcW w:w="270" w:type="dxa"/>
            <w:tcPrChange w:id="1765" w:author="Omar Cardona" w:date="2016-10-08T21:57:00Z">
              <w:tcPr>
                <w:tcW w:w="270" w:type="dxa"/>
              </w:tcPr>
            </w:tcPrChange>
          </w:tcPr>
          <w:p w14:paraId="526C20D4" w14:textId="77777777" w:rsidR="00136338" w:rsidRPr="007A4C93" w:rsidRDefault="00136338" w:rsidP="00294D47">
            <w:pPr>
              <w:rPr>
                <w:rFonts w:ascii="Lucida Console" w:hAnsi="Lucida Console"/>
                <w:sz w:val="12"/>
                <w:szCs w:val="12"/>
              </w:rPr>
            </w:pPr>
          </w:p>
        </w:tc>
        <w:tc>
          <w:tcPr>
            <w:tcW w:w="9962" w:type="dxa"/>
            <w:tcPrChange w:id="1766" w:author="Omar Cardona" w:date="2016-10-08T21:57:00Z">
              <w:tcPr>
                <w:tcW w:w="9985" w:type="dxa"/>
              </w:tcPr>
            </w:tcPrChange>
          </w:tcPr>
          <w:p w14:paraId="3E9A88D4" w14:textId="77777777" w:rsidR="00761890" w:rsidRPr="00B957AD" w:rsidRDefault="00761890" w:rsidP="00136338">
            <w:pPr>
              <w:rPr>
                <w:rFonts w:ascii="Lucida Console" w:eastAsia="Times New Roman" w:hAnsi="Lucida Console" w:cs="Calibri"/>
                <w:color w:val="009900"/>
                <w:sz w:val="12"/>
                <w:szCs w:val="12"/>
              </w:rPr>
            </w:pPr>
          </w:p>
          <w:p w14:paraId="19344992" w14:textId="591F0AC6" w:rsidR="00136338" w:rsidRDefault="00136338" w:rsidP="00136338">
            <w:pPr>
              <w:rPr>
                <w:ins w:id="1767" w:author="Omar Cardona" w:date="2016-11-21T23:44: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768" w:author="Omar Cardona" w:date="2016-11-21T23:44:00Z">
                  <w:rPr>
                    <w:rFonts w:ascii="Lucida Console" w:eastAsia="Times New Roman" w:hAnsi="Lucida Console" w:cs="Calibri"/>
                    <w:color w:val="009900"/>
                    <w:sz w:val="12"/>
                    <w:szCs w:val="12"/>
                  </w:rPr>
                </w:rPrChange>
              </w:rPr>
              <w:t># Create a simple virtual switch over RDMA capable adapter</w:t>
            </w:r>
          </w:p>
          <w:p w14:paraId="16ED41C6" w14:textId="77777777" w:rsidR="009903E3" w:rsidRPr="009903E3" w:rsidRDefault="009903E3" w:rsidP="00136338">
            <w:pPr>
              <w:rPr>
                <w:rFonts w:ascii="Lucida Console" w:eastAsia="Times New Roman" w:hAnsi="Lucida Console" w:cs="Calibri"/>
                <w:color w:val="000000" w:themeColor="text1"/>
                <w:sz w:val="12"/>
                <w:szCs w:val="12"/>
                <w:rPrChange w:id="1769" w:author="Omar Cardona" w:date="2016-11-21T23:44:00Z">
                  <w:rPr>
                    <w:rFonts w:ascii="Lucida Console" w:eastAsia="Times New Roman" w:hAnsi="Lucida Console" w:cs="Calibri"/>
                    <w:color w:val="009900"/>
                    <w:sz w:val="12"/>
                    <w:szCs w:val="12"/>
                  </w:rPr>
                </w:rPrChange>
              </w:rPr>
            </w:pPr>
          </w:p>
          <w:p w14:paraId="05F736BE" w14:textId="1ACC7669" w:rsidR="00136338" w:rsidRPr="007A4C93" w:rsidRDefault="00136338" w:rsidP="00136338">
            <w:pPr>
              <w:rPr>
                <w:rFonts w:ascii="Lucida Console" w:eastAsia="Times New Roman" w:hAnsi="Lucida Console" w:cs="Calibri"/>
                <w:sz w:val="12"/>
                <w:szCs w:val="12"/>
              </w:rPr>
            </w:pPr>
            <w:del w:id="1770" w:author="Omar Cardona" w:date="2016-10-08T19:21:00Z">
              <w:r w:rsidRPr="007A4C93" w:rsidDel="00526F0A">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 xml:space="preserve">New-VMSwitch -Name </w:t>
            </w:r>
            <w:r w:rsidRPr="007A4C93">
              <w:rPr>
                <w:rFonts w:ascii="Lucida Console" w:eastAsia="Times New Roman" w:hAnsi="Lucida Console" w:cs="Calibri"/>
                <w:b/>
                <w:bCs/>
                <w:sz w:val="12"/>
                <w:szCs w:val="12"/>
                <w:highlight w:val="yellow"/>
              </w:rPr>
              <w:t>VMSTEST</w:t>
            </w:r>
            <w:r w:rsidRPr="007A4C93">
              <w:rPr>
                <w:rFonts w:ascii="Lucida Console" w:eastAsia="Times New Roman" w:hAnsi="Lucida Console" w:cs="Calibri"/>
                <w:b/>
                <w:bCs/>
                <w:sz w:val="12"/>
                <w:szCs w:val="12"/>
              </w:rPr>
              <w:t xml:space="preserve"> -</w:t>
            </w:r>
            <w:proofErr w:type="spellStart"/>
            <w:r w:rsidRPr="007A4C93">
              <w:rPr>
                <w:rFonts w:ascii="Lucida Console" w:eastAsia="Times New Roman" w:hAnsi="Lucida Console" w:cs="Calibri"/>
                <w:b/>
                <w:bCs/>
                <w:sz w:val="12"/>
                <w:szCs w:val="12"/>
              </w:rPr>
              <w:t>NetAdapterName</w:t>
            </w:r>
            <w:proofErr w:type="spellEnd"/>
            <w:r w:rsidRPr="007A4C93">
              <w:rPr>
                <w:rFonts w:ascii="Lucida Console" w:eastAsia="Times New Roman" w:hAnsi="Lucida Console" w:cs="Calibri"/>
                <w:b/>
                <w:bCs/>
                <w:sz w:val="12"/>
                <w:szCs w:val="12"/>
              </w:rPr>
              <w:t xml:space="preserve"> "Test-40G-1" -</w:t>
            </w:r>
            <w:proofErr w:type="spellStart"/>
            <w:r w:rsidRPr="007A4C93">
              <w:rPr>
                <w:rFonts w:ascii="Lucida Console" w:eastAsia="Times New Roman" w:hAnsi="Lucida Console" w:cs="Calibri"/>
                <w:b/>
                <w:bCs/>
                <w:sz w:val="12"/>
                <w:szCs w:val="12"/>
              </w:rPr>
              <w:t>AllowManagementOS</w:t>
            </w:r>
            <w:proofErr w:type="spellEnd"/>
            <w:r w:rsidRPr="007A4C93">
              <w:rPr>
                <w:rFonts w:ascii="Lucida Console" w:eastAsia="Times New Roman" w:hAnsi="Lucida Console" w:cs="Calibri"/>
                <w:b/>
                <w:bCs/>
                <w:sz w:val="12"/>
                <w:szCs w:val="12"/>
              </w:rPr>
              <w:t xml:space="preserve"> $true</w:t>
            </w:r>
          </w:p>
          <w:p w14:paraId="77FBBC2F"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F6F5AE0"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w:t>
            </w:r>
            <w:proofErr w:type="spellStart"/>
            <w:r w:rsidRPr="007A4C93">
              <w:rPr>
                <w:rFonts w:ascii="Lucida Console" w:eastAsia="Times New Roman" w:hAnsi="Lucida Console" w:cs="Calibri"/>
                <w:sz w:val="12"/>
                <w:szCs w:val="12"/>
              </w:rPr>
              <w:t>SwitchType</w:t>
            </w:r>
            <w:proofErr w:type="spellEnd"/>
            <w:r w:rsidRPr="007A4C93">
              <w:rPr>
                <w:rFonts w:ascii="Lucida Console" w:eastAsia="Times New Roman" w:hAnsi="Lucida Console" w:cs="Calibri"/>
                <w:sz w:val="12"/>
                <w:szCs w:val="12"/>
              </w:rPr>
              <w:t xml:space="preserve"> </w:t>
            </w:r>
            <w:proofErr w:type="spellStart"/>
            <w:r w:rsidRPr="007A4C93">
              <w:rPr>
                <w:rFonts w:ascii="Lucida Console" w:eastAsia="Times New Roman" w:hAnsi="Lucida Console" w:cs="Calibri"/>
                <w:sz w:val="12"/>
                <w:szCs w:val="12"/>
              </w:rPr>
              <w:t>NetAdapterInterfaceDescription</w:t>
            </w:r>
            <w:proofErr w:type="spellEnd"/>
            <w:r w:rsidRPr="007A4C93">
              <w:rPr>
                <w:rFonts w:ascii="Lucida Console" w:eastAsia="Times New Roman" w:hAnsi="Lucida Console" w:cs="Calibri"/>
                <w:sz w:val="12"/>
                <w:szCs w:val="12"/>
              </w:rPr>
              <w:t xml:space="preserve">          </w:t>
            </w:r>
          </w:p>
          <w:p w14:paraId="3DFE0A55"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55DF393E" w14:textId="7CDF434D" w:rsidR="00136338" w:rsidRDefault="00136338" w:rsidP="00136338">
            <w:pPr>
              <w:rPr>
                <w:ins w:id="1771" w:author="Brian Leong (Inspur Worldwide Services Ltd)" w:date="2016-09-30T15:14:00Z"/>
                <w:rFonts w:ascii="Lucida Console" w:eastAsia="Times New Roman" w:hAnsi="Lucida Console" w:cs="Calibri"/>
                <w:sz w:val="12"/>
                <w:szCs w:val="12"/>
              </w:rPr>
            </w:pPr>
            <w:r w:rsidRPr="007A4C93">
              <w:rPr>
                <w:rFonts w:ascii="Lucida Console" w:eastAsia="Times New Roman" w:hAnsi="Lucida Console" w:cs="Calibri"/>
                <w:sz w:val="12"/>
                <w:szCs w:val="12"/>
                <w:highlight w:val="yellow"/>
              </w:rPr>
              <w:t>VMSTEST</w:t>
            </w:r>
            <w:r w:rsidRPr="007A4C93">
              <w:rPr>
                <w:rFonts w:ascii="Lucida Console" w:eastAsia="Times New Roman" w:hAnsi="Lucida Console" w:cs="Calibri"/>
                <w:sz w:val="12"/>
                <w:szCs w:val="12"/>
              </w:rPr>
              <w:t xml:space="preserve"> External   Mellanox ConnectX-3 Pro Ethernet Adapter</w:t>
            </w:r>
          </w:p>
          <w:p w14:paraId="1C25E2D3" w14:textId="747B8A3F" w:rsidR="00B63C80" w:rsidDel="00637646" w:rsidRDefault="00B63C80" w:rsidP="00136338">
            <w:pPr>
              <w:rPr>
                <w:ins w:id="1772" w:author="Brian Leong (Inspur Worldwide Services Ltd)" w:date="2016-09-30T15:15:00Z"/>
                <w:del w:id="1773" w:author="Omar Cardona" w:date="2016-10-08T19:21:00Z"/>
                <w:rFonts w:ascii="Lucida Console" w:eastAsia="Times New Roman" w:hAnsi="Lucida Console" w:cs="Calibri"/>
                <w:sz w:val="12"/>
                <w:szCs w:val="12"/>
              </w:rPr>
            </w:pPr>
          </w:p>
          <w:p w14:paraId="523E9173" w14:textId="00FAE27B" w:rsidR="0005256F" w:rsidDel="00637646" w:rsidRDefault="0005256F" w:rsidP="0005256F">
            <w:pPr>
              <w:rPr>
                <w:ins w:id="1774" w:author="Brian Leong (Inspur Worldwide Services Ltd)" w:date="2016-10-04T12:31:00Z"/>
                <w:del w:id="1775" w:author="Omar Cardona" w:date="2016-10-08T19:21:00Z"/>
                <w:rFonts w:ascii="Lucida Console" w:eastAsia="Times New Roman" w:hAnsi="Lucida Console" w:cs="Calibri"/>
                <w:color w:val="7030A0"/>
                <w:sz w:val="12"/>
                <w:szCs w:val="12"/>
              </w:rPr>
            </w:pPr>
            <w:ins w:id="1776" w:author="Brian Leong (Inspur Worldwide Services Ltd)" w:date="2016-10-04T12:31:00Z">
              <w:del w:id="1777" w:author="Omar Cardona" w:date="2016-10-08T19:21:00Z">
                <w:r w:rsidRPr="00836A5F" w:rsidDel="00637646">
                  <w:rPr>
                    <w:rFonts w:ascii="Lucida Console" w:eastAsia="Times New Roman" w:hAnsi="Lucida Console" w:cs="Calibri"/>
                    <w:color w:val="7030A0"/>
                    <w:sz w:val="12"/>
                    <w:szCs w:val="12"/>
                    <w:highlight w:val="red"/>
                    <w:rPrChange w:id="1778" w:author="Omar Cardona" w:date="2016-10-07T20:32:00Z">
                      <w:rPr>
                        <w:rFonts w:ascii="Lucida Console" w:eastAsia="Times New Roman" w:hAnsi="Lucida Console" w:cs="Calibri"/>
                        <w:color w:val="7030A0"/>
                        <w:sz w:val="12"/>
                        <w:szCs w:val="12"/>
                      </w:rPr>
                    </w:rPrChange>
                  </w:rPr>
                  <w:delText>[Brian: OK for single-port scenario.]</w:delText>
                </w:r>
              </w:del>
            </w:ins>
          </w:p>
          <w:p w14:paraId="42738BAC" w14:textId="20074714" w:rsidR="00B63C80" w:rsidRPr="007A4C93" w:rsidDel="0005256F" w:rsidRDefault="00B63C80" w:rsidP="00136338">
            <w:pPr>
              <w:rPr>
                <w:del w:id="1779" w:author="Brian Leong (Inspur Worldwide Services Ltd)" w:date="2016-10-04T12:31:00Z"/>
                <w:rFonts w:ascii="Lucida Console" w:eastAsia="Times New Roman" w:hAnsi="Lucida Console" w:cs="Calibri"/>
                <w:sz w:val="12"/>
                <w:szCs w:val="12"/>
              </w:rPr>
            </w:pPr>
          </w:p>
          <w:p w14:paraId="6FA3DB9C" w14:textId="77777777" w:rsidR="00136338" w:rsidRPr="007A4C93" w:rsidRDefault="00136338" w:rsidP="00294D47">
            <w:pPr>
              <w:rPr>
                <w:rFonts w:ascii="Lucida Console" w:hAnsi="Lucida Console"/>
                <w:sz w:val="12"/>
                <w:szCs w:val="12"/>
              </w:rPr>
            </w:pPr>
          </w:p>
        </w:tc>
      </w:tr>
      <w:tr w:rsidR="00136338" w:rsidRPr="007A4C93" w14:paraId="2E4D2F4A" w14:textId="77777777" w:rsidTr="00DD78A0">
        <w:tc>
          <w:tcPr>
            <w:tcW w:w="289" w:type="dxa"/>
            <w:tcPrChange w:id="1780" w:author="Omar Cardona" w:date="2016-10-08T21:57:00Z">
              <w:tcPr>
                <w:tcW w:w="265" w:type="dxa"/>
              </w:tcPr>
            </w:tcPrChange>
          </w:tcPr>
          <w:p w14:paraId="5E97489D" w14:textId="374DE4BB" w:rsidR="00136338" w:rsidRPr="000F16D6" w:rsidRDefault="000F16D6" w:rsidP="00294D47">
            <w:pPr>
              <w:rPr>
                <w:rFonts w:ascii="Lucida Console" w:hAnsi="Lucida Console"/>
                <w:b/>
                <w:sz w:val="12"/>
                <w:szCs w:val="12"/>
                <w:rPrChange w:id="1781" w:author="Omar Cardona" w:date="2016-10-08T21:55:00Z">
                  <w:rPr>
                    <w:rFonts w:ascii="Lucida Console" w:hAnsi="Lucida Console"/>
                    <w:sz w:val="12"/>
                    <w:szCs w:val="12"/>
                  </w:rPr>
                </w:rPrChange>
              </w:rPr>
            </w:pPr>
            <w:ins w:id="1782" w:author="Omar Cardona" w:date="2016-10-08T21:54:00Z">
              <w:r w:rsidRPr="000F16D6">
                <w:rPr>
                  <w:rFonts w:ascii="Lucida Console" w:hAnsi="Lucida Console"/>
                  <w:b/>
                  <w:sz w:val="12"/>
                  <w:szCs w:val="12"/>
                  <w:rPrChange w:id="1783" w:author="Omar Cardona" w:date="2016-10-08T21:55:00Z">
                    <w:rPr>
                      <w:rFonts w:ascii="Lucida Console" w:hAnsi="Lucida Console"/>
                      <w:sz w:val="12"/>
                      <w:szCs w:val="12"/>
                    </w:rPr>
                  </w:rPrChange>
                </w:rPr>
                <w:t>3</w:t>
              </w:r>
            </w:ins>
          </w:p>
        </w:tc>
        <w:tc>
          <w:tcPr>
            <w:tcW w:w="269" w:type="dxa"/>
            <w:shd w:val="clear" w:color="auto" w:fill="92D050"/>
            <w:tcPrChange w:id="1784" w:author="Omar Cardona" w:date="2016-10-08T21:57:00Z">
              <w:tcPr>
                <w:tcW w:w="270" w:type="dxa"/>
                <w:shd w:val="clear" w:color="auto" w:fill="92D050"/>
              </w:tcPr>
            </w:tcPrChange>
          </w:tcPr>
          <w:p w14:paraId="6CC98892" w14:textId="77777777" w:rsidR="00136338" w:rsidRPr="007A4C93" w:rsidRDefault="00136338" w:rsidP="00294D47">
            <w:pPr>
              <w:rPr>
                <w:rFonts w:ascii="Lucida Console" w:hAnsi="Lucida Console"/>
                <w:sz w:val="12"/>
                <w:szCs w:val="12"/>
              </w:rPr>
            </w:pPr>
          </w:p>
        </w:tc>
        <w:tc>
          <w:tcPr>
            <w:tcW w:w="270" w:type="dxa"/>
            <w:tcPrChange w:id="1785" w:author="Omar Cardona" w:date="2016-10-08T21:57:00Z">
              <w:tcPr>
                <w:tcW w:w="270" w:type="dxa"/>
              </w:tcPr>
            </w:tcPrChange>
          </w:tcPr>
          <w:p w14:paraId="0A894B91" w14:textId="77777777" w:rsidR="00136338" w:rsidRPr="007A4C93" w:rsidRDefault="00136338" w:rsidP="00294D47">
            <w:pPr>
              <w:rPr>
                <w:rFonts w:ascii="Lucida Console" w:hAnsi="Lucida Console"/>
                <w:sz w:val="12"/>
                <w:szCs w:val="12"/>
              </w:rPr>
            </w:pPr>
          </w:p>
        </w:tc>
        <w:tc>
          <w:tcPr>
            <w:tcW w:w="9962" w:type="dxa"/>
            <w:tcPrChange w:id="1786" w:author="Omar Cardona" w:date="2016-10-08T21:57:00Z">
              <w:tcPr>
                <w:tcW w:w="9985" w:type="dxa"/>
              </w:tcPr>
            </w:tcPrChange>
          </w:tcPr>
          <w:p w14:paraId="4CD950A8" w14:textId="77777777" w:rsidR="00761890" w:rsidRPr="00B957AD" w:rsidRDefault="00761890" w:rsidP="00136338">
            <w:pPr>
              <w:rPr>
                <w:rFonts w:ascii="Lucida Console" w:eastAsia="Times New Roman" w:hAnsi="Lucida Console" w:cs="Calibri"/>
                <w:color w:val="009900"/>
                <w:sz w:val="12"/>
                <w:szCs w:val="12"/>
              </w:rPr>
            </w:pPr>
          </w:p>
          <w:p w14:paraId="5024BD56" w14:textId="2700F55D" w:rsidR="00136338" w:rsidRDefault="00136338" w:rsidP="00136338">
            <w:pPr>
              <w:rPr>
                <w:ins w:id="1787" w:author="Omar Cardona" w:date="2016-11-21T23:45: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788" w:author="Omar Cardona" w:date="2016-11-21T23:45:00Z">
                  <w:rPr>
                    <w:rFonts w:ascii="Lucida Console" w:eastAsia="Times New Roman" w:hAnsi="Lucida Console" w:cs="Calibri"/>
                    <w:color w:val="009900"/>
                    <w:sz w:val="12"/>
                    <w:szCs w:val="12"/>
                  </w:rPr>
                </w:rPrChange>
              </w:rPr>
              <w:t xml:space="preserve"># </w:t>
            </w:r>
            <w:proofErr w:type="spellStart"/>
            <w:r w:rsidRPr="009903E3">
              <w:rPr>
                <w:rFonts w:ascii="Lucida Console" w:eastAsia="Times New Roman" w:hAnsi="Lucida Console" w:cs="Calibri"/>
                <w:color w:val="000000" w:themeColor="text1"/>
                <w:sz w:val="12"/>
                <w:szCs w:val="12"/>
                <w:rPrChange w:id="1789" w:author="Omar Cardona" w:date="2016-11-21T23:45:00Z">
                  <w:rPr>
                    <w:rFonts w:ascii="Lucida Console" w:eastAsia="Times New Roman" w:hAnsi="Lucida Console" w:cs="Calibri"/>
                    <w:color w:val="009900"/>
                    <w:sz w:val="12"/>
                    <w:szCs w:val="12"/>
                  </w:rPr>
                </w:rPrChange>
              </w:rPr>
              <w:t>AllowManagementOS</w:t>
            </w:r>
            <w:proofErr w:type="spellEnd"/>
            <w:r w:rsidRPr="009903E3">
              <w:rPr>
                <w:rFonts w:ascii="Lucida Console" w:eastAsia="Times New Roman" w:hAnsi="Lucida Console" w:cs="Calibri"/>
                <w:color w:val="000000" w:themeColor="text1"/>
                <w:sz w:val="12"/>
                <w:szCs w:val="12"/>
                <w:rPrChange w:id="1790" w:author="Omar Cardona" w:date="2016-11-21T23:45:00Z">
                  <w:rPr>
                    <w:rFonts w:ascii="Lucida Console" w:eastAsia="Times New Roman" w:hAnsi="Lucida Console" w:cs="Calibri"/>
                    <w:color w:val="009900"/>
                    <w:sz w:val="12"/>
                    <w:szCs w:val="12"/>
                  </w:rPr>
                </w:rPrChange>
              </w:rPr>
              <w:t xml:space="preserve"> will create a Host vNIC which inherits the MAC and IP of the Physical NIC under the vSwitch</w:t>
            </w:r>
          </w:p>
          <w:p w14:paraId="6AD1BF9C" w14:textId="77777777" w:rsidR="009903E3" w:rsidRPr="009903E3" w:rsidRDefault="009903E3" w:rsidP="00136338">
            <w:pPr>
              <w:rPr>
                <w:rFonts w:ascii="Lucida Console" w:eastAsia="Times New Roman" w:hAnsi="Lucida Console" w:cs="Calibri"/>
                <w:color w:val="000000" w:themeColor="text1"/>
                <w:sz w:val="12"/>
                <w:szCs w:val="12"/>
                <w:rPrChange w:id="1791" w:author="Omar Cardona" w:date="2016-11-21T23:45:00Z">
                  <w:rPr>
                    <w:rFonts w:ascii="Lucida Console" w:eastAsia="Times New Roman" w:hAnsi="Lucida Console" w:cs="Calibri"/>
                    <w:color w:val="009900"/>
                    <w:sz w:val="12"/>
                    <w:szCs w:val="12"/>
                  </w:rPr>
                </w:rPrChange>
              </w:rPr>
            </w:pPr>
          </w:p>
          <w:p w14:paraId="2C8066E8" w14:textId="30E76B98" w:rsidR="00136338" w:rsidRPr="007A4C93" w:rsidRDefault="00136338" w:rsidP="00136338">
            <w:pPr>
              <w:rPr>
                <w:rFonts w:ascii="Lucida Console" w:eastAsia="Times New Roman" w:hAnsi="Lucida Console" w:cs="Calibri"/>
                <w:color w:val="000000"/>
                <w:sz w:val="12"/>
                <w:szCs w:val="12"/>
              </w:rPr>
            </w:pPr>
            <w:del w:id="1792"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Get-NetAdapter</w:t>
            </w:r>
            <w:ins w:id="1793" w:author="Omar Cardona" w:date="2016-10-08T19:21:00Z">
              <w:r w:rsidR="00637646">
                <w:rPr>
                  <w:rFonts w:ascii="Lucida Console" w:eastAsia="Times New Roman" w:hAnsi="Lucida Console" w:cs="Calibri"/>
                  <w:b/>
                  <w:bCs/>
                  <w:color w:val="000000"/>
                  <w:sz w:val="12"/>
                  <w:szCs w:val="12"/>
                </w:rPr>
                <w:t xml:space="preserve"> | ft -</w:t>
              </w:r>
              <w:proofErr w:type="spellStart"/>
              <w:r w:rsidR="00637646">
                <w:rPr>
                  <w:rFonts w:ascii="Lucida Console" w:eastAsia="Times New Roman" w:hAnsi="Lucida Console" w:cs="Calibri"/>
                  <w:b/>
                  <w:bCs/>
                  <w:color w:val="000000"/>
                  <w:sz w:val="12"/>
                  <w:szCs w:val="12"/>
                </w:rPr>
                <w:t>AutoSize</w:t>
              </w:r>
            </w:ins>
            <w:proofErr w:type="spellEnd"/>
          </w:p>
          <w:p w14:paraId="54F8A3E1"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61B3C128"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LinkSpeed</w:t>
            </w:r>
            <w:proofErr w:type="spellEnd"/>
          </w:p>
          <w:p w14:paraId="4806143E"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w:t>
            </w:r>
          </w:p>
          <w:p w14:paraId="2C4359E7"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highlight w:val="yellow"/>
              </w:rPr>
              <w:t>vEthernet</w:t>
            </w:r>
            <w:proofErr w:type="spellEnd"/>
            <w:r w:rsidRPr="007A4C93">
              <w:rPr>
                <w:rFonts w:ascii="Lucida Console" w:eastAsia="Times New Roman" w:hAnsi="Lucida Console" w:cs="Calibri"/>
                <w:color w:val="000000"/>
                <w:sz w:val="12"/>
                <w:szCs w:val="12"/>
                <w:highlight w:val="yellow"/>
              </w:rPr>
              <w:t xml:space="preserve"> (</w:t>
            </w:r>
            <w:proofErr w:type="gramStart"/>
            <w:r w:rsidRPr="007A4C93">
              <w:rPr>
                <w:rFonts w:ascii="Lucida Console" w:eastAsia="Times New Roman" w:hAnsi="Lucida Console" w:cs="Calibri"/>
                <w:color w:val="000000"/>
                <w:sz w:val="12"/>
                <w:szCs w:val="12"/>
                <w:highlight w:val="yellow"/>
              </w:rPr>
              <w:t>VMSTEST</w:t>
            </w:r>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Hyper-V Virtual Ethernet Adapter #2          27 Up           E4-1D-2D-07-40-71        40 Gbps</w:t>
            </w:r>
          </w:p>
          <w:p w14:paraId="2EDCC26B" w14:textId="77777777" w:rsidR="00136338" w:rsidRPr="007A4C93" w:rsidRDefault="00136338" w:rsidP="00136338">
            <w:pPr>
              <w:rPr>
                <w:rFonts w:ascii="Lucida Console" w:eastAsia="Times New Roman" w:hAnsi="Lucida Console" w:cs="Calibri"/>
                <w:color w:val="000000"/>
                <w:sz w:val="12"/>
                <w:szCs w:val="12"/>
              </w:rPr>
            </w:pPr>
          </w:p>
          <w:p w14:paraId="661B51FE" w14:textId="6C95F09E" w:rsidR="00136338" w:rsidRPr="007A4C93" w:rsidRDefault="00136338" w:rsidP="00136338">
            <w:pPr>
              <w:rPr>
                <w:rFonts w:ascii="Lucida Console" w:eastAsia="Times New Roman" w:hAnsi="Lucida Console" w:cs="Calibri"/>
                <w:color w:val="000000"/>
                <w:sz w:val="12"/>
                <w:szCs w:val="12"/>
              </w:rPr>
            </w:pPr>
          </w:p>
          <w:p w14:paraId="41257648" w14:textId="77777777" w:rsidR="00136338" w:rsidRPr="009903E3" w:rsidRDefault="00136338" w:rsidP="00136338">
            <w:pPr>
              <w:rPr>
                <w:rFonts w:ascii="Lucida Console" w:eastAsia="Times New Roman" w:hAnsi="Lucida Console" w:cs="Calibri"/>
                <w:color w:val="000000" w:themeColor="text1"/>
                <w:sz w:val="12"/>
                <w:szCs w:val="12"/>
                <w:rPrChange w:id="1794" w:author="Omar Cardona" w:date="2016-11-21T23:45: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795" w:author="Omar Cardona" w:date="2016-11-21T23:45:00Z">
                  <w:rPr>
                    <w:rFonts w:ascii="Lucida Console" w:eastAsia="Times New Roman" w:hAnsi="Lucida Console" w:cs="Calibri"/>
                    <w:color w:val="009900"/>
                    <w:sz w:val="12"/>
                    <w:szCs w:val="12"/>
                  </w:rPr>
                </w:rPrChange>
              </w:rPr>
              <w:t># A Host vNIC is managed two ways, one representation is the NetAdapter view which operates on the "</w:t>
            </w:r>
            <w:proofErr w:type="spellStart"/>
            <w:r w:rsidRPr="009903E3">
              <w:rPr>
                <w:rFonts w:ascii="Lucida Console" w:eastAsia="Times New Roman" w:hAnsi="Lucida Console" w:cs="Calibri"/>
                <w:color w:val="000000" w:themeColor="text1"/>
                <w:sz w:val="12"/>
                <w:szCs w:val="12"/>
                <w:rPrChange w:id="1796" w:author="Omar Cardona" w:date="2016-11-21T23:45:00Z">
                  <w:rPr>
                    <w:rFonts w:ascii="Lucida Console" w:eastAsia="Times New Roman" w:hAnsi="Lucida Console" w:cs="Calibri"/>
                    <w:color w:val="009900"/>
                    <w:sz w:val="12"/>
                    <w:szCs w:val="12"/>
                  </w:rPr>
                </w:rPrChange>
              </w:rPr>
              <w:t>vEthernet</w:t>
            </w:r>
            <w:proofErr w:type="spellEnd"/>
            <w:r w:rsidRPr="009903E3">
              <w:rPr>
                <w:rFonts w:ascii="Lucida Console" w:eastAsia="Times New Roman" w:hAnsi="Lucida Console" w:cs="Calibri"/>
                <w:color w:val="000000" w:themeColor="text1"/>
                <w:sz w:val="12"/>
                <w:szCs w:val="12"/>
                <w:rPrChange w:id="1797" w:author="Omar Cardona" w:date="2016-11-21T23:45:00Z">
                  <w:rPr>
                    <w:rFonts w:ascii="Lucida Console" w:eastAsia="Times New Roman" w:hAnsi="Lucida Console" w:cs="Calibri"/>
                    <w:color w:val="009900"/>
                    <w:sz w:val="12"/>
                    <w:szCs w:val="12"/>
                  </w:rPr>
                </w:rPrChange>
              </w:rPr>
              <w:t xml:space="preserve"> (VMSTEST)" Name</w:t>
            </w:r>
          </w:p>
          <w:p w14:paraId="55378F68" w14:textId="77777777" w:rsidR="00136338" w:rsidRPr="009903E3" w:rsidRDefault="00136338" w:rsidP="00136338">
            <w:pPr>
              <w:rPr>
                <w:rFonts w:ascii="Lucida Console" w:eastAsia="Times New Roman" w:hAnsi="Lucida Console" w:cs="Calibri"/>
                <w:color w:val="000000" w:themeColor="text1"/>
                <w:sz w:val="12"/>
                <w:szCs w:val="12"/>
                <w:rPrChange w:id="1798" w:author="Omar Cardona" w:date="2016-11-21T23:45: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799" w:author="Omar Cardona" w:date="2016-11-21T23:45:00Z">
                  <w:rPr>
                    <w:rFonts w:ascii="Lucida Console" w:eastAsia="Times New Roman" w:hAnsi="Lucida Console" w:cs="Calibri"/>
                    <w:color w:val="009900"/>
                    <w:sz w:val="12"/>
                    <w:szCs w:val="12"/>
                  </w:rPr>
                </w:rPrChange>
              </w:rPr>
              <w:t xml:space="preserve"># The other mechanism is the </w:t>
            </w:r>
            <w:proofErr w:type="spellStart"/>
            <w:r w:rsidRPr="009903E3">
              <w:rPr>
                <w:rFonts w:ascii="Lucida Console" w:eastAsia="Times New Roman" w:hAnsi="Lucida Console" w:cs="Calibri"/>
                <w:color w:val="000000" w:themeColor="text1"/>
                <w:sz w:val="12"/>
                <w:szCs w:val="12"/>
                <w:rPrChange w:id="1800" w:author="Omar Cardona" w:date="2016-11-21T23:45:00Z">
                  <w:rPr>
                    <w:rFonts w:ascii="Lucida Console" w:eastAsia="Times New Roman" w:hAnsi="Lucida Console" w:cs="Calibri"/>
                    <w:color w:val="009900"/>
                    <w:sz w:val="12"/>
                    <w:szCs w:val="12"/>
                  </w:rPr>
                </w:rPrChange>
              </w:rPr>
              <w:t>VMNetworkAdapter</w:t>
            </w:r>
            <w:proofErr w:type="spellEnd"/>
            <w:r w:rsidRPr="009903E3">
              <w:rPr>
                <w:rFonts w:ascii="Lucida Console" w:eastAsia="Times New Roman" w:hAnsi="Lucida Console" w:cs="Calibri"/>
                <w:color w:val="000000" w:themeColor="text1"/>
                <w:sz w:val="12"/>
                <w:szCs w:val="12"/>
                <w:rPrChange w:id="1801" w:author="Omar Cardona" w:date="2016-11-21T23:45:00Z">
                  <w:rPr>
                    <w:rFonts w:ascii="Lucida Console" w:eastAsia="Times New Roman" w:hAnsi="Lucida Console" w:cs="Calibri"/>
                    <w:color w:val="009900"/>
                    <w:sz w:val="12"/>
                    <w:szCs w:val="12"/>
                  </w:rPr>
                </w:rPrChange>
              </w:rPr>
              <w:t xml:space="preserve"> view which drops the "</w:t>
            </w:r>
            <w:proofErr w:type="spellStart"/>
            <w:r w:rsidRPr="009903E3">
              <w:rPr>
                <w:rFonts w:ascii="Lucida Console" w:eastAsia="Times New Roman" w:hAnsi="Lucida Console" w:cs="Calibri"/>
                <w:color w:val="000000" w:themeColor="text1"/>
                <w:sz w:val="12"/>
                <w:szCs w:val="12"/>
                <w:rPrChange w:id="1802" w:author="Omar Cardona" w:date="2016-11-21T23:45:00Z">
                  <w:rPr>
                    <w:rFonts w:ascii="Lucida Console" w:eastAsia="Times New Roman" w:hAnsi="Lucida Console" w:cs="Calibri"/>
                    <w:color w:val="009900"/>
                    <w:sz w:val="12"/>
                    <w:szCs w:val="12"/>
                  </w:rPr>
                </w:rPrChange>
              </w:rPr>
              <w:t>vEthernet</w:t>
            </w:r>
            <w:proofErr w:type="spellEnd"/>
            <w:r w:rsidRPr="009903E3">
              <w:rPr>
                <w:rFonts w:ascii="Lucida Console" w:eastAsia="Times New Roman" w:hAnsi="Lucida Console" w:cs="Calibri"/>
                <w:color w:val="000000" w:themeColor="text1"/>
                <w:sz w:val="12"/>
                <w:szCs w:val="12"/>
                <w:rPrChange w:id="1803" w:author="Omar Cardona" w:date="2016-11-21T23:45:00Z">
                  <w:rPr>
                    <w:rFonts w:ascii="Lucida Console" w:eastAsia="Times New Roman" w:hAnsi="Lucida Console" w:cs="Calibri"/>
                    <w:color w:val="009900"/>
                    <w:sz w:val="12"/>
                    <w:szCs w:val="12"/>
                  </w:rPr>
                </w:rPrChange>
              </w:rPr>
              <w:t xml:space="preserve">" prefix and simply uses the vmswitch name.  </w:t>
            </w:r>
          </w:p>
          <w:p w14:paraId="4F856E29" w14:textId="0BB0A0D0" w:rsidR="00136338" w:rsidRDefault="00136338" w:rsidP="00136338">
            <w:pPr>
              <w:rPr>
                <w:ins w:id="1804" w:author="Omar Cardona" w:date="2016-11-21T23:45: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805" w:author="Omar Cardona" w:date="2016-11-21T23:45:00Z">
                  <w:rPr>
                    <w:rFonts w:ascii="Lucida Console" w:eastAsia="Times New Roman" w:hAnsi="Lucida Console" w:cs="Calibri"/>
                    <w:color w:val="009900"/>
                    <w:sz w:val="12"/>
                    <w:szCs w:val="12"/>
                  </w:rPr>
                </w:rPrChange>
              </w:rPr>
              <w:t xml:space="preserve"># The </w:t>
            </w:r>
            <w:proofErr w:type="spellStart"/>
            <w:r w:rsidRPr="009903E3">
              <w:rPr>
                <w:rFonts w:ascii="Lucida Console" w:eastAsia="Times New Roman" w:hAnsi="Lucida Console" w:cs="Calibri"/>
                <w:color w:val="000000" w:themeColor="text1"/>
                <w:sz w:val="12"/>
                <w:szCs w:val="12"/>
                <w:rPrChange w:id="1806" w:author="Omar Cardona" w:date="2016-11-21T23:45:00Z">
                  <w:rPr>
                    <w:rFonts w:ascii="Lucida Console" w:eastAsia="Times New Roman" w:hAnsi="Lucida Console" w:cs="Calibri"/>
                    <w:color w:val="009900"/>
                    <w:sz w:val="12"/>
                    <w:szCs w:val="12"/>
                  </w:rPr>
                </w:rPrChange>
              </w:rPr>
              <w:t>VMNetworkAdapter</w:t>
            </w:r>
            <w:proofErr w:type="spellEnd"/>
            <w:r w:rsidRPr="009903E3">
              <w:rPr>
                <w:rFonts w:ascii="Lucida Console" w:eastAsia="Times New Roman" w:hAnsi="Lucida Console" w:cs="Calibri"/>
                <w:color w:val="000000" w:themeColor="text1"/>
                <w:sz w:val="12"/>
                <w:szCs w:val="12"/>
                <w:rPrChange w:id="1807" w:author="Omar Cardona" w:date="2016-11-21T23:45:00Z">
                  <w:rPr>
                    <w:rFonts w:ascii="Lucida Console" w:eastAsia="Times New Roman" w:hAnsi="Lucida Console" w:cs="Calibri"/>
                    <w:color w:val="009900"/>
                    <w:sz w:val="12"/>
                    <w:szCs w:val="12"/>
                  </w:rPr>
                </w:rPrChange>
              </w:rPr>
              <w:t xml:space="preserve"> view which allows for setting some properties not accessible via NetAdapter.</w:t>
            </w:r>
          </w:p>
          <w:p w14:paraId="1215F6A6" w14:textId="77777777" w:rsidR="009903E3" w:rsidRPr="009903E3" w:rsidRDefault="009903E3" w:rsidP="00136338">
            <w:pPr>
              <w:rPr>
                <w:rFonts w:ascii="Lucida Console" w:eastAsia="Times New Roman" w:hAnsi="Lucida Console" w:cs="Calibri"/>
                <w:color w:val="000000" w:themeColor="text1"/>
                <w:sz w:val="12"/>
                <w:szCs w:val="12"/>
                <w:rPrChange w:id="1808" w:author="Omar Cardona" w:date="2016-11-21T23:45:00Z">
                  <w:rPr>
                    <w:rFonts w:ascii="Lucida Console" w:eastAsia="Times New Roman" w:hAnsi="Lucida Console" w:cs="Calibri"/>
                    <w:color w:val="009900"/>
                    <w:sz w:val="12"/>
                    <w:szCs w:val="12"/>
                  </w:rPr>
                </w:rPrChange>
              </w:rPr>
            </w:pPr>
          </w:p>
          <w:p w14:paraId="4CDFEB84" w14:textId="39176AB4" w:rsidR="00136338" w:rsidRPr="007A4C93" w:rsidRDefault="00136338" w:rsidP="00136338">
            <w:pPr>
              <w:rPr>
                <w:rFonts w:ascii="Lucida Console" w:eastAsia="Times New Roman" w:hAnsi="Lucida Console" w:cs="Calibri"/>
                <w:color w:val="000000"/>
                <w:sz w:val="12"/>
                <w:szCs w:val="12"/>
              </w:rPr>
            </w:pPr>
            <w:del w:id="1809"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VMNetworkAdapter</w:t>
            </w:r>
            <w:proofErr w:type="spellEnd"/>
            <w:r w:rsidRPr="007A4C93">
              <w:rPr>
                <w:rFonts w:ascii="Lucida Console" w:eastAsia="Times New Roman" w:hAnsi="Lucida Console" w:cs="Calibri"/>
                <w:b/>
                <w:bCs/>
                <w:color w:val="000000"/>
                <w:sz w:val="12"/>
                <w:szCs w:val="12"/>
              </w:rPr>
              <w:t xml:space="preserve"> </w:t>
            </w:r>
            <w:del w:id="1810" w:author="Omar Cardona" w:date="2016-10-08T19:21:00Z">
              <w:r w:rsidRPr="007A4C93" w:rsidDel="00637646">
                <w:rPr>
                  <w:rFonts w:ascii="Lucida Console" w:eastAsia="Times New Roman" w:hAnsi="Lucida Console" w:cs="Calibri"/>
                  <w:b/>
                  <w:bCs/>
                  <w:color w:val="000000"/>
                  <w:sz w:val="12"/>
                  <w:szCs w:val="12"/>
                </w:rPr>
                <w:delText>-</w:delText>
              </w:r>
            </w:del>
            <w:ins w:id="1811" w:author="Omar Cardona" w:date="2016-10-08T19:21:00Z">
              <w:r w:rsidR="00637646">
                <w:rPr>
                  <w:rFonts w:ascii="Lucida Console" w:eastAsia="Times New Roman" w:hAnsi="Lucida Console" w:cs="Calibri"/>
                  <w:b/>
                  <w:bCs/>
                  <w:color w:val="000000"/>
                  <w:sz w:val="12"/>
                  <w:szCs w:val="12"/>
                </w:rPr>
                <w:t>–</w:t>
              </w:r>
            </w:ins>
            <w:proofErr w:type="spellStart"/>
            <w:r w:rsidRPr="007A4C93">
              <w:rPr>
                <w:rFonts w:ascii="Lucida Console" w:eastAsia="Times New Roman" w:hAnsi="Lucida Console" w:cs="Calibri"/>
                <w:b/>
                <w:bCs/>
                <w:color w:val="000000"/>
                <w:sz w:val="12"/>
                <w:szCs w:val="12"/>
              </w:rPr>
              <w:t>ManagementOS</w:t>
            </w:r>
            <w:proofErr w:type="spellEnd"/>
            <w:ins w:id="1812" w:author="Omar Cardona" w:date="2016-10-08T19:21:00Z">
              <w:r w:rsidR="00637646">
                <w:rPr>
                  <w:rFonts w:ascii="Lucida Console" w:eastAsia="Times New Roman" w:hAnsi="Lucida Console" w:cs="Calibri"/>
                  <w:b/>
                  <w:bCs/>
                  <w:color w:val="000000"/>
                  <w:sz w:val="12"/>
                  <w:szCs w:val="12"/>
                </w:rPr>
                <w:t xml:space="preserve"> | ft -</w:t>
              </w:r>
              <w:proofErr w:type="spellStart"/>
              <w:r w:rsidR="00637646">
                <w:rPr>
                  <w:rFonts w:ascii="Lucida Console" w:eastAsia="Times New Roman" w:hAnsi="Lucida Console" w:cs="Calibri"/>
                  <w:b/>
                  <w:bCs/>
                  <w:color w:val="000000"/>
                  <w:sz w:val="12"/>
                  <w:szCs w:val="12"/>
                </w:rPr>
                <w:t>AutoSize</w:t>
              </w:r>
            </w:ins>
            <w:proofErr w:type="spellEnd"/>
          </w:p>
          <w:p w14:paraId="455B11E0"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51C99FEE"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IsManagementOs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VMName</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SwitchName</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IPAddresses</w:t>
            </w:r>
            <w:proofErr w:type="spellEnd"/>
          </w:p>
          <w:p w14:paraId="3F095A55"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 -----------</w:t>
            </w:r>
          </w:p>
          <w:p w14:paraId="64DB45CB"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CORP-External-Switch True                  CORP-External-Switch 001B785768AA {Ok}              </w:t>
            </w:r>
          </w:p>
          <w:p w14:paraId="4B11718F"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VMSTEST</w:t>
            </w:r>
            <w:r w:rsidRPr="007A4C93">
              <w:rPr>
                <w:rFonts w:ascii="Lucida Console" w:eastAsia="Times New Roman" w:hAnsi="Lucida Console" w:cs="Calibri"/>
                <w:color w:val="000000"/>
                <w:sz w:val="12"/>
                <w:szCs w:val="12"/>
              </w:rPr>
              <w:t xml:space="preserve">              True                  VMSTEST              E41D2D074071 {Ok}   </w:t>
            </w:r>
          </w:p>
          <w:p w14:paraId="641C9A21" w14:textId="1BB5F02A" w:rsidR="00136338" w:rsidRDefault="00136338" w:rsidP="00294D47">
            <w:pPr>
              <w:rPr>
                <w:ins w:id="1813" w:author="Omar Cardona" w:date="2016-11-21T23:45:00Z"/>
                <w:rFonts w:ascii="Lucida Console" w:hAnsi="Lucida Console"/>
                <w:sz w:val="12"/>
                <w:szCs w:val="12"/>
              </w:rPr>
            </w:pPr>
          </w:p>
          <w:p w14:paraId="2DCB3269" w14:textId="77777777" w:rsidR="009903E3" w:rsidRDefault="009903E3" w:rsidP="00294D47">
            <w:pPr>
              <w:rPr>
                <w:rFonts w:ascii="Lucida Console" w:hAnsi="Lucida Console"/>
                <w:sz w:val="12"/>
                <w:szCs w:val="12"/>
              </w:rPr>
            </w:pPr>
          </w:p>
          <w:p w14:paraId="3851CC70" w14:textId="6FA402C9" w:rsidR="00F67483" w:rsidDel="009903E3" w:rsidRDefault="00F67483" w:rsidP="00F67483">
            <w:pPr>
              <w:rPr>
                <w:del w:id="1814" w:author="Omar Cardona" w:date="2016-10-08T19:23: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815" w:author="Omar Cardona" w:date="2016-11-21T23:45:00Z">
                  <w:rPr>
                    <w:rFonts w:ascii="Lucida Console" w:eastAsia="Times New Roman" w:hAnsi="Lucida Console" w:cs="Calibri"/>
                    <w:color w:val="009900"/>
                    <w:sz w:val="12"/>
                    <w:szCs w:val="12"/>
                  </w:rPr>
                </w:rPrChange>
              </w:rPr>
              <w:t># Remove the ACCESS VLAN Setting from the physical NIC to prevent it from both auto-tagging the egress traffic with incorrect VLAN ID and filtering ingress traffic which doesn’t match the ACCESS VLAN ID.</w:t>
            </w:r>
          </w:p>
          <w:p w14:paraId="020BD9FA" w14:textId="77777777" w:rsidR="009903E3" w:rsidRPr="009903E3" w:rsidRDefault="009903E3" w:rsidP="00F67483">
            <w:pPr>
              <w:rPr>
                <w:ins w:id="1816" w:author="Omar Cardona" w:date="2016-11-21T23:45:00Z"/>
                <w:rFonts w:ascii="Lucida Console" w:eastAsia="Times New Roman" w:hAnsi="Lucida Console" w:cs="Calibri"/>
                <w:color w:val="000000" w:themeColor="text1"/>
                <w:sz w:val="12"/>
                <w:szCs w:val="12"/>
                <w:rPrChange w:id="1817" w:author="Omar Cardona" w:date="2016-11-21T23:45:00Z">
                  <w:rPr>
                    <w:ins w:id="1818" w:author="Omar Cardona" w:date="2016-11-21T23:45:00Z"/>
                    <w:rFonts w:ascii="Lucida Console" w:eastAsia="Times New Roman" w:hAnsi="Lucida Console" w:cs="Calibri"/>
                    <w:color w:val="00B050"/>
                    <w:sz w:val="12"/>
                    <w:szCs w:val="12"/>
                  </w:rPr>
                </w:rPrChange>
              </w:rPr>
            </w:pPr>
          </w:p>
          <w:p w14:paraId="351CC678" w14:textId="77777777" w:rsidR="00F67483" w:rsidRDefault="00F67483" w:rsidP="00F67483">
            <w:pPr>
              <w:rPr>
                <w:rFonts w:ascii="Lucida Console" w:eastAsia="Times New Roman" w:hAnsi="Lucida Console" w:cs="Calibri"/>
                <w:sz w:val="12"/>
                <w:szCs w:val="12"/>
              </w:rPr>
            </w:pPr>
          </w:p>
          <w:p w14:paraId="2BF6C502" w14:textId="526555FA" w:rsidR="00F67483" w:rsidRDefault="00F67483" w:rsidP="00F67483">
            <w:pPr>
              <w:rPr>
                <w:ins w:id="1819" w:author="Brian Leong (Inspur Worldwide Services Ltd)" w:date="2016-09-30T15:20:00Z"/>
                <w:rFonts w:ascii="Lucida Console" w:eastAsia="Times New Roman" w:hAnsi="Lucida Console" w:cs="Calibri"/>
                <w:b/>
                <w:sz w:val="12"/>
                <w:szCs w:val="12"/>
              </w:rPr>
            </w:pPr>
            <w:del w:id="1820" w:author="Omar Cardona" w:date="2016-10-08T19:22:00Z">
              <w:r w:rsidRPr="004D628D" w:rsidDel="00526F0A">
                <w:rPr>
                  <w:rFonts w:ascii="Lucida Console" w:eastAsia="Times New Roman" w:hAnsi="Lucida Console" w:cs="Calibri"/>
                  <w:sz w:val="12"/>
                  <w:szCs w:val="12"/>
                </w:rPr>
                <w:delText xml:space="preserve">PS C:\TEST&gt; </w:delText>
              </w:r>
            </w:del>
            <w:r w:rsidRPr="004D628D">
              <w:rPr>
                <w:rFonts w:ascii="Lucida Console" w:eastAsia="Times New Roman" w:hAnsi="Lucida Console" w:cs="Calibri"/>
                <w:b/>
                <w:sz w:val="12"/>
                <w:szCs w:val="12"/>
              </w:rPr>
              <w:t>Set-</w:t>
            </w:r>
            <w:proofErr w:type="spellStart"/>
            <w:r w:rsidRPr="004D628D">
              <w:rPr>
                <w:rFonts w:ascii="Lucida Console" w:eastAsia="Times New Roman" w:hAnsi="Lucida Console" w:cs="Calibri"/>
                <w:b/>
                <w:sz w:val="12"/>
                <w:szCs w:val="12"/>
              </w:rPr>
              <w:t>NetAdapterAdvancedProperty</w:t>
            </w:r>
            <w:proofErr w:type="spellEnd"/>
            <w:r w:rsidRPr="004D628D">
              <w:rPr>
                <w:rFonts w:ascii="Lucida Console" w:eastAsia="Times New Roman" w:hAnsi="Lucida Console" w:cs="Calibri"/>
                <w:b/>
                <w:sz w:val="12"/>
                <w:szCs w:val="12"/>
              </w:rPr>
              <w:t xml:space="preserve"> -Name "</w:t>
            </w:r>
            <w:r w:rsidRPr="004D628D">
              <w:rPr>
                <w:rFonts w:ascii="Lucida Console" w:eastAsia="Times New Roman" w:hAnsi="Lucida Console" w:cs="Calibri"/>
                <w:b/>
                <w:sz w:val="12"/>
                <w:szCs w:val="12"/>
                <w:highlight w:val="yellow"/>
              </w:rPr>
              <w:t>Test-40G-1</w:t>
            </w:r>
            <w:r w:rsidRPr="004D628D">
              <w:rPr>
                <w:rFonts w:ascii="Lucida Console" w:eastAsia="Times New Roman" w:hAnsi="Lucida Console" w:cs="Calibri"/>
                <w:b/>
                <w:sz w:val="12"/>
                <w:szCs w:val="12"/>
              </w:rPr>
              <w:t>" -</w:t>
            </w:r>
            <w:proofErr w:type="spellStart"/>
            <w:r w:rsidRPr="004D628D">
              <w:rPr>
                <w:rFonts w:ascii="Lucida Console" w:eastAsia="Times New Roman" w:hAnsi="Lucida Console" w:cs="Calibri"/>
                <w:b/>
                <w:sz w:val="12"/>
                <w:szCs w:val="12"/>
              </w:rPr>
              <w:t>RegistryKeyword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VlanID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RegistryValue</w:t>
            </w:r>
            <w:proofErr w:type="spellEnd"/>
            <w:r w:rsidRPr="004D628D">
              <w:rPr>
                <w:rFonts w:ascii="Lucida Console" w:eastAsia="Times New Roman" w:hAnsi="Lucida Console" w:cs="Calibri"/>
                <w:b/>
                <w:sz w:val="12"/>
                <w:szCs w:val="12"/>
              </w:rPr>
              <w:t xml:space="preserve"> "</w:t>
            </w:r>
            <w:r w:rsidRPr="004D628D">
              <w:rPr>
                <w:rFonts w:ascii="Lucida Console" w:eastAsia="Times New Roman" w:hAnsi="Lucida Console" w:cs="Calibri"/>
                <w:b/>
                <w:sz w:val="12"/>
                <w:szCs w:val="12"/>
                <w:highlight w:val="yellow"/>
              </w:rPr>
              <w:t>0</w:t>
            </w:r>
            <w:r w:rsidRPr="004D628D">
              <w:rPr>
                <w:rFonts w:ascii="Lucida Console" w:eastAsia="Times New Roman" w:hAnsi="Lucida Console" w:cs="Calibri"/>
                <w:b/>
                <w:sz w:val="12"/>
                <w:szCs w:val="12"/>
              </w:rPr>
              <w:t>"</w:t>
            </w:r>
          </w:p>
          <w:p w14:paraId="74BEB0E6" w14:textId="529554F3" w:rsidR="006F5CF7" w:rsidRDefault="006F5CF7" w:rsidP="00F67483">
            <w:pPr>
              <w:rPr>
                <w:ins w:id="1821" w:author="Brian Leong (Inspur Worldwide Services Ltd)" w:date="2016-09-30T15:20:00Z"/>
                <w:rFonts w:ascii="Lucida Console" w:eastAsia="Times New Roman" w:hAnsi="Lucida Console" w:cs="Calibri"/>
                <w:b/>
                <w:sz w:val="12"/>
                <w:szCs w:val="12"/>
              </w:rPr>
            </w:pPr>
          </w:p>
          <w:p w14:paraId="45E8CF9C" w14:textId="02C1A49B" w:rsidR="006F5CF7" w:rsidRDefault="006F5CF7" w:rsidP="00F67483">
            <w:pPr>
              <w:rPr>
                <w:ins w:id="1822" w:author="Brian Leong (Inspur Worldwide Services Ltd)" w:date="2016-09-30T15:21:00Z"/>
                <w:rFonts w:ascii="Lucida Console" w:eastAsia="Times New Roman" w:hAnsi="Lucida Console" w:cs="Calibri"/>
                <w:sz w:val="12"/>
                <w:szCs w:val="12"/>
              </w:rPr>
            </w:pPr>
            <w:ins w:id="1823" w:author="Brian Leong (Inspur Worldwide Services Ltd)" w:date="2016-09-30T15:20:00Z">
              <w:r w:rsidRPr="006F5CF7">
                <w:rPr>
                  <w:rFonts w:ascii="Lucida Console" w:eastAsia="Times New Roman" w:hAnsi="Lucida Console" w:cs="Calibri"/>
                  <w:sz w:val="12"/>
                  <w:szCs w:val="12"/>
                  <w:rPrChange w:id="1824" w:author="Brian Leong (Inspur Worldwide Services Ltd)" w:date="2016-09-30T15:20:00Z">
                    <w:rPr>
                      <w:rFonts w:ascii="Lucida Console" w:eastAsia="Times New Roman" w:hAnsi="Lucida Console" w:cs="Calibri"/>
                      <w:b/>
                      <w:sz w:val="12"/>
                      <w:szCs w:val="12"/>
                    </w:rPr>
                  </w:rPrChange>
                </w:rPr>
                <w:t xml:space="preserve"># Confirm the </w:t>
              </w:r>
              <w:proofErr w:type="spellStart"/>
              <w:r w:rsidRPr="006F5CF7">
                <w:rPr>
                  <w:rFonts w:ascii="Lucida Console" w:eastAsia="Times New Roman" w:hAnsi="Lucida Console" w:cs="Calibri"/>
                  <w:sz w:val="12"/>
                  <w:szCs w:val="12"/>
                  <w:rPrChange w:id="1825" w:author="Brian Leong (Inspur Worldwide Services Ltd)" w:date="2016-09-30T15:20:00Z">
                    <w:rPr>
                      <w:rFonts w:ascii="Lucida Console" w:eastAsia="Times New Roman" w:hAnsi="Lucida Console" w:cs="Calibri"/>
                      <w:b/>
                      <w:sz w:val="12"/>
                      <w:szCs w:val="12"/>
                    </w:rPr>
                  </w:rPrChange>
                </w:rPr>
                <w:t>VlanID</w:t>
              </w:r>
              <w:proofErr w:type="spellEnd"/>
              <w:r w:rsidRPr="006F5CF7">
                <w:rPr>
                  <w:rFonts w:ascii="Lucida Console" w:eastAsia="Times New Roman" w:hAnsi="Lucida Console" w:cs="Calibri"/>
                  <w:sz w:val="12"/>
                  <w:szCs w:val="12"/>
                  <w:rPrChange w:id="1826" w:author="Brian Leong (Inspur Worldwide Services Ltd)" w:date="2016-09-30T15:20:00Z">
                    <w:rPr>
                      <w:rFonts w:ascii="Lucida Console" w:eastAsia="Times New Roman" w:hAnsi="Lucida Console" w:cs="Calibri"/>
                      <w:b/>
                      <w:sz w:val="12"/>
                      <w:szCs w:val="12"/>
                    </w:rPr>
                  </w:rPrChange>
                </w:rPr>
                <w:t xml:space="preserve"> setting:</w:t>
              </w:r>
            </w:ins>
          </w:p>
          <w:p w14:paraId="59D46F93" w14:textId="45C94D1F" w:rsidR="006F5CF7" w:rsidRDefault="006F5CF7" w:rsidP="00F67483">
            <w:pPr>
              <w:rPr>
                <w:ins w:id="1827" w:author="Brian Leong (Inspur Worldwide Services Ltd)" w:date="2016-09-30T15:21:00Z"/>
                <w:rFonts w:ascii="Lucida Console" w:eastAsia="Times New Roman" w:hAnsi="Lucida Console" w:cs="Calibri"/>
                <w:sz w:val="12"/>
                <w:szCs w:val="12"/>
              </w:rPr>
            </w:pPr>
          </w:p>
          <w:p w14:paraId="29C74A62" w14:textId="14A048D1" w:rsidR="006F5CF7" w:rsidRPr="006F5CF7" w:rsidRDefault="006F5CF7" w:rsidP="006F5CF7">
            <w:pPr>
              <w:rPr>
                <w:ins w:id="1828" w:author="Brian Leong (Inspur Worldwide Services Ltd)" w:date="2016-09-30T15:21:00Z"/>
                <w:rFonts w:ascii="Lucida Console" w:eastAsia="Times New Roman" w:hAnsi="Lucida Console" w:cs="Calibri"/>
                <w:sz w:val="12"/>
                <w:szCs w:val="12"/>
              </w:rPr>
            </w:pPr>
            <w:ins w:id="1829" w:author="Brian Leong (Inspur Worldwide Services Ltd)" w:date="2016-09-30T15:21:00Z">
              <w:del w:id="1830" w:author="Omar Cardona" w:date="2016-10-08T19:22:00Z">
                <w:r w:rsidRPr="006F5CF7" w:rsidDel="00526F0A">
                  <w:rPr>
                    <w:rFonts w:ascii="Lucida Console" w:eastAsia="Times New Roman" w:hAnsi="Lucida Console" w:cs="Calibri"/>
                    <w:sz w:val="12"/>
                    <w:szCs w:val="12"/>
                  </w:rPr>
                  <w:delText xml:space="preserve">PS C:\Test&gt; </w:delText>
                </w:r>
              </w:del>
              <w:r w:rsidRPr="00BD21C5">
                <w:rPr>
                  <w:rFonts w:ascii="Lucida Console" w:eastAsia="Times New Roman" w:hAnsi="Lucida Console" w:cs="Calibri"/>
                  <w:b/>
                  <w:sz w:val="12"/>
                  <w:szCs w:val="12"/>
                  <w:rPrChange w:id="1831" w:author="Brian Leong (Inspur Worldwide Services Ltd)" w:date="2016-09-30T15:23:00Z">
                    <w:rPr>
                      <w:rFonts w:ascii="Lucida Console" w:eastAsia="Times New Roman" w:hAnsi="Lucida Console" w:cs="Calibri"/>
                      <w:sz w:val="12"/>
                      <w:szCs w:val="12"/>
                    </w:rPr>
                  </w:rPrChange>
                </w:rPr>
                <w:t>Get-</w:t>
              </w:r>
              <w:proofErr w:type="spellStart"/>
              <w:r w:rsidRPr="00BD21C5">
                <w:rPr>
                  <w:rFonts w:ascii="Lucida Console" w:eastAsia="Times New Roman" w:hAnsi="Lucida Console" w:cs="Calibri"/>
                  <w:b/>
                  <w:sz w:val="12"/>
                  <w:szCs w:val="12"/>
                  <w:rPrChange w:id="1832" w:author="Brian Leong (Inspur Worldwide Services Ltd)" w:date="2016-09-30T15:23:00Z">
                    <w:rPr>
                      <w:rFonts w:ascii="Lucida Console" w:eastAsia="Times New Roman" w:hAnsi="Lucida Console" w:cs="Calibri"/>
                      <w:sz w:val="12"/>
                      <w:szCs w:val="12"/>
                    </w:rPr>
                  </w:rPrChange>
                </w:rPr>
                <w:t>NetAdapterAdvancedProperty</w:t>
              </w:r>
              <w:proofErr w:type="spellEnd"/>
              <w:r w:rsidRPr="00BD21C5">
                <w:rPr>
                  <w:rFonts w:ascii="Lucida Console" w:eastAsia="Times New Roman" w:hAnsi="Lucida Console" w:cs="Calibri"/>
                  <w:b/>
                  <w:sz w:val="12"/>
                  <w:szCs w:val="12"/>
                  <w:rPrChange w:id="1833" w:author="Brian Leong (Inspur Worldwide Services Ltd)" w:date="2016-09-30T15:23:00Z">
                    <w:rPr>
                      <w:rFonts w:ascii="Lucida Console" w:eastAsia="Times New Roman" w:hAnsi="Lucida Console" w:cs="Calibri"/>
                      <w:sz w:val="12"/>
                      <w:szCs w:val="12"/>
                    </w:rPr>
                  </w:rPrChange>
                </w:rPr>
                <w:t xml:space="preserve"> -Name 'TEST-10G-1' | Where-Object {$</w:t>
              </w:r>
              <w:proofErr w:type="gramStart"/>
              <w:r w:rsidRPr="00BD21C5">
                <w:rPr>
                  <w:rFonts w:ascii="Lucida Console" w:eastAsia="Times New Roman" w:hAnsi="Lucida Console" w:cs="Calibri"/>
                  <w:b/>
                  <w:sz w:val="12"/>
                  <w:szCs w:val="12"/>
                  <w:rPrChange w:id="1834" w:author="Brian Leong (Inspur Worldwide Services Ltd)" w:date="2016-09-30T15:23:00Z">
                    <w:rPr>
                      <w:rFonts w:ascii="Lucida Console" w:eastAsia="Times New Roman" w:hAnsi="Lucida Console" w:cs="Calibri"/>
                      <w:sz w:val="12"/>
                      <w:szCs w:val="12"/>
                    </w:rPr>
                  </w:rPrChange>
                </w:rPr>
                <w:t>_.</w:t>
              </w:r>
              <w:proofErr w:type="spellStart"/>
              <w:r w:rsidRPr="00BD21C5">
                <w:rPr>
                  <w:rFonts w:ascii="Lucida Console" w:eastAsia="Times New Roman" w:hAnsi="Lucida Console" w:cs="Calibri"/>
                  <w:b/>
                  <w:sz w:val="12"/>
                  <w:szCs w:val="12"/>
                  <w:rPrChange w:id="1835" w:author="Brian Leong (Inspur Worldwide Services Ltd)" w:date="2016-09-30T15:23:00Z">
                    <w:rPr>
                      <w:rFonts w:ascii="Lucida Console" w:eastAsia="Times New Roman" w:hAnsi="Lucida Console" w:cs="Calibri"/>
                      <w:sz w:val="12"/>
                      <w:szCs w:val="12"/>
                    </w:rPr>
                  </w:rPrChange>
                </w:rPr>
                <w:t>RegistryKeyword</w:t>
              </w:r>
              <w:proofErr w:type="spellEnd"/>
              <w:proofErr w:type="gramEnd"/>
              <w:r w:rsidRPr="00BD21C5">
                <w:rPr>
                  <w:rFonts w:ascii="Lucida Console" w:eastAsia="Times New Roman" w:hAnsi="Lucida Console" w:cs="Calibri"/>
                  <w:b/>
                  <w:sz w:val="12"/>
                  <w:szCs w:val="12"/>
                  <w:rPrChange w:id="1836" w:author="Brian Leong (Inspur Worldwide Services Ltd)" w:date="2016-09-30T15:23:00Z">
                    <w:rPr>
                      <w:rFonts w:ascii="Lucida Console" w:eastAsia="Times New Roman" w:hAnsi="Lucida Console" w:cs="Calibri"/>
                      <w:sz w:val="12"/>
                      <w:szCs w:val="12"/>
                    </w:rPr>
                  </w:rPrChange>
                </w:rPr>
                <w:t xml:space="preserve"> -eq '</w:t>
              </w:r>
              <w:proofErr w:type="spellStart"/>
              <w:r w:rsidRPr="00BD21C5">
                <w:rPr>
                  <w:rFonts w:ascii="Lucida Console" w:eastAsia="Times New Roman" w:hAnsi="Lucida Console" w:cs="Calibri"/>
                  <w:b/>
                  <w:sz w:val="12"/>
                  <w:szCs w:val="12"/>
                  <w:rPrChange w:id="1837" w:author="Brian Leong (Inspur Worldwide Services Ltd)" w:date="2016-09-30T15:23:00Z">
                    <w:rPr>
                      <w:rFonts w:ascii="Lucida Console" w:eastAsia="Times New Roman" w:hAnsi="Lucida Console" w:cs="Calibri"/>
                      <w:sz w:val="12"/>
                      <w:szCs w:val="12"/>
                    </w:rPr>
                  </w:rPrChange>
                </w:rPr>
                <w:t>VlanID</w:t>
              </w:r>
              <w:proofErr w:type="spellEnd"/>
              <w:r w:rsidRPr="00BD21C5">
                <w:rPr>
                  <w:rFonts w:ascii="Lucida Console" w:eastAsia="Times New Roman" w:hAnsi="Lucida Console" w:cs="Calibri"/>
                  <w:b/>
                  <w:sz w:val="12"/>
                  <w:szCs w:val="12"/>
                  <w:rPrChange w:id="1838" w:author="Brian Leong (Inspur Worldwide Services Ltd)" w:date="2016-09-30T15:23:00Z">
                    <w:rPr>
                      <w:rFonts w:ascii="Lucida Console" w:eastAsia="Times New Roman" w:hAnsi="Lucida Console" w:cs="Calibri"/>
                      <w:sz w:val="12"/>
                      <w:szCs w:val="12"/>
                    </w:rPr>
                  </w:rPrChange>
                </w:rPr>
                <w:t>'} | ft -</w:t>
              </w:r>
              <w:proofErr w:type="spellStart"/>
              <w:r w:rsidRPr="00BD21C5">
                <w:rPr>
                  <w:rFonts w:ascii="Lucida Console" w:eastAsia="Times New Roman" w:hAnsi="Lucida Console" w:cs="Calibri"/>
                  <w:b/>
                  <w:sz w:val="12"/>
                  <w:szCs w:val="12"/>
                  <w:rPrChange w:id="1839" w:author="Brian Leong (Inspur Worldwide Services Ltd)" w:date="2016-09-30T15:23:00Z">
                    <w:rPr>
                      <w:rFonts w:ascii="Lucida Console" w:eastAsia="Times New Roman" w:hAnsi="Lucida Console" w:cs="Calibri"/>
                      <w:sz w:val="12"/>
                      <w:szCs w:val="12"/>
                    </w:rPr>
                  </w:rPrChange>
                </w:rPr>
                <w:t>AutoSize</w:t>
              </w:r>
              <w:proofErr w:type="spellEnd"/>
            </w:ins>
          </w:p>
          <w:p w14:paraId="5D7D53C3" w14:textId="77777777" w:rsidR="006F5CF7" w:rsidRPr="006F5CF7" w:rsidRDefault="006F5CF7" w:rsidP="006F5CF7">
            <w:pPr>
              <w:rPr>
                <w:ins w:id="1840" w:author="Brian Leong (Inspur Worldwide Services Ltd)" w:date="2016-09-30T15:21:00Z"/>
                <w:rFonts w:ascii="Lucida Console" w:eastAsia="Times New Roman" w:hAnsi="Lucida Console" w:cs="Calibri"/>
                <w:sz w:val="12"/>
                <w:szCs w:val="12"/>
              </w:rPr>
            </w:pPr>
          </w:p>
          <w:p w14:paraId="2C034897" w14:textId="77777777" w:rsidR="006F5CF7" w:rsidRPr="006F5CF7" w:rsidRDefault="006F5CF7" w:rsidP="006F5CF7">
            <w:pPr>
              <w:rPr>
                <w:ins w:id="1841" w:author="Brian Leong (Inspur Worldwide Services Ltd)" w:date="2016-09-30T15:21:00Z"/>
                <w:rFonts w:ascii="Lucida Console" w:eastAsia="Times New Roman" w:hAnsi="Lucida Console" w:cs="Calibri"/>
                <w:sz w:val="12"/>
                <w:szCs w:val="12"/>
              </w:rPr>
            </w:pPr>
            <w:ins w:id="1842" w:author="Brian Leong (Inspur Worldwide Services Ltd)" w:date="2016-09-30T15:21:00Z">
              <w:r w:rsidRPr="006F5CF7">
                <w:rPr>
                  <w:rFonts w:ascii="Lucida Console" w:eastAsia="Times New Roman" w:hAnsi="Lucida Console" w:cs="Calibri"/>
                  <w:sz w:val="12"/>
                  <w:szCs w:val="12"/>
                </w:rPr>
                <w:t xml:space="preserve">Name       DisplayName </w:t>
              </w:r>
              <w:proofErr w:type="spellStart"/>
              <w:r w:rsidRPr="006F5CF7">
                <w:rPr>
                  <w:rFonts w:ascii="Lucida Console" w:eastAsia="Times New Roman" w:hAnsi="Lucida Console" w:cs="Calibri"/>
                  <w:sz w:val="12"/>
                  <w:szCs w:val="12"/>
                </w:rPr>
                <w:t>DisplayValue</w:t>
              </w:r>
              <w:proofErr w:type="spellEnd"/>
              <w:r w:rsidRPr="006F5CF7">
                <w:rPr>
                  <w:rFonts w:ascii="Lucida Console" w:eastAsia="Times New Roman" w:hAnsi="Lucida Console" w:cs="Calibri"/>
                  <w:sz w:val="12"/>
                  <w:szCs w:val="12"/>
                </w:rPr>
                <w:t xml:space="preserve"> </w:t>
              </w:r>
              <w:proofErr w:type="spellStart"/>
              <w:r w:rsidRPr="006F5CF7">
                <w:rPr>
                  <w:rFonts w:ascii="Lucida Console" w:eastAsia="Times New Roman" w:hAnsi="Lucida Console" w:cs="Calibri"/>
                  <w:sz w:val="12"/>
                  <w:szCs w:val="12"/>
                </w:rPr>
                <w:t>RegistryKeyword</w:t>
              </w:r>
              <w:proofErr w:type="spellEnd"/>
              <w:r w:rsidRPr="006F5CF7">
                <w:rPr>
                  <w:rFonts w:ascii="Lucida Console" w:eastAsia="Times New Roman" w:hAnsi="Lucida Console" w:cs="Calibri"/>
                  <w:sz w:val="12"/>
                  <w:szCs w:val="12"/>
                </w:rPr>
                <w:t xml:space="preserve"> </w:t>
              </w:r>
              <w:proofErr w:type="spellStart"/>
              <w:r w:rsidRPr="006F5CF7">
                <w:rPr>
                  <w:rFonts w:ascii="Lucida Console" w:eastAsia="Times New Roman" w:hAnsi="Lucida Console" w:cs="Calibri"/>
                  <w:sz w:val="12"/>
                  <w:szCs w:val="12"/>
                </w:rPr>
                <w:t>RegistryValue</w:t>
              </w:r>
              <w:proofErr w:type="spellEnd"/>
            </w:ins>
          </w:p>
          <w:p w14:paraId="1504A026" w14:textId="77777777" w:rsidR="006F5CF7" w:rsidRPr="006F5CF7" w:rsidRDefault="006F5CF7" w:rsidP="006F5CF7">
            <w:pPr>
              <w:rPr>
                <w:ins w:id="1843" w:author="Brian Leong (Inspur Worldwide Services Ltd)" w:date="2016-09-30T15:21:00Z"/>
                <w:rFonts w:ascii="Lucida Console" w:eastAsia="Times New Roman" w:hAnsi="Lucida Console" w:cs="Calibri"/>
                <w:sz w:val="12"/>
                <w:szCs w:val="12"/>
              </w:rPr>
            </w:pPr>
            <w:ins w:id="1844" w:author="Brian Leong (Inspur Worldwide Services Ltd)" w:date="2016-09-30T15:21:00Z">
              <w:r w:rsidRPr="006F5CF7">
                <w:rPr>
                  <w:rFonts w:ascii="Lucida Console" w:eastAsia="Times New Roman" w:hAnsi="Lucida Console" w:cs="Calibri"/>
                  <w:sz w:val="12"/>
                  <w:szCs w:val="12"/>
                </w:rPr>
                <w:t>----       ----------- ------------ --------------- -------------</w:t>
              </w:r>
            </w:ins>
          </w:p>
          <w:p w14:paraId="56A06C43" w14:textId="6D809CBB" w:rsidR="006F5CF7" w:rsidRPr="006F5CF7" w:rsidRDefault="006F5CF7" w:rsidP="006F5CF7">
            <w:pPr>
              <w:rPr>
                <w:rFonts w:ascii="Lucida Console" w:eastAsia="Times New Roman" w:hAnsi="Lucida Console" w:cs="Calibri"/>
                <w:sz w:val="12"/>
                <w:szCs w:val="12"/>
                <w:rPrChange w:id="1845" w:author="Brian Leong (Inspur Worldwide Services Ltd)" w:date="2016-09-30T15:20:00Z">
                  <w:rPr>
                    <w:rFonts w:ascii="Lucida Console" w:eastAsia="Times New Roman" w:hAnsi="Lucida Console" w:cs="Calibri"/>
                    <w:b/>
                    <w:sz w:val="12"/>
                    <w:szCs w:val="12"/>
                  </w:rPr>
                </w:rPrChange>
              </w:rPr>
            </w:pPr>
            <w:ins w:id="1846" w:author="Brian Leong (Inspur Worldwide Services Ltd)" w:date="2016-09-30T15:21:00Z">
              <w:r w:rsidRPr="006F5CF7">
                <w:rPr>
                  <w:rFonts w:ascii="Lucida Console" w:eastAsia="Times New Roman" w:hAnsi="Lucida Console" w:cs="Calibri"/>
                  <w:sz w:val="12"/>
                  <w:szCs w:val="12"/>
                </w:rPr>
                <w:t xml:space="preserve">TEST-10G-1 VLAN ID     0            </w:t>
              </w:r>
              <w:proofErr w:type="spellStart"/>
              <w:r w:rsidRPr="006F5CF7">
                <w:rPr>
                  <w:rFonts w:ascii="Lucida Console" w:eastAsia="Times New Roman" w:hAnsi="Lucida Console" w:cs="Calibri"/>
                  <w:sz w:val="12"/>
                  <w:szCs w:val="12"/>
                </w:rPr>
                <w:t>VlanID</w:t>
              </w:r>
              <w:proofErr w:type="spellEnd"/>
              <w:r w:rsidRPr="006F5CF7">
                <w:rPr>
                  <w:rFonts w:ascii="Lucida Console" w:eastAsia="Times New Roman" w:hAnsi="Lucida Console" w:cs="Calibri"/>
                  <w:sz w:val="12"/>
                  <w:szCs w:val="12"/>
                </w:rPr>
                <w:t xml:space="preserve">       </w:t>
              </w:r>
              <w:proofErr w:type="gramStart"/>
              <w:r w:rsidRPr="006F5CF7">
                <w:rPr>
                  <w:rFonts w:ascii="Lucida Console" w:eastAsia="Times New Roman" w:hAnsi="Lucida Console" w:cs="Calibri"/>
                  <w:sz w:val="12"/>
                  <w:szCs w:val="12"/>
                </w:rPr>
                <w:t xml:space="preserve">   {</w:t>
              </w:r>
              <w:proofErr w:type="gramEnd"/>
              <w:r w:rsidRPr="006F5CF7">
                <w:rPr>
                  <w:rFonts w:ascii="Lucida Console" w:eastAsia="Times New Roman" w:hAnsi="Lucida Console" w:cs="Calibri"/>
                  <w:sz w:val="12"/>
                  <w:szCs w:val="12"/>
                  <w:highlight w:val="yellow"/>
                  <w:rPrChange w:id="1847" w:author="Brian Leong (Inspur Worldwide Services Ltd)" w:date="2016-09-30T15:22:00Z">
                    <w:rPr>
                      <w:rFonts w:ascii="Lucida Console" w:eastAsia="Times New Roman" w:hAnsi="Lucida Console" w:cs="Calibri"/>
                      <w:sz w:val="12"/>
                      <w:szCs w:val="12"/>
                    </w:rPr>
                  </w:rPrChange>
                </w:rPr>
                <w:t>0</w:t>
              </w:r>
              <w:r w:rsidRPr="006F5CF7">
                <w:rPr>
                  <w:rFonts w:ascii="Lucida Console" w:eastAsia="Times New Roman" w:hAnsi="Lucida Console" w:cs="Calibri"/>
                  <w:sz w:val="12"/>
                  <w:szCs w:val="12"/>
                </w:rPr>
                <w:t>}</w:t>
              </w:r>
            </w:ins>
          </w:p>
          <w:p w14:paraId="773E5B9B" w14:textId="45EB049B" w:rsidR="00F67483" w:rsidRPr="007A4C93" w:rsidRDefault="00F67483" w:rsidP="00294D47">
            <w:pPr>
              <w:rPr>
                <w:rFonts w:ascii="Lucida Console" w:hAnsi="Lucida Console"/>
                <w:sz w:val="12"/>
                <w:szCs w:val="12"/>
              </w:rPr>
            </w:pPr>
          </w:p>
        </w:tc>
      </w:tr>
      <w:tr w:rsidR="00136338" w:rsidRPr="007A4C93" w14:paraId="397E6FDC" w14:textId="77777777" w:rsidTr="00DD78A0">
        <w:tc>
          <w:tcPr>
            <w:tcW w:w="289" w:type="dxa"/>
            <w:tcPrChange w:id="1848" w:author="Omar Cardona" w:date="2016-10-08T21:57:00Z">
              <w:tcPr>
                <w:tcW w:w="265" w:type="dxa"/>
              </w:tcPr>
            </w:tcPrChange>
          </w:tcPr>
          <w:p w14:paraId="621BE599" w14:textId="424CB9D8" w:rsidR="00136338" w:rsidRPr="000F16D6" w:rsidRDefault="000F16D6" w:rsidP="00294D47">
            <w:pPr>
              <w:rPr>
                <w:rFonts w:ascii="Lucida Console" w:hAnsi="Lucida Console"/>
                <w:b/>
                <w:sz w:val="12"/>
                <w:szCs w:val="12"/>
                <w:rPrChange w:id="1849" w:author="Omar Cardona" w:date="2016-10-08T21:55:00Z">
                  <w:rPr>
                    <w:rFonts w:ascii="Lucida Console" w:hAnsi="Lucida Console"/>
                    <w:sz w:val="12"/>
                    <w:szCs w:val="12"/>
                  </w:rPr>
                </w:rPrChange>
              </w:rPr>
            </w:pPr>
            <w:ins w:id="1850" w:author="Omar Cardona" w:date="2016-10-08T21:54:00Z">
              <w:r w:rsidRPr="000F16D6">
                <w:rPr>
                  <w:rFonts w:ascii="Lucida Console" w:hAnsi="Lucida Console"/>
                  <w:b/>
                  <w:sz w:val="12"/>
                  <w:szCs w:val="12"/>
                  <w:rPrChange w:id="1851" w:author="Omar Cardona" w:date="2016-10-08T21:55:00Z">
                    <w:rPr>
                      <w:rFonts w:ascii="Lucida Console" w:hAnsi="Lucida Console"/>
                      <w:sz w:val="12"/>
                      <w:szCs w:val="12"/>
                    </w:rPr>
                  </w:rPrChange>
                </w:rPr>
                <w:t>4</w:t>
              </w:r>
            </w:ins>
          </w:p>
        </w:tc>
        <w:tc>
          <w:tcPr>
            <w:tcW w:w="269" w:type="dxa"/>
            <w:shd w:val="clear" w:color="auto" w:fill="92D050"/>
            <w:tcPrChange w:id="1852" w:author="Omar Cardona" w:date="2016-10-08T21:57:00Z">
              <w:tcPr>
                <w:tcW w:w="270" w:type="dxa"/>
                <w:shd w:val="clear" w:color="auto" w:fill="92D050"/>
              </w:tcPr>
            </w:tcPrChange>
          </w:tcPr>
          <w:p w14:paraId="634415DE" w14:textId="77777777" w:rsidR="00136338" w:rsidRPr="007A4C93" w:rsidRDefault="00136338" w:rsidP="00294D47">
            <w:pPr>
              <w:rPr>
                <w:rFonts w:ascii="Lucida Console" w:hAnsi="Lucida Console"/>
                <w:sz w:val="12"/>
                <w:szCs w:val="12"/>
              </w:rPr>
            </w:pPr>
          </w:p>
        </w:tc>
        <w:tc>
          <w:tcPr>
            <w:tcW w:w="270" w:type="dxa"/>
            <w:tcPrChange w:id="1853" w:author="Omar Cardona" w:date="2016-10-08T21:57:00Z">
              <w:tcPr>
                <w:tcW w:w="270" w:type="dxa"/>
              </w:tcPr>
            </w:tcPrChange>
          </w:tcPr>
          <w:p w14:paraId="4607C615" w14:textId="77777777" w:rsidR="00136338" w:rsidRPr="007A4C93" w:rsidRDefault="00136338" w:rsidP="00294D47">
            <w:pPr>
              <w:rPr>
                <w:rFonts w:ascii="Lucida Console" w:hAnsi="Lucida Console"/>
                <w:sz w:val="12"/>
                <w:szCs w:val="12"/>
              </w:rPr>
            </w:pPr>
          </w:p>
        </w:tc>
        <w:tc>
          <w:tcPr>
            <w:tcW w:w="9962" w:type="dxa"/>
            <w:tcPrChange w:id="1854" w:author="Omar Cardona" w:date="2016-10-08T21:57:00Z">
              <w:tcPr>
                <w:tcW w:w="9985" w:type="dxa"/>
              </w:tcPr>
            </w:tcPrChange>
          </w:tcPr>
          <w:p w14:paraId="77C74F3F" w14:textId="77777777" w:rsidR="00761890" w:rsidRPr="00B957AD" w:rsidRDefault="00761890" w:rsidP="00136338">
            <w:pPr>
              <w:rPr>
                <w:rFonts w:ascii="Lucida Console" w:eastAsia="Times New Roman" w:hAnsi="Lucida Console" w:cs="Calibri"/>
                <w:color w:val="009900"/>
                <w:sz w:val="12"/>
                <w:szCs w:val="12"/>
              </w:rPr>
            </w:pPr>
          </w:p>
          <w:p w14:paraId="3346E4B4" w14:textId="56B44D73" w:rsidR="00136338" w:rsidRPr="009903E3" w:rsidRDefault="00136338" w:rsidP="00136338">
            <w:pPr>
              <w:rPr>
                <w:rFonts w:ascii="Lucida Console" w:eastAsia="Times New Roman" w:hAnsi="Lucida Console" w:cs="Calibri"/>
                <w:color w:val="000000" w:themeColor="text1"/>
                <w:sz w:val="12"/>
                <w:szCs w:val="12"/>
                <w:rPrChange w:id="1855" w:author="Omar Cardona" w:date="2016-11-21T23:45:00Z">
                  <w:rPr>
                    <w:rFonts w:ascii="Lucida Console" w:eastAsia="Times New Roman" w:hAnsi="Lucida Console" w:cs="Calibri"/>
                    <w:color w:val="00B050"/>
                    <w:sz w:val="12"/>
                    <w:szCs w:val="12"/>
                  </w:rPr>
                </w:rPrChange>
              </w:rPr>
            </w:pPr>
            <w:r w:rsidRPr="009903E3">
              <w:rPr>
                <w:rFonts w:eastAsia="Times New Roman" w:cstheme="minorHAnsi"/>
                <w:color w:val="000000" w:themeColor="text1"/>
                <w:sz w:val="16"/>
                <w:szCs w:val="16"/>
                <w:rPrChange w:id="1856" w:author="Omar Cardona" w:date="2016-11-21T23:45:00Z">
                  <w:rPr>
                    <w:rFonts w:ascii="Lucida Console" w:eastAsia="Times New Roman" w:hAnsi="Lucida Console" w:cs="Calibri"/>
                    <w:color w:val="00B050"/>
                    <w:sz w:val="12"/>
                    <w:szCs w:val="12"/>
                  </w:rPr>
                </w:rPrChange>
              </w:rPr>
              <w:t># When we test the Connection again, it will fail. This is because the physical NIC was placed on an Access VLAN in earlier steps</w:t>
            </w:r>
            <w:ins w:id="1857" w:author="Brian Leong (Inspur Worldwide Services Ltd)" w:date="2016-11-21T11:34:00Z">
              <w:r w:rsidR="002062DC" w:rsidRPr="009903E3">
                <w:rPr>
                  <w:rFonts w:eastAsia="Times New Roman" w:cstheme="minorHAnsi"/>
                  <w:color w:val="000000" w:themeColor="text1"/>
                  <w:sz w:val="16"/>
                  <w:szCs w:val="16"/>
                  <w:rPrChange w:id="1858" w:author="Omar Cardona" w:date="2016-11-21T23:45:00Z">
                    <w:rPr>
                      <w:rFonts w:eastAsia="Times New Roman" w:cstheme="minorHAnsi"/>
                      <w:color w:val="00B050"/>
                      <w:sz w:val="16"/>
                      <w:szCs w:val="16"/>
                    </w:rPr>
                  </w:rPrChange>
                </w:rPr>
                <w:t>,</w:t>
              </w:r>
            </w:ins>
            <w:r w:rsidRPr="009903E3">
              <w:rPr>
                <w:rFonts w:eastAsia="Times New Roman" w:cstheme="minorHAnsi"/>
                <w:color w:val="000000" w:themeColor="text1"/>
                <w:sz w:val="16"/>
                <w:szCs w:val="16"/>
                <w:rPrChange w:id="1859" w:author="Omar Cardona" w:date="2016-11-21T23:45:00Z">
                  <w:rPr>
                    <w:rFonts w:ascii="Lucida Console" w:eastAsia="Times New Roman" w:hAnsi="Lucida Console" w:cs="Calibri"/>
                    <w:color w:val="00B050"/>
                    <w:sz w:val="12"/>
                    <w:szCs w:val="12"/>
                  </w:rPr>
                </w:rPrChange>
              </w:rPr>
              <w:t xml:space="preserve"> and when a vSwitch is create</w:t>
            </w:r>
            <w:ins w:id="1860" w:author="Brian Leong (Inspur Worldwide Services Ltd)" w:date="2016-11-21T11:34:00Z">
              <w:r w:rsidR="002062DC" w:rsidRPr="009903E3">
                <w:rPr>
                  <w:rFonts w:eastAsia="Times New Roman" w:cstheme="minorHAnsi"/>
                  <w:color w:val="000000" w:themeColor="text1"/>
                  <w:sz w:val="16"/>
                  <w:szCs w:val="16"/>
                  <w:rPrChange w:id="1861" w:author="Omar Cardona" w:date="2016-11-21T23:45:00Z">
                    <w:rPr>
                      <w:rFonts w:eastAsia="Times New Roman" w:cstheme="minorHAnsi"/>
                      <w:color w:val="00B050"/>
                      <w:sz w:val="16"/>
                      <w:szCs w:val="16"/>
                    </w:rPr>
                  </w:rPrChange>
                </w:rPr>
                <w:t>d</w:t>
              </w:r>
            </w:ins>
            <w:r w:rsidRPr="009903E3">
              <w:rPr>
                <w:rFonts w:eastAsia="Times New Roman" w:cstheme="minorHAnsi"/>
                <w:color w:val="000000" w:themeColor="text1"/>
                <w:sz w:val="16"/>
                <w:szCs w:val="16"/>
                <w:rPrChange w:id="1862" w:author="Omar Cardona" w:date="2016-11-21T23:45:00Z">
                  <w:rPr>
                    <w:rFonts w:ascii="Lucida Console" w:eastAsia="Times New Roman" w:hAnsi="Lucida Console" w:cs="Calibri"/>
                    <w:color w:val="00B050"/>
                    <w:sz w:val="12"/>
                    <w:szCs w:val="12"/>
                  </w:rPr>
                </w:rPrChange>
              </w:rPr>
              <w:t xml:space="preserve"> on the NIC</w:t>
            </w:r>
            <w:ins w:id="1863" w:author="Brian Leong (Inspur Worldwide Services Ltd)" w:date="2016-11-21T11:34:00Z">
              <w:r w:rsidR="002062DC" w:rsidRPr="009903E3">
                <w:rPr>
                  <w:rFonts w:eastAsia="Times New Roman" w:cstheme="minorHAnsi"/>
                  <w:color w:val="000000" w:themeColor="text1"/>
                  <w:sz w:val="16"/>
                  <w:szCs w:val="16"/>
                  <w:rPrChange w:id="1864" w:author="Omar Cardona" w:date="2016-11-21T23:45:00Z">
                    <w:rPr>
                      <w:rFonts w:eastAsia="Times New Roman" w:cstheme="minorHAnsi"/>
                      <w:color w:val="00B050"/>
                      <w:sz w:val="16"/>
                      <w:szCs w:val="16"/>
                    </w:rPr>
                  </w:rPrChange>
                </w:rPr>
                <w:t>,</w:t>
              </w:r>
            </w:ins>
            <w:r w:rsidRPr="009903E3">
              <w:rPr>
                <w:rFonts w:eastAsia="Times New Roman" w:cstheme="minorHAnsi"/>
                <w:color w:val="000000" w:themeColor="text1"/>
                <w:sz w:val="16"/>
                <w:szCs w:val="16"/>
                <w:rPrChange w:id="1865" w:author="Omar Cardona" w:date="2016-11-21T23:45:00Z">
                  <w:rPr>
                    <w:rFonts w:ascii="Lucida Console" w:eastAsia="Times New Roman" w:hAnsi="Lucida Console" w:cs="Calibri"/>
                    <w:color w:val="00B050"/>
                    <w:sz w:val="12"/>
                    <w:szCs w:val="12"/>
                  </w:rPr>
                </w:rPrChange>
              </w:rPr>
              <w:t xml:space="preserve"> the Host vNIC does not inherit the VLAN properties</w:t>
            </w:r>
            <w:ins w:id="1866" w:author="Brian Leong (Inspur Worldwide Services Ltd)" w:date="2016-11-21T11:34:00Z">
              <w:r w:rsidR="002062DC" w:rsidRPr="009903E3">
                <w:rPr>
                  <w:rFonts w:eastAsia="Times New Roman" w:cstheme="minorHAnsi"/>
                  <w:color w:val="000000" w:themeColor="text1"/>
                  <w:sz w:val="16"/>
                  <w:szCs w:val="16"/>
                  <w:rPrChange w:id="1867" w:author="Omar Cardona" w:date="2016-11-21T23:45:00Z">
                    <w:rPr>
                      <w:rFonts w:ascii="Lucida Console" w:eastAsia="Times New Roman" w:hAnsi="Lucida Console" w:cs="Calibri"/>
                      <w:color w:val="00B050"/>
                      <w:sz w:val="12"/>
                      <w:szCs w:val="12"/>
                    </w:rPr>
                  </w:rPrChange>
                </w:rPr>
                <w:t>.</w:t>
              </w:r>
              <w:r w:rsidR="002062DC" w:rsidRPr="009903E3">
                <w:rPr>
                  <w:rFonts w:ascii="Lucida Console" w:eastAsia="Times New Roman" w:hAnsi="Lucida Console" w:cs="Calibri"/>
                  <w:color w:val="000000" w:themeColor="text1"/>
                  <w:sz w:val="12"/>
                  <w:szCs w:val="12"/>
                  <w:rPrChange w:id="1868" w:author="Omar Cardona" w:date="2016-11-21T23:45:00Z">
                    <w:rPr>
                      <w:rFonts w:ascii="Lucida Console" w:eastAsia="Times New Roman" w:hAnsi="Lucida Console" w:cs="Calibri"/>
                      <w:color w:val="00B050"/>
                      <w:sz w:val="12"/>
                      <w:szCs w:val="12"/>
                    </w:rPr>
                  </w:rPrChange>
                </w:rPr>
                <w:br/>
              </w:r>
            </w:ins>
          </w:p>
          <w:p w14:paraId="41C09566" w14:textId="64162A1A" w:rsidR="00136338" w:rsidRPr="007A4C93" w:rsidRDefault="00136338" w:rsidP="00136338">
            <w:pPr>
              <w:rPr>
                <w:rFonts w:ascii="Lucida Console" w:eastAsia="Times New Roman" w:hAnsi="Lucida Console" w:cs="Calibri"/>
                <w:color w:val="000000"/>
                <w:sz w:val="12"/>
                <w:szCs w:val="12"/>
              </w:rPr>
            </w:pPr>
            <w:del w:id="1869"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Test-</w:t>
            </w:r>
            <w:proofErr w:type="spellStart"/>
            <w:r w:rsidRPr="007A4C93">
              <w:rPr>
                <w:rFonts w:ascii="Lucida Console" w:eastAsia="Times New Roman" w:hAnsi="Lucida Console" w:cs="Calibri"/>
                <w:b/>
                <w:bCs/>
                <w:color w:val="000000"/>
                <w:sz w:val="12"/>
                <w:szCs w:val="12"/>
              </w:rPr>
              <w:t>NetConnection</w:t>
            </w:r>
            <w:proofErr w:type="spellEnd"/>
            <w:r w:rsidRPr="007A4C93">
              <w:rPr>
                <w:rFonts w:ascii="Lucida Console" w:eastAsia="Times New Roman" w:hAnsi="Lucida Console" w:cs="Calibri"/>
                <w:b/>
                <w:bCs/>
                <w:color w:val="000000"/>
                <w:sz w:val="12"/>
                <w:szCs w:val="12"/>
              </w:rPr>
              <w:t xml:space="preserve"> 192.168.1.5</w:t>
            </w:r>
          </w:p>
          <w:p w14:paraId="143032E3" w14:textId="77777777" w:rsidR="00136338" w:rsidRPr="007A4C93" w:rsidRDefault="00136338" w:rsidP="00136338">
            <w:pPr>
              <w:rPr>
                <w:rFonts w:ascii="Lucida Console" w:eastAsia="Times New Roman" w:hAnsi="Lucida Console" w:cs="Calibri"/>
                <w:color w:val="FF0000"/>
                <w:sz w:val="12"/>
                <w:szCs w:val="12"/>
              </w:rPr>
            </w:pPr>
            <w:r w:rsidRPr="007A4C93">
              <w:rPr>
                <w:rFonts w:ascii="Lucida Console" w:eastAsia="Times New Roman" w:hAnsi="Lucida Console" w:cs="Calibri"/>
                <w:color w:val="FF0000"/>
                <w:sz w:val="12"/>
                <w:szCs w:val="12"/>
              </w:rPr>
              <w:t xml:space="preserve">WARNING: Ping to 192.168.1.5 failed -- Status: </w:t>
            </w:r>
            <w:proofErr w:type="spellStart"/>
            <w:r w:rsidRPr="007A4C93">
              <w:rPr>
                <w:rFonts w:ascii="Lucida Console" w:eastAsia="Times New Roman" w:hAnsi="Lucida Console" w:cs="Calibri"/>
                <w:color w:val="FF0000"/>
                <w:sz w:val="12"/>
                <w:szCs w:val="12"/>
              </w:rPr>
              <w:t>DestinationHostUnreachable</w:t>
            </w:r>
            <w:proofErr w:type="spellEnd"/>
          </w:p>
          <w:p w14:paraId="181CF739" w14:textId="4D0081F1" w:rsidR="00136338" w:rsidRPr="007A4C93" w:rsidDel="00A46DBA" w:rsidRDefault="00136338" w:rsidP="00136338">
            <w:pPr>
              <w:rPr>
                <w:del w:id="1870" w:author="Brian Leong (Inspur Worldwide Services Ltd)" w:date="2016-11-21T12:26:00Z"/>
                <w:rFonts w:ascii="Lucida Console" w:eastAsia="Times New Roman" w:hAnsi="Lucida Console" w:cs="Calibri"/>
                <w:sz w:val="12"/>
                <w:szCs w:val="12"/>
              </w:rPr>
            </w:pPr>
            <w:del w:id="1871" w:author="Brian Leong (Inspur Worldwide Services Ltd)" w:date="2016-11-21T12:26:00Z">
              <w:r w:rsidRPr="007A4C93" w:rsidDel="00A46DBA">
                <w:rPr>
                  <w:rFonts w:ascii="Lucida Console" w:eastAsia="Times New Roman" w:hAnsi="Lucida Console" w:cs="Calibri"/>
                  <w:sz w:val="12"/>
                  <w:szCs w:val="12"/>
                </w:rPr>
                <w:delText> </w:delText>
              </w:r>
            </w:del>
          </w:p>
          <w:p w14:paraId="2A45077F"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53D590C"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ComputerName</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0D8DE6E5"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RemoteAddress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17DFA840"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InterfaceAlias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vEthernet</w:t>
            </w:r>
            <w:proofErr w:type="spellEnd"/>
            <w:r w:rsidRPr="007A4C93">
              <w:rPr>
                <w:rFonts w:ascii="Lucida Console" w:eastAsia="Times New Roman" w:hAnsi="Lucida Console" w:cs="Calibri"/>
                <w:color w:val="000000"/>
                <w:sz w:val="12"/>
                <w:szCs w:val="12"/>
              </w:rPr>
              <w:t xml:space="preserve"> (CORP-External-Switch)</w:t>
            </w:r>
          </w:p>
          <w:p w14:paraId="7A46568B"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SourceAddress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10.199.48.170</w:t>
            </w:r>
          </w:p>
          <w:p w14:paraId="777314A5" w14:textId="77777777" w:rsidR="00136338" w:rsidRPr="007A4C93" w:rsidRDefault="00136338" w:rsidP="00136338">
            <w:pPr>
              <w:rPr>
                <w:rFonts w:ascii="Lucida Console" w:eastAsia="Times New Roman" w:hAnsi="Lucida Console" w:cs="Calibri"/>
                <w:color w:val="FF0000"/>
                <w:sz w:val="12"/>
                <w:szCs w:val="12"/>
              </w:rPr>
            </w:pPr>
            <w:proofErr w:type="spellStart"/>
            <w:r w:rsidRPr="007A4C93">
              <w:rPr>
                <w:rFonts w:ascii="Lucida Console" w:eastAsia="Times New Roman" w:hAnsi="Lucida Console" w:cs="Calibri"/>
                <w:color w:val="FF0000"/>
                <w:sz w:val="12"/>
                <w:szCs w:val="12"/>
                <w:highlight w:val="yellow"/>
              </w:rPr>
              <w:t>PingSucceeded</w:t>
            </w:r>
            <w:proofErr w:type="spellEnd"/>
            <w:r w:rsidRPr="007A4C93">
              <w:rPr>
                <w:rFonts w:ascii="Lucida Console" w:eastAsia="Times New Roman" w:hAnsi="Lucida Console" w:cs="Calibri"/>
                <w:color w:val="FF0000"/>
                <w:sz w:val="12"/>
                <w:szCs w:val="12"/>
                <w:highlight w:val="yellow"/>
              </w:rPr>
              <w:t xml:space="preserve">        </w:t>
            </w:r>
            <w:proofErr w:type="gramStart"/>
            <w:r w:rsidRPr="007A4C93">
              <w:rPr>
                <w:rFonts w:ascii="Lucida Console" w:eastAsia="Times New Roman" w:hAnsi="Lucida Console" w:cs="Calibri"/>
                <w:color w:val="FF0000"/>
                <w:sz w:val="12"/>
                <w:szCs w:val="12"/>
                <w:highlight w:val="yellow"/>
              </w:rPr>
              <w:t xml:space="preserve">  :</w:t>
            </w:r>
            <w:proofErr w:type="gramEnd"/>
            <w:r w:rsidRPr="007A4C93">
              <w:rPr>
                <w:rFonts w:ascii="Lucida Console" w:eastAsia="Times New Roman" w:hAnsi="Lucida Console" w:cs="Calibri"/>
                <w:color w:val="FF0000"/>
                <w:sz w:val="12"/>
                <w:szCs w:val="12"/>
                <w:highlight w:val="yellow"/>
              </w:rPr>
              <w:t xml:space="preserve"> False</w:t>
            </w:r>
          </w:p>
          <w:p w14:paraId="14EBEB6A"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PingReplyDetails</w:t>
            </w:r>
            <w:proofErr w:type="spellEnd"/>
            <w:r w:rsidRPr="007A4C93">
              <w:rPr>
                <w:rFonts w:ascii="Lucida Console" w:eastAsia="Times New Roman" w:hAnsi="Lucida Console" w:cs="Calibri"/>
                <w:color w:val="000000"/>
                <w:sz w:val="12"/>
                <w:szCs w:val="12"/>
              </w:rPr>
              <w:t xml:space="preserve"> (RTT</w:t>
            </w:r>
            <w:proofErr w:type="gramStart"/>
            <w:r w:rsidRPr="007A4C93">
              <w:rPr>
                <w:rFonts w:ascii="Lucida Console" w:eastAsia="Times New Roman" w:hAnsi="Lucida Console" w:cs="Calibri"/>
                <w:color w:val="000000"/>
                <w:sz w:val="12"/>
                <w:szCs w:val="12"/>
              </w:rPr>
              <w:t>) :</w:t>
            </w:r>
            <w:proofErr w:type="gramEnd"/>
            <w:r w:rsidRPr="007A4C93">
              <w:rPr>
                <w:rFonts w:ascii="Lucida Console" w:eastAsia="Times New Roman" w:hAnsi="Lucida Console" w:cs="Calibri"/>
                <w:color w:val="000000"/>
                <w:sz w:val="12"/>
                <w:szCs w:val="12"/>
              </w:rPr>
              <w:t xml:space="preserve"> 0 </w:t>
            </w:r>
            <w:proofErr w:type="spellStart"/>
            <w:r w:rsidRPr="007A4C93">
              <w:rPr>
                <w:rFonts w:ascii="Lucida Console" w:eastAsia="Times New Roman" w:hAnsi="Lucida Console" w:cs="Calibri"/>
                <w:color w:val="000000"/>
                <w:sz w:val="12"/>
                <w:szCs w:val="12"/>
              </w:rPr>
              <w:t>ms</w:t>
            </w:r>
            <w:proofErr w:type="spellEnd"/>
          </w:p>
          <w:p w14:paraId="39B30385"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39AE022"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908A4D0" w14:textId="39820A8E" w:rsidR="00E47D67" w:rsidRDefault="00136338" w:rsidP="00136338">
            <w:pPr>
              <w:rPr>
                <w:rFonts w:ascii="Lucida Console" w:eastAsia="Times New Roman" w:hAnsi="Lucida Console" w:cs="Calibri"/>
                <w:color w:val="000000"/>
                <w:sz w:val="12"/>
                <w:szCs w:val="12"/>
              </w:rPr>
            </w:pPr>
            <w:del w:id="1872"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Set-</w:t>
            </w:r>
            <w:proofErr w:type="spellStart"/>
            <w:r w:rsidRPr="007A4C93">
              <w:rPr>
                <w:rFonts w:ascii="Lucida Console" w:eastAsia="Times New Roman" w:hAnsi="Lucida Console" w:cs="Calibri"/>
                <w:b/>
                <w:bCs/>
                <w:color w:val="000000"/>
                <w:sz w:val="12"/>
                <w:szCs w:val="12"/>
              </w:rPr>
              <w:t>VMNetworkAdapterVlan</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VMNetworkAdapterName</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VMSTEST</w:t>
            </w:r>
            <w:r w:rsidRPr="007A4C93">
              <w:rPr>
                <w:rFonts w:ascii="Lucida Console" w:eastAsia="Times New Roman" w:hAnsi="Lucida Console" w:cs="Calibri"/>
                <w:b/>
                <w:bCs/>
                <w:color w:val="000000"/>
                <w:sz w:val="12"/>
                <w:szCs w:val="12"/>
              </w:rPr>
              <w:t>" -</w:t>
            </w:r>
            <w:proofErr w:type="spellStart"/>
            <w:r w:rsidRPr="007A4C93">
              <w:rPr>
                <w:rFonts w:ascii="Lucida Console" w:eastAsia="Times New Roman" w:hAnsi="Lucida Console" w:cs="Calibri"/>
                <w:b/>
                <w:bCs/>
                <w:color w:val="000000"/>
                <w:sz w:val="12"/>
                <w:szCs w:val="12"/>
              </w:rPr>
              <w:t>VlanId</w:t>
            </w:r>
            <w:proofErr w:type="spellEnd"/>
            <w:r w:rsidRPr="007A4C93">
              <w:rPr>
                <w:rFonts w:ascii="Lucida Console" w:eastAsia="Times New Roman" w:hAnsi="Lucida Console" w:cs="Calibri"/>
                <w:b/>
                <w:bCs/>
                <w:color w:val="000000"/>
                <w:sz w:val="12"/>
                <w:szCs w:val="12"/>
              </w:rPr>
              <w:t xml:space="preserve"> "</w:t>
            </w:r>
            <w:r w:rsidRPr="007A4C93">
              <w:rPr>
                <w:rFonts w:ascii="Lucida Console" w:eastAsia="Times New Roman" w:hAnsi="Lucida Console" w:cs="Calibri"/>
                <w:b/>
                <w:bCs/>
                <w:color w:val="000000"/>
                <w:sz w:val="12"/>
                <w:szCs w:val="12"/>
                <w:highlight w:val="yellow"/>
              </w:rPr>
              <w:t>101</w:t>
            </w:r>
            <w:r w:rsidRPr="007A4C93">
              <w:rPr>
                <w:rFonts w:ascii="Lucida Console" w:eastAsia="Times New Roman" w:hAnsi="Lucida Console" w:cs="Calibri"/>
                <w:b/>
                <w:bCs/>
                <w:color w:val="000000"/>
                <w:sz w:val="12"/>
                <w:szCs w:val="12"/>
              </w:rPr>
              <w:t>" -Access -</w:t>
            </w:r>
            <w:proofErr w:type="spellStart"/>
            <w:r w:rsidRPr="007A4C93">
              <w:rPr>
                <w:rFonts w:ascii="Lucida Console" w:eastAsia="Times New Roman" w:hAnsi="Lucida Console" w:cs="Calibri"/>
                <w:b/>
                <w:bCs/>
                <w:color w:val="000000"/>
                <w:sz w:val="12"/>
                <w:szCs w:val="12"/>
              </w:rPr>
              <w:t>ManagementOS</w:t>
            </w:r>
            <w:proofErr w:type="spellEnd"/>
          </w:p>
          <w:p w14:paraId="0199ABDD" w14:textId="4CDBCDB1" w:rsidR="00136338" w:rsidRPr="007A4C93" w:rsidRDefault="00136338" w:rsidP="00136338">
            <w:pPr>
              <w:rPr>
                <w:rFonts w:ascii="Lucida Console" w:eastAsia="Times New Roman" w:hAnsi="Lucida Console" w:cs="Calibri"/>
                <w:color w:val="000000"/>
                <w:sz w:val="12"/>
                <w:szCs w:val="12"/>
              </w:rPr>
            </w:pPr>
            <w:del w:id="1873"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w:t>
            </w:r>
            <w:proofErr w:type="spellStart"/>
            <w:r w:rsidRPr="007A4C93">
              <w:rPr>
                <w:rFonts w:ascii="Lucida Console" w:eastAsia="Times New Roman" w:hAnsi="Lucida Console" w:cs="Calibri"/>
                <w:b/>
                <w:bCs/>
                <w:color w:val="000000"/>
                <w:sz w:val="12"/>
                <w:szCs w:val="12"/>
              </w:rPr>
              <w:t>VMNetworkAdapterVlan</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ManagementOS</w:t>
            </w:r>
            <w:proofErr w:type="spellEnd"/>
            <w:r w:rsidRPr="007A4C93">
              <w:rPr>
                <w:rFonts w:ascii="Lucida Console" w:eastAsia="Times New Roman" w:hAnsi="Lucida Console" w:cs="Calibri"/>
                <w:b/>
                <w:bCs/>
                <w:color w:val="000000"/>
                <w:sz w:val="12"/>
                <w:szCs w:val="12"/>
              </w:rPr>
              <w:t xml:space="preserve"> -</w:t>
            </w:r>
            <w:proofErr w:type="spellStart"/>
            <w:r w:rsidRPr="007A4C93">
              <w:rPr>
                <w:rFonts w:ascii="Lucida Console" w:eastAsia="Times New Roman" w:hAnsi="Lucida Console" w:cs="Calibri"/>
                <w:b/>
                <w:bCs/>
                <w:color w:val="000000"/>
                <w:sz w:val="12"/>
                <w:szCs w:val="12"/>
              </w:rPr>
              <w:t>VMNetworkAdapterName</w:t>
            </w:r>
            <w:proofErr w:type="spellEnd"/>
            <w:r w:rsidRPr="007A4C93">
              <w:rPr>
                <w:rFonts w:ascii="Lucida Console" w:eastAsia="Times New Roman" w:hAnsi="Lucida Console" w:cs="Calibri"/>
                <w:b/>
                <w:bCs/>
                <w:color w:val="000000"/>
                <w:sz w:val="12"/>
                <w:szCs w:val="12"/>
              </w:rPr>
              <w:t xml:space="preserve"> "VMSTEST"</w:t>
            </w:r>
          </w:p>
          <w:p w14:paraId="7F62EA04"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10B88628"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VMName</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VMNetworkAdapterName</w:t>
            </w:r>
            <w:proofErr w:type="spellEnd"/>
            <w:r w:rsidRPr="007A4C93">
              <w:rPr>
                <w:rFonts w:ascii="Lucida Console" w:eastAsia="Times New Roman" w:hAnsi="Lucida Console" w:cs="Calibri"/>
                <w:color w:val="000000"/>
                <w:sz w:val="12"/>
                <w:szCs w:val="12"/>
              </w:rPr>
              <w:t xml:space="preserve"> Mode   </w:t>
            </w:r>
            <w:proofErr w:type="spellStart"/>
            <w:r w:rsidRPr="007A4C93">
              <w:rPr>
                <w:rFonts w:ascii="Lucida Console" w:eastAsia="Times New Roman" w:hAnsi="Lucida Console" w:cs="Calibri"/>
                <w:color w:val="000000"/>
                <w:sz w:val="12"/>
                <w:szCs w:val="12"/>
              </w:rPr>
              <w:t>VlanList</w:t>
            </w:r>
            <w:proofErr w:type="spellEnd"/>
          </w:p>
          <w:p w14:paraId="11FF5E5D"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w:t>
            </w:r>
          </w:p>
          <w:p w14:paraId="0CD3C13F"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VMSTEST</w:t>
            </w:r>
            <w:r w:rsidRPr="007A4C93">
              <w:rPr>
                <w:rFonts w:ascii="Lucida Console" w:eastAsia="Times New Roman" w:hAnsi="Lucida Console" w:cs="Calibri"/>
                <w:color w:val="000000"/>
                <w:sz w:val="12"/>
                <w:szCs w:val="12"/>
              </w:rPr>
              <w:t xml:space="preserve">              Access </w:t>
            </w:r>
            <w:r w:rsidRPr="007A4C93">
              <w:rPr>
                <w:rFonts w:ascii="Lucida Console" w:eastAsia="Times New Roman" w:hAnsi="Lucida Console" w:cs="Calibri"/>
                <w:color w:val="000000"/>
                <w:sz w:val="12"/>
                <w:szCs w:val="12"/>
                <w:highlight w:val="yellow"/>
              </w:rPr>
              <w:t>101</w:t>
            </w:r>
            <w:r w:rsidRPr="007A4C93">
              <w:rPr>
                <w:rFonts w:ascii="Lucida Console" w:eastAsia="Times New Roman" w:hAnsi="Lucida Console" w:cs="Calibri"/>
                <w:color w:val="000000"/>
                <w:sz w:val="12"/>
                <w:szCs w:val="12"/>
              </w:rPr>
              <w:t xml:space="preserve">     </w:t>
            </w:r>
          </w:p>
          <w:p w14:paraId="32A94EDA"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442C72E" w14:textId="588F4B4D" w:rsidR="00136338" w:rsidRPr="007A4C93" w:rsidDel="00B50AC5" w:rsidRDefault="00136338" w:rsidP="00136338">
            <w:pPr>
              <w:rPr>
                <w:del w:id="1874" w:author="Brian Leong (Inspur Worldwide Services Ltd)" w:date="2016-11-21T11:37:00Z"/>
                <w:rFonts w:ascii="Lucida Console" w:eastAsia="Times New Roman" w:hAnsi="Lucida Console" w:cs="Calibri"/>
                <w:color w:val="000000"/>
                <w:sz w:val="12"/>
                <w:szCs w:val="12"/>
              </w:rPr>
            </w:pPr>
            <w:del w:id="1875" w:author="Brian Leong (Inspur Worldwide Services Ltd)" w:date="2016-11-21T11:37:00Z">
              <w:r w:rsidRPr="007A4C93" w:rsidDel="00B50AC5">
                <w:rPr>
                  <w:rFonts w:ascii="Lucida Console" w:eastAsia="Times New Roman" w:hAnsi="Lucida Console" w:cs="Calibri"/>
                  <w:color w:val="000000"/>
                  <w:sz w:val="12"/>
                  <w:szCs w:val="12"/>
                </w:rPr>
                <w:delText> </w:delText>
              </w:r>
            </w:del>
          </w:p>
          <w:p w14:paraId="393CCAE2" w14:textId="6C7887C4" w:rsidR="005B5111" w:rsidRPr="009903E3" w:rsidDel="00615471" w:rsidRDefault="00862892" w:rsidP="00136338">
            <w:pPr>
              <w:rPr>
                <w:del w:id="1876" w:author="Omar Cardona" w:date="2016-10-08T19:23:00Z"/>
                <w:rFonts w:eastAsia="Times New Roman" w:cstheme="minorHAnsi"/>
                <w:color w:val="000000" w:themeColor="text1"/>
                <w:sz w:val="16"/>
                <w:szCs w:val="16"/>
                <w:rPrChange w:id="1877" w:author="Omar Cardona" w:date="2016-11-21T23:45:00Z">
                  <w:rPr>
                    <w:del w:id="1878" w:author="Omar Cardona" w:date="2016-10-08T19:23:00Z"/>
                    <w:rFonts w:eastAsia="Times New Roman" w:cstheme="minorHAnsi"/>
                    <w:color w:val="00B050"/>
                    <w:sz w:val="16"/>
                    <w:szCs w:val="16"/>
                  </w:rPr>
                </w:rPrChange>
              </w:rPr>
            </w:pPr>
            <w:ins w:id="1879" w:author="Omar Cardona" w:date="2016-10-08T19:22:00Z">
              <w:r w:rsidRPr="009903E3">
                <w:rPr>
                  <w:rFonts w:eastAsia="Times New Roman" w:cstheme="minorHAnsi"/>
                  <w:color w:val="000000" w:themeColor="text1"/>
                  <w:sz w:val="16"/>
                  <w:szCs w:val="16"/>
                  <w:rPrChange w:id="1880" w:author="Omar Cardona" w:date="2016-11-21T23:45:00Z">
                    <w:rPr>
                      <w:rFonts w:ascii="Lucida Console" w:eastAsia="Times New Roman" w:hAnsi="Lucida Console" w:cs="Calibri"/>
                      <w:color w:val="000000"/>
                      <w:sz w:val="12"/>
                      <w:szCs w:val="12"/>
                    </w:rPr>
                  </w:rPrChange>
                </w:rPr>
                <w:t xml:space="preserve"># </w:t>
              </w:r>
            </w:ins>
            <w:ins w:id="1881" w:author="Brian Leong (Inspur Worldwide Services Ltd)" w:date="2016-09-30T15:29:00Z">
              <w:r w:rsidR="005B5111" w:rsidRPr="009903E3">
                <w:rPr>
                  <w:rFonts w:eastAsia="Times New Roman" w:cstheme="minorHAnsi"/>
                  <w:color w:val="000000" w:themeColor="text1"/>
                  <w:sz w:val="16"/>
                  <w:szCs w:val="16"/>
                  <w:rPrChange w:id="1882" w:author="Omar Cardona" w:date="2016-11-21T23:45:00Z">
                    <w:rPr>
                      <w:rFonts w:ascii="Lucida Console" w:eastAsia="Times New Roman" w:hAnsi="Lucida Console" w:cs="Calibri"/>
                      <w:color w:val="000000"/>
                      <w:sz w:val="12"/>
                      <w:szCs w:val="12"/>
                    </w:rPr>
                  </w:rPrChange>
                </w:rPr>
                <w:t xml:space="preserve">Recall that the change </w:t>
              </w:r>
            </w:ins>
            <w:ins w:id="1883" w:author="Brian Leong (Inspur Worldwide Services Ltd)" w:date="2016-09-30T15:30:00Z">
              <w:r w:rsidR="005B5111" w:rsidRPr="009903E3">
                <w:rPr>
                  <w:rFonts w:eastAsia="Times New Roman" w:cstheme="minorHAnsi"/>
                  <w:color w:val="000000" w:themeColor="text1"/>
                  <w:sz w:val="16"/>
                  <w:szCs w:val="16"/>
                  <w:rPrChange w:id="1884" w:author="Omar Cardona" w:date="2016-11-21T23:45:00Z">
                    <w:rPr>
                      <w:rFonts w:ascii="Lucida Console" w:eastAsia="Times New Roman" w:hAnsi="Lucida Console" w:cs="Calibri"/>
                      <w:color w:val="000000"/>
                      <w:sz w:val="12"/>
                      <w:szCs w:val="12"/>
                    </w:rPr>
                  </w:rPrChange>
                </w:rPr>
                <w:t>may take a few seconds to complete before you can ping the other adapter.</w:t>
              </w:r>
            </w:ins>
          </w:p>
          <w:p w14:paraId="66FD5ABE" w14:textId="77777777" w:rsidR="00615471" w:rsidRPr="00B957AD" w:rsidRDefault="00615471" w:rsidP="00136338">
            <w:pPr>
              <w:rPr>
                <w:ins w:id="1885" w:author="Brian Leong (Inspur Worldwide Services Ltd)" w:date="2016-11-21T11:35:00Z"/>
                <w:rFonts w:eastAsia="Times New Roman" w:cstheme="minorHAnsi"/>
                <w:color w:val="009900"/>
                <w:sz w:val="16"/>
                <w:szCs w:val="16"/>
                <w:rPrChange w:id="1886" w:author="Brian Leong (Inspur Worldwide Services Ltd)" w:date="2016-11-21T11:35:00Z">
                  <w:rPr>
                    <w:ins w:id="1887" w:author="Brian Leong (Inspur Worldwide Services Ltd)" w:date="2016-11-21T11:35:00Z"/>
                    <w:rFonts w:ascii="Lucida Console" w:eastAsia="Times New Roman" w:hAnsi="Lucida Console" w:cs="Calibri"/>
                    <w:color w:val="000000"/>
                    <w:sz w:val="12"/>
                    <w:szCs w:val="12"/>
                  </w:rPr>
                </w:rPrChange>
              </w:rPr>
            </w:pPr>
          </w:p>
          <w:p w14:paraId="7197AB13" w14:textId="77777777" w:rsidR="005B5111" w:rsidRDefault="005B5111" w:rsidP="00136338">
            <w:pPr>
              <w:rPr>
                <w:ins w:id="1888" w:author="Brian Leong (Inspur Worldwide Services Ltd)" w:date="2016-09-30T15:30:00Z"/>
                <w:rFonts w:ascii="Lucida Console" w:eastAsia="Times New Roman" w:hAnsi="Lucida Console" w:cs="Calibri"/>
                <w:color w:val="000000"/>
                <w:sz w:val="12"/>
                <w:szCs w:val="12"/>
              </w:rPr>
            </w:pPr>
          </w:p>
          <w:p w14:paraId="30DFFC37" w14:textId="1A685B09" w:rsidR="00136338" w:rsidRPr="007A4C93" w:rsidRDefault="00136338" w:rsidP="00136338">
            <w:pPr>
              <w:rPr>
                <w:rFonts w:ascii="Lucida Console" w:eastAsia="Times New Roman" w:hAnsi="Lucida Console" w:cs="Calibri"/>
                <w:color w:val="000000"/>
                <w:sz w:val="12"/>
                <w:szCs w:val="12"/>
              </w:rPr>
            </w:pPr>
            <w:del w:id="1889" w:author="Omar Cardona" w:date="2016-10-08T19:22:00Z">
              <w:r w:rsidRPr="007A4C93" w:rsidDel="00862892">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Test-</w:t>
            </w:r>
            <w:proofErr w:type="spellStart"/>
            <w:r w:rsidRPr="007A4C93">
              <w:rPr>
                <w:rFonts w:ascii="Lucida Console" w:eastAsia="Times New Roman" w:hAnsi="Lucida Console" w:cs="Calibri"/>
                <w:b/>
                <w:bCs/>
                <w:color w:val="000000"/>
                <w:sz w:val="12"/>
                <w:szCs w:val="12"/>
              </w:rPr>
              <w:t>NetConnection</w:t>
            </w:r>
            <w:proofErr w:type="spellEnd"/>
            <w:r w:rsidRPr="007A4C93">
              <w:rPr>
                <w:rFonts w:ascii="Lucida Console" w:eastAsia="Times New Roman" w:hAnsi="Lucida Console" w:cs="Calibri"/>
                <w:b/>
                <w:bCs/>
                <w:color w:val="000000"/>
                <w:sz w:val="12"/>
                <w:szCs w:val="12"/>
              </w:rPr>
              <w:t xml:space="preserve"> 192.168.1.5</w:t>
            </w:r>
          </w:p>
          <w:p w14:paraId="1BDB8EEB" w14:textId="48047388" w:rsidR="00136338" w:rsidRPr="007A4C93" w:rsidDel="005B5111" w:rsidRDefault="00136338" w:rsidP="00136338">
            <w:pPr>
              <w:rPr>
                <w:del w:id="1890" w:author="Brian Leong (Inspur Worldwide Services Ltd)" w:date="2016-09-30T15:29:00Z"/>
                <w:rFonts w:ascii="Lucida Console" w:eastAsia="Times New Roman" w:hAnsi="Lucida Console" w:cs="Calibri"/>
                <w:sz w:val="12"/>
                <w:szCs w:val="12"/>
              </w:rPr>
            </w:pPr>
            <w:del w:id="1891" w:author="Brian Leong (Inspur Worldwide Services Ltd)" w:date="2016-09-30T15:29:00Z">
              <w:r w:rsidRPr="007A4C93" w:rsidDel="005B5111">
                <w:rPr>
                  <w:rFonts w:ascii="Lucida Console" w:eastAsia="Times New Roman" w:hAnsi="Lucida Console" w:cs="Calibri"/>
                  <w:sz w:val="12"/>
                  <w:szCs w:val="12"/>
                </w:rPr>
                <w:delText> </w:delText>
              </w:r>
            </w:del>
          </w:p>
          <w:p w14:paraId="5106850B"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22ACF44"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ComputerName</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3F5E1621"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RemoteAddress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192.168.1.5</w:t>
            </w:r>
          </w:p>
          <w:p w14:paraId="1783D333"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InterfaceAlias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vEthernet</w:t>
            </w:r>
            <w:proofErr w:type="spellEnd"/>
            <w:r w:rsidRPr="007A4C93">
              <w:rPr>
                <w:rFonts w:ascii="Lucida Console" w:eastAsia="Times New Roman" w:hAnsi="Lucida Console" w:cs="Calibri"/>
                <w:color w:val="000000"/>
                <w:sz w:val="12"/>
                <w:szCs w:val="12"/>
              </w:rPr>
              <w:t xml:space="preserve"> (VMSTEST)</w:t>
            </w:r>
          </w:p>
          <w:p w14:paraId="374A0287"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SourceAddress</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192.168.1.3</w:t>
            </w:r>
          </w:p>
          <w:p w14:paraId="2D4FB4F5"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highlight w:val="yellow"/>
              </w:rPr>
              <w:t>PingSucceeded</w:t>
            </w:r>
            <w:proofErr w:type="spellEnd"/>
            <w:r w:rsidRPr="007A4C93">
              <w:rPr>
                <w:rFonts w:ascii="Lucida Console" w:eastAsia="Times New Roman" w:hAnsi="Lucida Console" w:cs="Calibri"/>
                <w:color w:val="000000"/>
                <w:sz w:val="12"/>
                <w:szCs w:val="12"/>
                <w:highlight w:val="yellow"/>
              </w:rPr>
              <w:t xml:space="preserve">        </w:t>
            </w:r>
            <w:proofErr w:type="gramStart"/>
            <w:r w:rsidRPr="007A4C93">
              <w:rPr>
                <w:rFonts w:ascii="Lucida Console" w:eastAsia="Times New Roman" w:hAnsi="Lucida Console" w:cs="Calibri"/>
                <w:color w:val="000000"/>
                <w:sz w:val="12"/>
                <w:szCs w:val="12"/>
                <w:highlight w:val="yellow"/>
              </w:rPr>
              <w:t xml:space="preserve">  :</w:t>
            </w:r>
            <w:proofErr w:type="gramEnd"/>
            <w:r w:rsidRPr="007A4C93">
              <w:rPr>
                <w:rFonts w:ascii="Lucida Console" w:eastAsia="Times New Roman" w:hAnsi="Lucida Console" w:cs="Calibri"/>
                <w:color w:val="000000"/>
                <w:sz w:val="12"/>
                <w:szCs w:val="12"/>
                <w:highlight w:val="yellow"/>
              </w:rPr>
              <w:t xml:space="preserve"> True</w:t>
            </w:r>
          </w:p>
          <w:p w14:paraId="65DDF285" w14:textId="77777777" w:rsidR="00136338" w:rsidRPr="007A4C93" w:rsidRDefault="00136338" w:rsidP="00136338">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PingReplyDetails</w:t>
            </w:r>
            <w:proofErr w:type="spellEnd"/>
            <w:r w:rsidRPr="007A4C93">
              <w:rPr>
                <w:rFonts w:ascii="Lucida Console" w:eastAsia="Times New Roman" w:hAnsi="Lucida Console" w:cs="Calibri"/>
                <w:color w:val="000000"/>
                <w:sz w:val="12"/>
                <w:szCs w:val="12"/>
              </w:rPr>
              <w:t xml:space="preserve"> (RTT</w:t>
            </w:r>
            <w:proofErr w:type="gramStart"/>
            <w:r w:rsidRPr="007A4C93">
              <w:rPr>
                <w:rFonts w:ascii="Lucida Console" w:eastAsia="Times New Roman" w:hAnsi="Lucida Console" w:cs="Calibri"/>
                <w:color w:val="000000"/>
                <w:sz w:val="12"/>
                <w:szCs w:val="12"/>
              </w:rPr>
              <w:t>) :</w:t>
            </w:r>
            <w:proofErr w:type="gramEnd"/>
            <w:r w:rsidRPr="007A4C93">
              <w:rPr>
                <w:rFonts w:ascii="Lucida Console" w:eastAsia="Times New Roman" w:hAnsi="Lucida Console" w:cs="Calibri"/>
                <w:color w:val="000000"/>
                <w:sz w:val="12"/>
                <w:szCs w:val="12"/>
              </w:rPr>
              <w:t xml:space="preserve"> 0 </w:t>
            </w:r>
            <w:proofErr w:type="spellStart"/>
            <w:r w:rsidRPr="007A4C93">
              <w:rPr>
                <w:rFonts w:ascii="Lucida Console" w:eastAsia="Times New Roman" w:hAnsi="Lucida Console" w:cs="Calibri"/>
                <w:color w:val="000000"/>
                <w:sz w:val="12"/>
                <w:szCs w:val="12"/>
              </w:rPr>
              <w:t>ms</w:t>
            </w:r>
            <w:proofErr w:type="spellEnd"/>
          </w:p>
          <w:p w14:paraId="0EADB827" w14:textId="77777777" w:rsidR="00136338" w:rsidRPr="007A4C93" w:rsidRDefault="00136338" w:rsidP="00294D47">
            <w:pPr>
              <w:rPr>
                <w:rFonts w:ascii="Lucida Console" w:hAnsi="Lucida Console"/>
                <w:sz w:val="12"/>
                <w:szCs w:val="12"/>
              </w:rPr>
            </w:pPr>
          </w:p>
        </w:tc>
      </w:tr>
      <w:tr w:rsidR="00301716" w:rsidRPr="007A4C93" w14:paraId="56C380DC" w14:textId="77777777" w:rsidTr="00DD78A0">
        <w:tc>
          <w:tcPr>
            <w:tcW w:w="289" w:type="dxa"/>
            <w:shd w:val="clear" w:color="auto" w:fill="auto"/>
            <w:tcPrChange w:id="1892" w:author="Omar Cardona" w:date="2016-10-08T21:57:00Z">
              <w:tcPr>
                <w:tcW w:w="265" w:type="dxa"/>
                <w:shd w:val="clear" w:color="auto" w:fill="auto"/>
              </w:tcPr>
            </w:tcPrChange>
          </w:tcPr>
          <w:p w14:paraId="72C73BB8" w14:textId="14825A21" w:rsidR="00301716" w:rsidRPr="000F16D6" w:rsidRDefault="000F16D6" w:rsidP="00294D47">
            <w:pPr>
              <w:rPr>
                <w:rFonts w:ascii="Lucida Console" w:hAnsi="Lucida Console"/>
                <w:b/>
                <w:sz w:val="12"/>
                <w:szCs w:val="12"/>
                <w:rPrChange w:id="1893" w:author="Omar Cardona" w:date="2016-10-08T21:55:00Z">
                  <w:rPr>
                    <w:rFonts w:ascii="Lucida Console" w:hAnsi="Lucida Console"/>
                    <w:sz w:val="12"/>
                    <w:szCs w:val="12"/>
                  </w:rPr>
                </w:rPrChange>
              </w:rPr>
            </w:pPr>
            <w:ins w:id="1894" w:author="Omar Cardona" w:date="2016-10-08T21:54:00Z">
              <w:r w:rsidRPr="000F16D6">
                <w:rPr>
                  <w:rFonts w:ascii="Lucida Console" w:hAnsi="Lucida Console"/>
                  <w:b/>
                  <w:sz w:val="12"/>
                  <w:szCs w:val="12"/>
                  <w:rPrChange w:id="1895" w:author="Omar Cardona" w:date="2016-10-08T21:55:00Z">
                    <w:rPr>
                      <w:rFonts w:ascii="Lucida Console" w:hAnsi="Lucida Console"/>
                      <w:sz w:val="12"/>
                      <w:szCs w:val="12"/>
                    </w:rPr>
                  </w:rPrChange>
                </w:rPr>
                <w:lastRenderedPageBreak/>
                <w:t>5</w:t>
              </w:r>
            </w:ins>
          </w:p>
        </w:tc>
        <w:tc>
          <w:tcPr>
            <w:tcW w:w="269" w:type="dxa"/>
            <w:shd w:val="clear" w:color="auto" w:fill="auto"/>
            <w:tcPrChange w:id="1896" w:author="Omar Cardona" w:date="2016-10-08T21:57:00Z">
              <w:tcPr>
                <w:tcW w:w="270" w:type="dxa"/>
                <w:shd w:val="clear" w:color="auto" w:fill="auto"/>
              </w:tcPr>
            </w:tcPrChange>
          </w:tcPr>
          <w:p w14:paraId="604AF2FC" w14:textId="77777777" w:rsidR="00301716" w:rsidRPr="007A4C93" w:rsidRDefault="00301716" w:rsidP="00294D47">
            <w:pPr>
              <w:rPr>
                <w:rFonts w:ascii="Lucida Console" w:hAnsi="Lucida Console"/>
                <w:sz w:val="12"/>
                <w:szCs w:val="12"/>
              </w:rPr>
            </w:pPr>
          </w:p>
        </w:tc>
        <w:tc>
          <w:tcPr>
            <w:tcW w:w="270" w:type="dxa"/>
            <w:shd w:val="clear" w:color="auto" w:fill="00B0F0"/>
            <w:tcPrChange w:id="1897" w:author="Omar Cardona" w:date="2016-10-08T21:57:00Z">
              <w:tcPr>
                <w:tcW w:w="270" w:type="dxa"/>
                <w:shd w:val="clear" w:color="auto" w:fill="00B0F0"/>
              </w:tcPr>
            </w:tcPrChange>
          </w:tcPr>
          <w:p w14:paraId="3658922D" w14:textId="77777777" w:rsidR="00301716" w:rsidRPr="007A4C93" w:rsidRDefault="00301716" w:rsidP="00294D47">
            <w:pPr>
              <w:rPr>
                <w:rFonts w:ascii="Lucida Console" w:hAnsi="Lucida Console"/>
                <w:sz w:val="12"/>
                <w:szCs w:val="12"/>
              </w:rPr>
            </w:pPr>
          </w:p>
        </w:tc>
        <w:tc>
          <w:tcPr>
            <w:tcW w:w="9962" w:type="dxa"/>
            <w:shd w:val="clear" w:color="auto" w:fill="auto"/>
            <w:tcPrChange w:id="1898" w:author="Omar Cardona" w:date="2016-10-08T21:57:00Z">
              <w:tcPr>
                <w:tcW w:w="9985" w:type="dxa"/>
                <w:shd w:val="clear" w:color="auto" w:fill="auto"/>
              </w:tcPr>
            </w:tcPrChange>
          </w:tcPr>
          <w:p w14:paraId="7EECA003" w14:textId="3CF39AA7" w:rsidR="00301716" w:rsidRPr="00B957AD" w:rsidRDefault="00473F6E" w:rsidP="00136338">
            <w:pPr>
              <w:rPr>
                <w:rFonts w:ascii="Lucida Console" w:eastAsia="Times New Roman" w:hAnsi="Lucida Console" w:cs="Calibri"/>
                <w:color w:val="009900"/>
                <w:sz w:val="12"/>
                <w:szCs w:val="12"/>
              </w:rPr>
            </w:pPr>
            <w:r>
              <w:rPr>
                <w:noProof/>
              </w:rPr>
              <w:drawing>
                <wp:inline distT="0" distB="0" distL="0" distR="0" wp14:anchorId="6880C0D2" wp14:editId="4CF6FAAB">
                  <wp:extent cx="3451727" cy="151907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7703" cy="1530511"/>
                          </a:xfrm>
                          <a:prstGeom prst="rect">
                            <a:avLst/>
                          </a:prstGeom>
                        </pic:spPr>
                      </pic:pic>
                    </a:graphicData>
                  </a:graphic>
                </wp:inline>
              </w:drawing>
            </w:r>
          </w:p>
        </w:tc>
      </w:tr>
      <w:tr w:rsidR="00BB6735" w:rsidRPr="007A4C93" w14:paraId="3080834E" w14:textId="77777777" w:rsidTr="00DD78A0">
        <w:tc>
          <w:tcPr>
            <w:tcW w:w="289" w:type="dxa"/>
            <w:tcPrChange w:id="1899" w:author="Omar Cardona" w:date="2016-10-08T21:57:00Z">
              <w:tcPr>
                <w:tcW w:w="265" w:type="dxa"/>
              </w:tcPr>
            </w:tcPrChange>
          </w:tcPr>
          <w:p w14:paraId="38198E52" w14:textId="67C8627A" w:rsidR="00BB6735" w:rsidRPr="000F16D6" w:rsidRDefault="000F16D6" w:rsidP="00294D47">
            <w:pPr>
              <w:rPr>
                <w:rFonts w:ascii="Lucida Console" w:hAnsi="Lucida Console"/>
                <w:b/>
                <w:sz w:val="12"/>
                <w:szCs w:val="12"/>
                <w:rPrChange w:id="1900" w:author="Omar Cardona" w:date="2016-10-08T21:55:00Z">
                  <w:rPr>
                    <w:rFonts w:ascii="Lucida Console" w:hAnsi="Lucida Console"/>
                    <w:sz w:val="12"/>
                    <w:szCs w:val="12"/>
                  </w:rPr>
                </w:rPrChange>
              </w:rPr>
            </w:pPr>
            <w:ins w:id="1901" w:author="Omar Cardona" w:date="2016-10-08T21:54:00Z">
              <w:r w:rsidRPr="000F16D6">
                <w:rPr>
                  <w:rFonts w:ascii="Lucida Console" w:hAnsi="Lucida Console"/>
                  <w:b/>
                  <w:sz w:val="12"/>
                  <w:szCs w:val="12"/>
                  <w:rPrChange w:id="1902" w:author="Omar Cardona" w:date="2016-10-08T21:55:00Z">
                    <w:rPr>
                      <w:rFonts w:ascii="Lucida Console" w:hAnsi="Lucida Console"/>
                      <w:sz w:val="12"/>
                      <w:szCs w:val="12"/>
                    </w:rPr>
                  </w:rPrChange>
                </w:rPr>
                <w:t>6</w:t>
              </w:r>
            </w:ins>
          </w:p>
        </w:tc>
        <w:tc>
          <w:tcPr>
            <w:tcW w:w="269" w:type="dxa"/>
            <w:shd w:val="clear" w:color="auto" w:fill="auto"/>
            <w:tcPrChange w:id="1903" w:author="Omar Cardona" w:date="2016-10-08T21:57:00Z">
              <w:tcPr>
                <w:tcW w:w="270" w:type="dxa"/>
                <w:shd w:val="clear" w:color="auto" w:fill="auto"/>
              </w:tcPr>
            </w:tcPrChange>
          </w:tcPr>
          <w:p w14:paraId="4775ADA4" w14:textId="77777777" w:rsidR="00BB6735" w:rsidRPr="007A4C93" w:rsidRDefault="00BB6735" w:rsidP="00294D47">
            <w:pPr>
              <w:rPr>
                <w:rFonts w:ascii="Lucida Console" w:hAnsi="Lucida Console"/>
                <w:sz w:val="12"/>
                <w:szCs w:val="12"/>
              </w:rPr>
            </w:pPr>
          </w:p>
        </w:tc>
        <w:tc>
          <w:tcPr>
            <w:tcW w:w="270" w:type="dxa"/>
            <w:shd w:val="clear" w:color="auto" w:fill="00B0F0"/>
            <w:tcPrChange w:id="1904" w:author="Omar Cardona" w:date="2016-10-08T21:57:00Z">
              <w:tcPr>
                <w:tcW w:w="270" w:type="dxa"/>
                <w:shd w:val="clear" w:color="auto" w:fill="00B0F0"/>
              </w:tcPr>
            </w:tcPrChange>
          </w:tcPr>
          <w:p w14:paraId="08933BDB" w14:textId="77777777" w:rsidR="00BB6735" w:rsidRPr="007A4C93" w:rsidRDefault="00BB6735" w:rsidP="00294D47">
            <w:pPr>
              <w:rPr>
                <w:rFonts w:ascii="Lucida Console" w:hAnsi="Lucida Console"/>
                <w:sz w:val="12"/>
                <w:szCs w:val="12"/>
              </w:rPr>
            </w:pPr>
          </w:p>
        </w:tc>
        <w:tc>
          <w:tcPr>
            <w:tcW w:w="9962" w:type="dxa"/>
            <w:tcPrChange w:id="1905" w:author="Omar Cardona" w:date="2016-10-08T21:57:00Z">
              <w:tcPr>
                <w:tcW w:w="9985" w:type="dxa"/>
              </w:tcPr>
            </w:tcPrChange>
          </w:tcPr>
          <w:p w14:paraId="4D337AF0" w14:textId="53D1E907" w:rsidR="00BB6735" w:rsidRDefault="00BB6735" w:rsidP="00BB6735">
            <w:pPr>
              <w:rPr>
                <w:rFonts w:ascii="Lucida Console" w:eastAsia="Times New Roman" w:hAnsi="Lucida Console" w:cs="Calibri"/>
                <w:sz w:val="12"/>
                <w:szCs w:val="12"/>
              </w:rPr>
            </w:pPr>
          </w:p>
          <w:p w14:paraId="36E58863" w14:textId="6111E1F9" w:rsidR="005B32B6" w:rsidRPr="009903E3" w:rsidRDefault="005B32B6" w:rsidP="00BB6735">
            <w:pPr>
              <w:rPr>
                <w:rFonts w:eastAsia="Times New Roman" w:cstheme="minorHAnsi"/>
                <w:color w:val="000000" w:themeColor="text1"/>
                <w:sz w:val="16"/>
                <w:szCs w:val="16"/>
                <w:rPrChange w:id="1906" w:author="Omar Cardona" w:date="2016-11-21T23:45:00Z">
                  <w:rPr>
                    <w:rFonts w:ascii="Lucida Console" w:eastAsia="Times New Roman" w:hAnsi="Lucida Console" w:cs="Calibri"/>
                    <w:color w:val="00B050"/>
                    <w:sz w:val="12"/>
                    <w:szCs w:val="12"/>
                  </w:rPr>
                </w:rPrChange>
              </w:rPr>
            </w:pPr>
            <w:r w:rsidRPr="009903E3">
              <w:rPr>
                <w:rFonts w:ascii="Lucida Console" w:eastAsia="Times New Roman" w:hAnsi="Lucida Console" w:cs="Calibri"/>
                <w:color w:val="000000" w:themeColor="text1"/>
                <w:sz w:val="12"/>
                <w:szCs w:val="12"/>
                <w:rPrChange w:id="1907" w:author="Omar Cardona" w:date="2016-11-21T23:45:00Z">
                  <w:rPr>
                    <w:rFonts w:ascii="Lucida Console" w:eastAsia="Times New Roman" w:hAnsi="Lucida Console" w:cs="Calibri"/>
                    <w:color w:val="00B050"/>
                    <w:sz w:val="12"/>
                    <w:szCs w:val="12"/>
                  </w:rPr>
                </w:rPrChange>
              </w:rPr>
              <w:t># Create a vSwitch in Switch Embedded Teaming mode (</w:t>
            </w:r>
            <w:proofErr w:type="spellStart"/>
            <w:r w:rsidRPr="009903E3">
              <w:rPr>
                <w:rFonts w:ascii="Lucida Console" w:eastAsia="Times New Roman" w:hAnsi="Lucida Console" w:cs="Calibri"/>
                <w:color w:val="000000" w:themeColor="text1"/>
                <w:sz w:val="12"/>
                <w:szCs w:val="12"/>
                <w:rPrChange w:id="1908" w:author="Omar Cardona" w:date="2016-11-21T23:45:00Z">
                  <w:rPr>
                    <w:rFonts w:ascii="Lucida Console" w:eastAsia="Times New Roman" w:hAnsi="Lucida Console" w:cs="Calibri"/>
                    <w:color w:val="00B050"/>
                    <w:sz w:val="12"/>
                    <w:szCs w:val="12"/>
                  </w:rPr>
                </w:rPrChange>
              </w:rPr>
              <w:t>ie</w:t>
            </w:r>
            <w:proofErr w:type="spellEnd"/>
            <w:r w:rsidRPr="009903E3">
              <w:rPr>
                <w:rFonts w:ascii="Lucida Console" w:eastAsia="Times New Roman" w:hAnsi="Lucida Console" w:cs="Calibri"/>
                <w:color w:val="000000" w:themeColor="text1"/>
                <w:sz w:val="12"/>
                <w:szCs w:val="12"/>
                <w:rPrChange w:id="1909" w:author="Omar Cardona" w:date="2016-11-21T23:45:00Z">
                  <w:rPr>
                    <w:rFonts w:ascii="Lucida Console" w:eastAsia="Times New Roman" w:hAnsi="Lucida Console" w:cs="Calibri"/>
                    <w:color w:val="00B050"/>
                    <w:sz w:val="12"/>
                    <w:szCs w:val="12"/>
                  </w:rPr>
                </w:rPrChange>
              </w:rPr>
              <w:t>. SET)</w:t>
            </w:r>
            <w:ins w:id="1910" w:author="Brian Leong (Inspur Worldwide Services Ltd)" w:date="2016-11-21T11:37:00Z">
              <w:r w:rsidR="001E0ED5" w:rsidRPr="009903E3">
                <w:rPr>
                  <w:rFonts w:ascii="Lucida Console" w:eastAsia="Times New Roman" w:hAnsi="Lucida Console" w:cs="Calibri"/>
                  <w:color w:val="000000" w:themeColor="text1"/>
                  <w:sz w:val="12"/>
                  <w:szCs w:val="12"/>
                  <w:rPrChange w:id="1911" w:author="Omar Cardona" w:date="2016-11-21T23:45:00Z">
                    <w:rPr>
                      <w:rFonts w:eastAsia="Times New Roman" w:cstheme="minorHAnsi"/>
                      <w:color w:val="009900"/>
                      <w:sz w:val="16"/>
                      <w:szCs w:val="16"/>
                    </w:rPr>
                  </w:rPrChange>
                </w:rPr>
                <w:t>.</w:t>
              </w:r>
              <w:r w:rsidR="001E0ED5" w:rsidRPr="009903E3">
                <w:rPr>
                  <w:rFonts w:eastAsia="Times New Roman" w:cstheme="minorHAnsi"/>
                  <w:color w:val="000000" w:themeColor="text1"/>
                  <w:sz w:val="16"/>
                  <w:szCs w:val="16"/>
                  <w:rPrChange w:id="1912" w:author="Omar Cardona" w:date="2016-11-21T23:45:00Z">
                    <w:rPr>
                      <w:rFonts w:eastAsia="Times New Roman" w:cstheme="minorHAnsi"/>
                      <w:color w:val="009900"/>
                      <w:sz w:val="16"/>
                      <w:szCs w:val="16"/>
                    </w:rPr>
                  </w:rPrChange>
                </w:rPr>
                <w:br/>
              </w:r>
            </w:ins>
          </w:p>
          <w:p w14:paraId="5631E959" w14:textId="1260DA51" w:rsidR="005B32B6" w:rsidDel="00FA7060" w:rsidRDefault="005B32B6" w:rsidP="00BB6735">
            <w:pPr>
              <w:rPr>
                <w:del w:id="1913" w:author="Omar Cardona" w:date="2016-10-08T19:23:00Z"/>
                <w:rFonts w:ascii="Lucida Console" w:eastAsia="Times New Roman" w:hAnsi="Lucida Console" w:cs="Calibri"/>
                <w:sz w:val="12"/>
                <w:szCs w:val="12"/>
              </w:rPr>
            </w:pPr>
          </w:p>
          <w:p w14:paraId="4D3A0719" w14:textId="762F5F1D" w:rsidR="00BB6735" w:rsidRPr="00FB41E1" w:rsidRDefault="00BB6735" w:rsidP="00BB6735">
            <w:pPr>
              <w:rPr>
                <w:rFonts w:ascii="Lucida Console" w:eastAsia="Times New Roman" w:hAnsi="Lucida Console" w:cs="Calibri"/>
                <w:b/>
                <w:sz w:val="12"/>
                <w:szCs w:val="12"/>
              </w:rPr>
            </w:pPr>
            <w:del w:id="1914" w:author="Omar Cardona" w:date="2016-10-08T19:23:00Z">
              <w:r w:rsidRPr="00FB41E1" w:rsidDel="00FA7060">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New-VMSwitch –Name "VMSTEST" –</w:t>
            </w:r>
            <w:proofErr w:type="spellStart"/>
            <w:r w:rsidRPr="00FB41E1">
              <w:rPr>
                <w:rFonts w:ascii="Lucida Console" w:eastAsia="Times New Roman" w:hAnsi="Lucida Console" w:cs="Calibri"/>
                <w:b/>
                <w:sz w:val="12"/>
                <w:szCs w:val="12"/>
              </w:rPr>
              <w:t>NetAdapterName</w:t>
            </w:r>
            <w:proofErr w:type="spellEnd"/>
            <w:r w:rsidRPr="00FB41E1">
              <w:rPr>
                <w:rFonts w:ascii="Lucida Console" w:eastAsia="Times New Roman" w:hAnsi="Lucida Console" w:cs="Calibri"/>
                <w:b/>
                <w:sz w:val="12"/>
                <w:szCs w:val="12"/>
              </w:rPr>
              <w:t xml:space="preserve"> "TEST-40G-1","TEST-40G-2" -</w:t>
            </w:r>
            <w:proofErr w:type="spellStart"/>
            <w:r w:rsidRPr="00FB41E1">
              <w:rPr>
                <w:rFonts w:ascii="Lucida Console" w:eastAsia="Times New Roman" w:hAnsi="Lucida Console" w:cs="Calibri"/>
                <w:b/>
                <w:sz w:val="12"/>
                <w:szCs w:val="12"/>
              </w:rPr>
              <w:t>EnableEmbeddedTeaming</w:t>
            </w:r>
            <w:proofErr w:type="spellEnd"/>
            <w:r w:rsidRPr="00FB41E1">
              <w:rPr>
                <w:rFonts w:ascii="Lucida Console" w:eastAsia="Times New Roman" w:hAnsi="Lucida Console" w:cs="Calibri"/>
                <w:b/>
                <w:sz w:val="12"/>
                <w:szCs w:val="12"/>
              </w:rPr>
              <w:t xml:space="preserve"> $true -</w:t>
            </w:r>
            <w:proofErr w:type="spellStart"/>
            <w:r w:rsidRPr="00FB41E1">
              <w:rPr>
                <w:rFonts w:ascii="Lucida Console" w:eastAsia="Times New Roman" w:hAnsi="Lucida Console" w:cs="Calibri"/>
                <w:b/>
                <w:sz w:val="12"/>
                <w:szCs w:val="12"/>
              </w:rPr>
              <w:t>AllowManagementOS</w:t>
            </w:r>
            <w:proofErr w:type="spellEnd"/>
            <w:r w:rsidRPr="00FB41E1">
              <w:rPr>
                <w:rFonts w:ascii="Lucida Console" w:eastAsia="Times New Roman" w:hAnsi="Lucida Console" w:cs="Calibri"/>
                <w:b/>
                <w:sz w:val="12"/>
                <w:szCs w:val="12"/>
              </w:rPr>
              <w:t xml:space="preserve"> $true</w:t>
            </w:r>
          </w:p>
          <w:p w14:paraId="462F3A06" w14:textId="77777777" w:rsidR="00BB6735" w:rsidRPr="00FB41E1" w:rsidRDefault="00BB6735" w:rsidP="00BB6735">
            <w:pPr>
              <w:rPr>
                <w:rFonts w:ascii="Lucida Console" w:eastAsia="Times New Roman" w:hAnsi="Lucida Console" w:cs="Calibri"/>
                <w:sz w:val="12"/>
                <w:szCs w:val="12"/>
              </w:rPr>
            </w:pPr>
          </w:p>
          <w:p w14:paraId="1CD1E042"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Name    </w:t>
            </w:r>
            <w:proofErr w:type="spellStart"/>
            <w:r w:rsidRPr="00FB41E1">
              <w:rPr>
                <w:rFonts w:ascii="Lucida Console" w:eastAsia="Times New Roman" w:hAnsi="Lucida Console" w:cs="Calibri"/>
                <w:sz w:val="12"/>
                <w:szCs w:val="12"/>
              </w:rPr>
              <w:t>SwitchType</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NetAdapterInterfaceDescription</w:t>
            </w:r>
            <w:proofErr w:type="spellEnd"/>
          </w:p>
          <w:p w14:paraId="3A9502EB"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 ------------------------------</w:t>
            </w:r>
          </w:p>
          <w:p w14:paraId="019DBB08" w14:textId="77777777" w:rsidR="00BB6735"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VMSTEST External   </w:t>
            </w:r>
            <w:r w:rsidRPr="00BB6735">
              <w:rPr>
                <w:rFonts w:ascii="Lucida Console" w:eastAsia="Times New Roman" w:hAnsi="Lucida Console" w:cs="Calibri"/>
                <w:sz w:val="12"/>
                <w:szCs w:val="12"/>
                <w:highlight w:val="yellow"/>
              </w:rPr>
              <w:t>Teamed-Interface</w:t>
            </w:r>
            <w:r w:rsidRPr="00FB41E1">
              <w:rPr>
                <w:rFonts w:ascii="Lucida Console" w:eastAsia="Times New Roman" w:hAnsi="Lucida Console" w:cs="Calibri"/>
                <w:sz w:val="12"/>
                <w:szCs w:val="12"/>
              </w:rPr>
              <w:t xml:space="preserve">    </w:t>
            </w:r>
          </w:p>
          <w:p w14:paraId="1B1CC43A" w14:textId="67487AA6" w:rsidR="00BB6735" w:rsidRDefault="00BB6735" w:rsidP="00BB6735">
            <w:pPr>
              <w:rPr>
                <w:rFonts w:ascii="Lucida Console" w:eastAsia="Times New Roman" w:hAnsi="Lucida Console" w:cs="Calibri"/>
                <w:sz w:val="12"/>
                <w:szCs w:val="12"/>
              </w:rPr>
            </w:pPr>
          </w:p>
          <w:p w14:paraId="62962AB6" w14:textId="71EE45D5" w:rsidR="005B32B6" w:rsidRPr="0051249A" w:rsidDel="00DF72A8" w:rsidRDefault="005B32B6" w:rsidP="00BB6735">
            <w:pPr>
              <w:rPr>
                <w:del w:id="1915" w:author="Brian Leong (Inspur Worldwide Services Ltd)" w:date="2016-11-21T12:27:00Z"/>
                <w:rFonts w:ascii="Lucida Console" w:eastAsia="Times New Roman" w:hAnsi="Lucida Console" w:cs="Calibri"/>
                <w:color w:val="009900"/>
                <w:sz w:val="12"/>
                <w:szCs w:val="12"/>
                <w:rPrChange w:id="1916" w:author="Brian Leong (Inspur Worldwide Services Ltd)" w:date="2016-11-21T12:47:00Z">
                  <w:rPr>
                    <w:del w:id="1917" w:author="Brian Leong (Inspur Worldwide Services Ltd)" w:date="2016-11-21T12:27:00Z"/>
                    <w:rFonts w:ascii="Lucida Console" w:eastAsia="Times New Roman" w:hAnsi="Lucida Console" w:cs="Calibri"/>
                    <w:sz w:val="12"/>
                    <w:szCs w:val="12"/>
                  </w:rPr>
                </w:rPrChange>
              </w:rPr>
            </w:pPr>
          </w:p>
          <w:p w14:paraId="39A09FE4" w14:textId="46D2732B" w:rsidR="00BB6735" w:rsidRPr="009903E3" w:rsidDel="00FA7060" w:rsidRDefault="005B32B6" w:rsidP="00BB6735">
            <w:pPr>
              <w:rPr>
                <w:del w:id="1918" w:author="Omar Cardona" w:date="2016-10-08T19:23:00Z"/>
                <w:rFonts w:eastAsia="Times New Roman" w:cstheme="minorHAnsi"/>
                <w:color w:val="000000" w:themeColor="text1"/>
                <w:sz w:val="16"/>
                <w:szCs w:val="16"/>
                <w:rPrChange w:id="1919" w:author="Omar Cardona" w:date="2016-11-21T23:45:00Z">
                  <w:rPr>
                    <w:del w:id="1920" w:author="Omar Cardona" w:date="2016-10-08T19:23:00Z"/>
                    <w:rFonts w:ascii="Lucida Console" w:eastAsia="Times New Roman" w:hAnsi="Lucida Console" w:cs="Calibri"/>
                    <w:color w:val="00B050"/>
                    <w:sz w:val="12"/>
                    <w:szCs w:val="12"/>
                  </w:rPr>
                </w:rPrChange>
              </w:rPr>
            </w:pPr>
            <w:r w:rsidRPr="009903E3">
              <w:rPr>
                <w:rFonts w:ascii="Lucida Console" w:eastAsia="Times New Roman" w:hAnsi="Lucida Console" w:cs="Calibri"/>
                <w:color w:val="000000" w:themeColor="text1"/>
                <w:sz w:val="12"/>
                <w:szCs w:val="12"/>
                <w:rPrChange w:id="1921" w:author="Omar Cardona" w:date="2016-11-21T23:45:00Z">
                  <w:rPr>
                    <w:rFonts w:ascii="Lucida Console" w:eastAsia="Times New Roman" w:hAnsi="Lucida Console" w:cs="Calibri"/>
                    <w:color w:val="00B050"/>
                    <w:sz w:val="12"/>
                    <w:szCs w:val="12"/>
                  </w:rPr>
                </w:rPrChange>
              </w:rPr>
              <w:t># List the Physical adapter team in SET</w:t>
            </w:r>
            <w:ins w:id="1922" w:author="Brian Leong (Inspur Worldwide Services Ltd)" w:date="2016-11-21T11:37:00Z">
              <w:r w:rsidR="001E0ED5" w:rsidRPr="009903E3">
                <w:rPr>
                  <w:rFonts w:eastAsia="Times New Roman" w:cstheme="minorHAnsi"/>
                  <w:color w:val="000000" w:themeColor="text1"/>
                  <w:sz w:val="16"/>
                  <w:szCs w:val="16"/>
                  <w:rPrChange w:id="1923" w:author="Omar Cardona" w:date="2016-11-21T23:45:00Z">
                    <w:rPr>
                      <w:rFonts w:eastAsia="Times New Roman" w:cstheme="minorHAnsi"/>
                      <w:color w:val="009900"/>
                      <w:sz w:val="16"/>
                      <w:szCs w:val="16"/>
                    </w:rPr>
                  </w:rPrChange>
                </w:rPr>
                <w:br/>
              </w:r>
            </w:ins>
          </w:p>
          <w:p w14:paraId="36E5ACC3" w14:textId="77777777" w:rsidR="005B32B6" w:rsidRDefault="005B32B6" w:rsidP="00BB6735">
            <w:pPr>
              <w:rPr>
                <w:rFonts w:ascii="Lucida Console" w:eastAsia="Times New Roman" w:hAnsi="Lucida Console" w:cs="Calibri"/>
                <w:sz w:val="12"/>
                <w:szCs w:val="12"/>
              </w:rPr>
            </w:pPr>
          </w:p>
          <w:p w14:paraId="6222C35B" w14:textId="0A3D8BF8" w:rsidR="00BB6735" w:rsidRPr="00FB41E1" w:rsidRDefault="00BB6735" w:rsidP="00BB6735">
            <w:pPr>
              <w:rPr>
                <w:rFonts w:ascii="Lucida Console" w:eastAsia="Times New Roman" w:hAnsi="Lucida Console" w:cs="Calibri"/>
                <w:b/>
                <w:sz w:val="12"/>
                <w:szCs w:val="12"/>
              </w:rPr>
            </w:pPr>
            <w:del w:id="1924" w:author="Omar Cardona" w:date="2016-10-08T19:23:00Z">
              <w:r w:rsidRPr="00FB41E1" w:rsidDel="00FA7060">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Get-</w:t>
            </w:r>
            <w:proofErr w:type="spellStart"/>
            <w:r w:rsidRPr="00FB41E1">
              <w:rPr>
                <w:rFonts w:ascii="Lucida Console" w:eastAsia="Times New Roman" w:hAnsi="Lucida Console" w:cs="Calibri"/>
                <w:b/>
                <w:sz w:val="12"/>
                <w:szCs w:val="12"/>
              </w:rPr>
              <w:t>VMSwitchTeam</w:t>
            </w:r>
            <w:proofErr w:type="spellEnd"/>
            <w:r w:rsidRPr="00FB41E1">
              <w:rPr>
                <w:rFonts w:ascii="Lucida Console" w:eastAsia="Times New Roman" w:hAnsi="Lucida Console" w:cs="Calibri"/>
                <w:b/>
                <w:sz w:val="12"/>
                <w:szCs w:val="12"/>
              </w:rPr>
              <w:t xml:space="preserve"> -Name "VMSTEST" | </w:t>
            </w:r>
            <w:proofErr w:type="spellStart"/>
            <w:r w:rsidRPr="00FB41E1">
              <w:rPr>
                <w:rFonts w:ascii="Lucida Console" w:eastAsia="Times New Roman" w:hAnsi="Lucida Console" w:cs="Calibri"/>
                <w:b/>
                <w:sz w:val="12"/>
                <w:szCs w:val="12"/>
              </w:rPr>
              <w:t>fl</w:t>
            </w:r>
            <w:proofErr w:type="spellEnd"/>
          </w:p>
          <w:p w14:paraId="6AAD7430" w14:textId="77777777" w:rsidR="00BB6735" w:rsidRPr="00FB41E1" w:rsidRDefault="00BB6735" w:rsidP="00BB6735">
            <w:pPr>
              <w:rPr>
                <w:rFonts w:ascii="Lucida Console" w:eastAsia="Times New Roman" w:hAnsi="Lucida Console" w:cs="Calibri"/>
                <w:sz w:val="12"/>
                <w:szCs w:val="12"/>
              </w:rPr>
            </w:pPr>
          </w:p>
          <w:p w14:paraId="1B4F587D" w14:textId="77777777" w:rsidR="00BB6735" w:rsidRPr="00FB41E1" w:rsidRDefault="00BB6735" w:rsidP="00BB6735">
            <w:pPr>
              <w:rPr>
                <w:rFonts w:ascii="Lucida Console" w:eastAsia="Times New Roman" w:hAnsi="Lucida Console" w:cs="Calibri"/>
                <w:sz w:val="12"/>
                <w:szCs w:val="12"/>
              </w:rPr>
            </w:pPr>
          </w:p>
          <w:p w14:paraId="4E028156"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Name                         </w:t>
            </w:r>
            <w:proofErr w:type="gramStart"/>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VMSTEST</w:t>
            </w:r>
          </w:p>
          <w:p w14:paraId="5128967C"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Id                           </w:t>
            </w:r>
            <w:proofErr w:type="gramStart"/>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ad9bb542-dda2-4450-a00e-f96d44bdfbec</w:t>
            </w:r>
          </w:p>
          <w:p w14:paraId="1D21EF83" w14:textId="77777777" w:rsidR="00BB6735" w:rsidRPr="00FB41E1" w:rsidRDefault="00BB6735" w:rsidP="00BB6735">
            <w:pPr>
              <w:rPr>
                <w:rFonts w:ascii="Lucida Console" w:eastAsia="Times New Roman" w:hAnsi="Lucida Console" w:cs="Calibri"/>
                <w:sz w:val="12"/>
                <w:szCs w:val="12"/>
              </w:rPr>
            </w:pPr>
            <w:proofErr w:type="spellStart"/>
            <w:proofErr w:type="gramStart"/>
            <w:r w:rsidRPr="00FB41E1">
              <w:rPr>
                <w:rFonts w:ascii="Lucida Console" w:eastAsia="Times New Roman" w:hAnsi="Lucida Console" w:cs="Calibri"/>
                <w:sz w:val="12"/>
                <w:szCs w:val="12"/>
              </w:rPr>
              <w:t>NetAdapterInterfaceDescription</w:t>
            </w:r>
            <w:proofErr w:type="spellEnd"/>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w:t>
            </w:r>
            <w:r w:rsidRPr="00FB41E1">
              <w:rPr>
                <w:rFonts w:ascii="Lucida Console" w:eastAsia="Times New Roman" w:hAnsi="Lucida Console" w:cs="Calibri"/>
                <w:sz w:val="12"/>
                <w:szCs w:val="12"/>
                <w:highlight w:val="yellow"/>
              </w:rPr>
              <w:t>{Mellanox ConnectX-3 Pro Ethernet Adapter, Mellanox ConnectX-3 Pro Ethernet Adapter #2}</w:t>
            </w:r>
          </w:p>
          <w:p w14:paraId="39EE2D9C" w14:textId="77777777" w:rsidR="00BB6735" w:rsidRPr="00FB41E1" w:rsidRDefault="00BB6735" w:rsidP="00BB6735">
            <w:pPr>
              <w:rPr>
                <w:rFonts w:ascii="Lucida Console" w:eastAsia="Times New Roman" w:hAnsi="Lucida Console" w:cs="Calibri"/>
                <w:sz w:val="12"/>
                <w:szCs w:val="12"/>
              </w:rPr>
            </w:pPr>
            <w:proofErr w:type="spellStart"/>
            <w:r w:rsidRPr="00FB41E1">
              <w:rPr>
                <w:rFonts w:ascii="Lucida Console" w:eastAsia="Times New Roman" w:hAnsi="Lucida Console" w:cs="Calibri"/>
                <w:sz w:val="12"/>
                <w:szCs w:val="12"/>
              </w:rPr>
              <w:t>TeamingMode</w:t>
            </w:r>
            <w:proofErr w:type="spellEnd"/>
            <w:r w:rsidRPr="00FB41E1">
              <w:rPr>
                <w:rFonts w:ascii="Lucida Console" w:eastAsia="Times New Roman" w:hAnsi="Lucida Console" w:cs="Calibri"/>
                <w:sz w:val="12"/>
                <w:szCs w:val="12"/>
              </w:rPr>
              <w:t xml:space="preserve">                  </w:t>
            </w:r>
            <w:proofErr w:type="gramStart"/>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SwitchIndependent</w:t>
            </w:r>
            <w:proofErr w:type="spellEnd"/>
          </w:p>
          <w:p w14:paraId="01589C48" w14:textId="77777777" w:rsidR="00BB6735" w:rsidRPr="00FB41E1" w:rsidRDefault="00BB6735" w:rsidP="00BB6735">
            <w:pPr>
              <w:rPr>
                <w:rFonts w:ascii="Lucida Console" w:eastAsia="Times New Roman" w:hAnsi="Lucida Console" w:cs="Calibri"/>
                <w:sz w:val="12"/>
                <w:szCs w:val="12"/>
              </w:rPr>
            </w:pPr>
            <w:proofErr w:type="spellStart"/>
            <w:r w:rsidRPr="00FB41E1">
              <w:rPr>
                <w:rFonts w:ascii="Lucida Console" w:eastAsia="Times New Roman" w:hAnsi="Lucida Console" w:cs="Calibri"/>
                <w:sz w:val="12"/>
                <w:szCs w:val="12"/>
              </w:rPr>
              <w:t>LoadBalancingAlgorithm</w:t>
            </w:r>
            <w:proofErr w:type="spellEnd"/>
            <w:r w:rsidRPr="00FB41E1">
              <w:rPr>
                <w:rFonts w:ascii="Lucida Console" w:eastAsia="Times New Roman" w:hAnsi="Lucida Console" w:cs="Calibri"/>
                <w:sz w:val="12"/>
                <w:szCs w:val="12"/>
              </w:rPr>
              <w:t xml:space="preserve">       </w:t>
            </w:r>
            <w:proofErr w:type="gramStart"/>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Dynamic</w:t>
            </w:r>
          </w:p>
          <w:p w14:paraId="7989307F" w14:textId="77777777" w:rsidR="00BB6735" w:rsidDel="00FA7060" w:rsidRDefault="00BB6735" w:rsidP="00FB41E1">
            <w:pPr>
              <w:rPr>
                <w:ins w:id="1925" w:author="Brian Leong (Inspur Worldwide Services Ltd)" w:date="2016-10-04T15:41:00Z"/>
                <w:del w:id="1926" w:author="Omar Cardona" w:date="2016-10-08T19:23:00Z"/>
                <w:rFonts w:ascii="Lucida Console" w:eastAsia="Times New Roman" w:hAnsi="Lucida Console" w:cs="Calibri"/>
                <w:sz w:val="12"/>
                <w:szCs w:val="12"/>
              </w:rPr>
            </w:pPr>
          </w:p>
          <w:p w14:paraId="1F166130" w14:textId="05EDAE1F" w:rsidR="00BD0766" w:rsidDel="00FA7060" w:rsidRDefault="00BD0766" w:rsidP="00BD0766">
            <w:pPr>
              <w:rPr>
                <w:ins w:id="1927" w:author="Brian Leong (Inspur Worldwide Services Ltd)" w:date="2016-10-04T15:41:00Z"/>
                <w:del w:id="1928" w:author="Omar Cardona" w:date="2016-10-08T19:23:00Z"/>
                <w:rFonts w:ascii="Lucida Console" w:eastAsia="Times New Roman" w:hAnsi="Lucida Console" w:cs="Calibri"/>
                <w:color w:val="7030A0"/>
                <w:sz w:val="12"/>
                <w:szCs w:val="12"/>
              </w:rPr>
            </w:pPr>
            <w:ins w:id="1929" w:author="Brian Leong (Inspur Worldwide Services Ltd)" w:date="2016-10-04T15:41:00Z">
              <w:del w:id="1930" w:author="Omar Cardona" w:date="2016-10-08T19:23:00Z">
                <w:r w:rsidRPr="00836A5F" w:rsidDel="00FA7060">
                  <w:rPr>
                    <w:rFonts w:ascii="Lucida Console" w:eastAsia="Times New Roman" w:hAnsi="Lucida Console" w:cs="Calibri"/>
                    <w:color w:val="7030A0"/>
                    <w:sz w:val="12"/>
                    <w:szCs w:val="12"/>
                    <w:highlight w:val="red"/>
                    <w:rPrChange w:id="1931" w:author="Omar Cardona" w:date="2016-10-07T20:32:00Z">
                      <w:rPr>
                        <w:rFonts w:ascii="Lucida Console" w:eastAsia="Times New Roman" w:hAnsi="Lucida Console" w:cs="Calibri"/>
                        <w:color w:val="7030A0"/>
                        <w:sz w:val="12"/>
                        <w:szCs w:val="12"/>
                      </w:rPr>
                    </w:rPrChange>
                  </w:rPr>
                  <w:delText>[Brian: OK for dual-port scenario.]</w:delText>
                </w:r>
              </w:del>
            </w:ins>
          </w:p>
          <w:p w14:paraId="136BFAC8" w14:textId="40939A09" w:rsidR="00BD0766" w:rsidRDefault="00BD0766">
            <w:pPr>
              <w:rPr>
                <w:rFonts w:ascii="Lucida Console" w:eastAsia="Times New Roman" w:hAnsi="Lucida Console" w:cs="Calibri"/>
                <w:sz w:val="12"/>
                <w:szCs w:val="12"/>
              </w:rPr>
            </w:pPr>
          </w:p>
        </w:tc>
      </w:tr>
      <w:tr w:rsidR="00BB6735" w:rsidRPr="007A4C93" w14:paraId="6178633D" w14:textId="77777777" w:rsidTr="00DD78A0">
        <w:tc>
          <w:tcPr>
            <w:tcW w:w="289" w:type="dxa"/>
            <w:tcPrChange w:id="1932" w:author="Omar Cardona" w:date="2016-10-08T21:57:00Z">
              <w:tcPr>
                <w:tcW w:w="265" w:type="dxa"/>
              </w:tcPr>
            </w:tcPrChange>
          </w:tcPr>
          <w:p w14:paraId="058FB9E5" w14:textId="0D76CEE5" w:rsidR="00BB6735" w:rsidRPr="000F16D6" w:rsidRDefault="000F16D6" w:rsidP="00294D47">
            <w:pPr>
              <w:rPr>
                <w:rFonts w:ascii="Lucida Console" w:hAnsi="Lucida Console"/>
                <w:b/>
                <w:sz w:val="12"/>
                <w:szCs w:val="12"/>
                <w:rPrChange w:id="1933" w:author="Omar Cardona" w:date="2016-10-08T21:55:00Z">
                  <w:rPr>
                    <w:rFonts w:ascii="Lucida Console" w:hAnsi="Lucida Console"/>
                    <w:sz w:val="12"/>
                    <w:szCs w:val="12"/>
                  </w:rPr>
                </w:rPrChange>
              </w:rPr>
            </w:pPr>
            <w:ins w:id="1934" w:author="Omar Cardona" w:date="2016-10-08T21:54:00Z">
              <w:r w:rsidRPr="000F16D6">
                <w:rPr>
                  <w:rFonts w:ascii="Lucida Console" w:hAnsi="Lucida Console"/>
                  <w:b/>
                  <w:sz w:val="12"/>
                  <w:szCs w:val="12"/>
                  <w:rPrChange w:id="1935" w:author="Omar Cardona" w:date="2016-10-08T21:55:00Z">
                    <w:rPr>
                      <w:rFonts w:ascii="Lucida Console" w:hAnsi="Lucida Console"/>
                      <w:sz w:val="12"/>
                      <w:szCs w:val="12"/>
                    </w:rPr>
                  </w:rPrChange>
                </w:rPr>
                <w:t>7</w:t>
              </w:r>
            </w:ins>
          </w:p>
        </w:tc>
        <w:tc>
          <w:tcPr>
            <w:tcW w:w="269" w:type="dxa"/>
            <w:shd w:val="clear" w:color="auto" w:fill="auto"/>
            <w:tcPrChange w:id="1936" w:author="Omar Cardona" w:date="2016-10-08T21:57:00Z">
              <w:tcPr>
                <w:tcW w:w="270" w:type="dxa"/>
                <w:shd w:val="clear" w:color="auto" w:fill="auto"/>
              </w:tcPr>
            </w:tcPrChange>
          </w:tcPr>
          <w:p w14:paraId="75DB2D9A" w14:textId="77777777" w:rsidR="00BB6735" w:rsidRPr="007A4C93" w:rsidRDefault="00BB6735" w:rsidP="00294D47">
            <w:pPr>
              <w:rPr>
                <w:rFonts w:ascii="Lucida Console" w:hAnsi="Lucida Console"/>
                <w:sz w:val="12"/>
                <w:szCs w:val="12"/>
              </w:rPr>
            </w:pPr>
          </w:p>
        </w:tc>
        <w:tc>
          <w:tcPr>
            <w:tcW w:w="270" w:type="dxa"/>
            <w:shd w:val="clear" w:color="auto" w:fill="00B0F0"/>
            <w:tcPrChange w:id="1937" w:author="Omar Cardona" w:date="2016-10-08T21:57:00Z">
              <w:tcPr>
                <w:tcW w:w="270" w:type="dxa"/>
                <w:shd w:val="clear" w:color="auto" w:fill="00B0F0"/>
              </w:tcPr>
            </w:tcPrChange>
          </w:tcPr>
          <w:p w14:paraId="74715B9D" w14:textId="77777777" w:rsidR="00BB6735" w:rsidRPr="007A4C93" w:rsidRDefault="00BB6735" w:rsidP="00294D47">
            <w:pPr>
              <w:rPr>
                <w:rFonts w:ascii="Lucida Console" w:hAnsi="Lucida Console"/>
                <w:sz w:val="12"/>
                <w:szCs w:val="12"/>
              </w:rPr>
            </w:pPr>
          </w:p>
        </w:tc>
        <w:tc>
          <w:tcPr>
            <w:tcW w:w="9962" w:type="dxa"/>
            <w:tcPrChange w:id="1938" w:author="Omar Cardona" w:date="2016-10-08T21:57:00Z">
              <w:tcPr>
                <w:tcW w:w="9985" w:type="dxa"/>
              </w:tcPr>
            </w:tcPrChange>
          </w:tcPr>
          <w:p w14:paraId="0127B49B" w14:textId="32DB00AA" w:rsidR="00BB6735" w:rsidRDefault="00BB6735" w:rsidP="00FB41E1">
            <w:pPr>
              <w:rPr>
                <w:rFonts w:ascii="Lucida Console" w:eastAsia="Times New Roman" w:hAnsi="Lucida Console" w:cs="Calibri"/>
                <w:sz w:val="12"/>
                <w:szCs w:val="12"/>
              </w:rPr>
            </w:pPr>
          </w:p>
          <w:p w14:paraId="16B53B79" w14:textId="65E1423C" w:rsidR="005D065C" w:rsidRPr="009903E3" w:rsidDel="00461757" w:rsidRDefault="005D065C" w:rsidP="00FB41E1">
            <w:pPr>
              <w:rPr>
                <w:del w:id="1939" w:author="Omar Cardona" w:date="2016-10-08T19:23:00Z"/>
                <w:rFonts w:ascii="Lucida Console" w:eastAsia="Times New Roman" w:hAnsi="Lucida Console" w:cs="Calibri"/>
                <w:color w:val="000000" w:themeColor="text1"/>
                <w:sz w:val="12"/>
                <w:szCs w:val="12"/>
                <w:rPrChange w:id="1940" w:author="Omar Cardona" w:date="2016-11-21T23:45:00Z">
                  <w:rPr>
                    <w:del w:id="1941" w:author="Omar Cardona" w:date="2016-10-08T19:23:00Z"/>
                    <w:rFonts w:ascii="Lucida Console" w:eastAsia="Times New Roman" w:hAnsi="Lucida Console" w:cs="Calibri"/>
                    <w:color w:val="00B050"/>
                    <w:sz w:val="12"/>
                    <w:szCs w:val="12"/>
                  </w:rPr>
                </w:rPrChange>
              </w:rPr>
            </w:pPr>
            <w:r w:rsidRPr="009903E3">
              <w:rPr>
                <w:rFonts w:ascii="Lucida Console" w:eastAsia="Times New Roman" w:hAnsi="Lucida Console" w:cs="Calibri"/>
                <w:color w:val="000000" w:themeColor="text1"/>
                <w:sz w:val="12"/>
                <w:szCs w:val="12"/>
                <w:rPrChange w:id="1942" w:author="Omar Cardona" w:date="2016-11-21T23:45:00Z">
                  <w:rPr>
                    <w:rFonts w:ascii="Lucida Console" w:eastAsia="Times New Roman" w:hAnsi="Lucida Console" w:cs="Calibri"/>
                    <w:color w:val="00B050"/>
                    <w:sz w:val="12"/>
                    <w:szCs w:val="12"/>
                  </w:rPr>
                </w:rPrChange>
              </w:rPr>
              <w:t># Display the two (2) views of the Host vNIC</w:t>
            </w:r>
          </w:p>
          <w:p w14:paraId="3080F436" w14:textId="7B4D3A36" w:rsidR="005D065C" w:rsidRDefault="00495BEC" w:rsidP="00FB41E1">
            <w:pPr>
              <w:rPr>
                <w:ins w:id="1943" w:author="Brian Leong (Inspur Worldwide Services Ltd)" w:date="2016-11-21T11:38:00Z"/>
                <w:rFonts w:ascii="Lucida Console" w:eastAsia="Times New Roman" w:hAnsi="Lucida Console" w:cs="Calibri"/>
                <w:sz w:val="12"/>
                <w:szCs w:val="12"/>
              </w:rPr>
            </w:pPr>
            <w:ins w:id="1944" w:author="Brian Leong (Inspur Worldwide Services Ltd)" w:date="2016-11-21T11:38:00Z">
              <w:r w:rsidRPr="0051249A">
                <w:rPr>
                  <w:rFonts w:ascii="Lucida Console" w:eastAsia="Times New Roman" w:hAnsi="Lucida Console" w:cs="Calibri"/>
                  <w:color w:val="009900"/>
                  <w:sz w:val="12"/>
                  <w:szCs w:val="12"/>
                  <w:rPrChange w:id="1945" w:author="Brian Leong (Inspur Worldwide Services Ltd)" w:date="2016-11-21T12:47:00Z">
                    <w:rPr>
                      <w:rFonts w:ascii="Lucida Console" w:eastAsia="Times New Roman" w:hAnsi="Lucida Console" w:cs="Calibri"/>
                      <w:sz w:val="12"/>
                      <w:szCs w:val="12"/>
                    </w:rPr>
                  </w:rPrChange>
                </w:rPr>
                <w:t>.</w:t>
              </w:r>
            </w:ins>
          </w:p>
          <w:p w14:paraId="5CBF25C6" w14:textId="77777777" w:rsidR="00495BEC" w:rsidRDefault="00495BEC" w:rsidP="00FB41E1">
            <w:pPr>
              <w:rPr>
                <w:rFonts w:ascii="Lucida Console" w:eastAsia="Times New Roman" w:hAnsi="Lucida Console" w:cs="Calibri"/>
                <w:sz w:val="12"/>
                <w:szCs w:val="12"/>
              </w:rPr>
            </w:pPr>
          </w:p>
          <w:p w14:paraId="6B4855D4" w14:textId="388F644F" w:rsidR="005B32B6" w:rsidRPr="00FB41E1" w:rsidRDefault="005B32B6" w:rsidP="005B32B6">
            <w:pPr>
              <w:rPr>
                <w:rFonts w:ascii="Lucida Console" w:eastAsia="Times New Roman" w:hAnsi="Lucida Console" w:cs="Calibri"/>
                <w:b/>
                <w:sz w:val="12"/>
                <w:szCs w:val="12"/>
              </w:rPr>
            </w:pPr>
            <w:del w:id="1946" w:author="Omar Cardona" w:date="2016-10-08T19:23:00Z">
              <w:r w:rsidRPr="00FB41E1" w:rsidDel="00461757">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Get-NetAdapter</w:t>
            </w:r>
          </w:p>
          <w:p w14:paraId="511196B5" w14:textId="77777777" w:rsidR="005B32B6" w:rsidRPr="00FB41E1" w:rsidRDefault="005B32B6" w:rsidP="005B32B6">
            <w:pPr>
              <w:rPr>
                <w:rFonts w:ascii="Lucida Console" w:eastAsia="Times New Roman" w:hAnsi="Lucida Console" w:cs="Calibri"/>
                <w:sz w:val="12"/>
                <w:szCs w:val="12"/>
              </w:rPr>
            </w:pPr>
          </w:p>
          <w:p w14:paraId="2ACF8A54"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Name                      </w:t>
            </w:r>
            <w:proofErr w:type="spellStart"/>
            <w:r w:rsidRPr="00FB41E1">
              <w:rPr>
                <w:rFonts w:ascii="Lucida Console" w:eastAsia="Times New Roman" w:hAnsi="Lucida Console" w:cs="Calibri"/>
                <w:sz w:val="12"/>
                <w:szCs w:val="12"/>
              </w:rPr>
              <w:t>InterfaceDescription</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ifIndex</w:t>
            </w:r>
            <w:proofErr w:type="spellEnd"/>
            <w:r w:rsidRPr="00FB41E1">
              <w:rPr>
                <w:rFonts w:ascii="Lucida Console" w:eastAsia="Times New Roman" w:hAnsi="Lucida Console" w:cs="Calibri"/>
                <w:sz w:val="12"/>
                <w:szCs w:val="12"/>
              </w:rPr>
              <w:t xml:space="preserve"> Status       </w:t>
            </w:r>
            <w:proofErr w:type="spellStart"/>
            <w:r w:rsidRPr="00FB41E1">
              <w:rPr>
                <w:rFonts w:ascii="Lucida Console" w:eastAsia="Times New Roman" w:hAnsi="Lucida Console" w:cs="Calibri"/>
                <w:sz w:val="12"/>
                <w:szCs w:val="12"/>
              </w:rPr>
              <w:t>MacAddress</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LinkSpeed</w:t>
            </w:r>
            <w:proofErr w:type="spellEnd"/>
          </w:p>
          <w:p w14:paraId="76FA738E"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                      --------------------                    ------- ------       ----------             ---------</w:t>
            </w:r>
          </w:p>
          <w:p w14:paraId="013013E3" w14:textId="77777777" w:rsidR="005B32B6" w:rsidRDefault="005B32B6" w:rsidP="005B32B6">
            <w:pPr>
              <w:rPr>
                <w:rFonts w:ascii="Lucida Console" w:eastAsia="Times New Roman" w:hAnsi="Lucida Console" w:cs="Calibri"/>
                <w:sz w:val="12"/>
                <w:szCs w:val="12"/>
              </w:rPr>
            </w:pPr>
            <w:proofErr w:type="spellStart"/>
            <w:r w:rsidRPr="00FB41E1">
              <w:rPr>
                <w:rFonts w:ascii="Lucida Console" w:eastAsia="Times New Roman" w:hAnsi="Lucida Console" w:cs="Calibri"/>
                <w:sz w:val="12"/>
                <w:szCs w:val="12"/>
                <w:highlight w:val="yellow"/>
              </w:rPr>
              <w:t>vEthernet</w:t>
            </w:r>
            <w:proofErr w:type="spellEnd"/>
            <w:r w:rsidRPr="00FB41E1">
              <w:rPr>
                <w:rFonts w:ascii="Lucida Console" w:eastAsia="Times New Roman" w:hAnsi="Lucida Console" w:cs="Calibri"/>
                <w:sz w:val="12"/>
                <w:szCs w:val="12"/>
                <w:highlight w:val="yellow"/>
              </w:rPr>
              <w:t xml:space="preserve"> (</w:t>
            </w:r>
            <w:proofErr w:type="gramStart"/>
            <w:r w:rsidRPr="00FB41E1">
              <w:rPr>
                <w:rFonts w:ascii="Lucida Console" w:eastAsia="Times New Roman" w:hAnsi="Lucida Console" w:cs="Calibri"/>
                <w:sz w:val="12"/>
                <w:szCs w:val="12"/>
                <w:highlight w:val="yellow"/>
              </w:rPr>
              <w:t>VMSTEST)</w:t>
            </w:r>
            <w:r w:rsidRPr="00FB41E1">
              <w:rPr>
                <w:rFonts w:ascii="Lucida Console" w:eastAsia="Times New Roman" w:hAnsi="Lucida Console" w:cs="Calibri"/>
                <w:sz w:val="12"/>
                <w:szCs w:val="12"/>
              </w:rPr>
              <w:t xml:space="preserve">   </w:t>
            </w:r>
            <w:proofErr w:type="gramEnd"/>
            <w:r w:rsidRPr="00FB41E1">
              <w:rPr>
                <w:rFonts w:ascii="Lucida Console" w:eastAsia="Times New Roman" w:hAnsi="Lucida Console" w:cs="Calibri"/>
                <w:sz w:val="12"/>
                <w:szCs w:val="12"/>
              </w:rPr>
              <w:t xml:space="preserve">    Hyper-V Virtual Ethernet Adapter #2          </w:t>
            </w:r>
            <w:r w:rsidRPr="00FB41E1">
              <w:rPr>
                <w:rFonts w:ascii="Lucida Console" w:eastAsia="Times New Roman" w:hAnsi="Lucida Console" w:cs="Calibri"/>
                <w:sz w:val="12"/>
                <w:szCs w:val="12"/>
                <w:highlight w:val="yellow"/>
              </w:rPr>
              <w:t>28</w:t>
            </w:r>
            <w:r w:rsidRPr="00FB41E1">
              <w:rPr>
                <w:rFonts w:ascii="Lucida Console" w:eastAsia="Times New Roman" w:hAnsi="Lucida Console" w:cs="Calibri"/>
                <w:sz w:val="12"/>
                <w:szCs w:val="12"/>
              </w:rPr>
              <w:t xml:space="preserve"> Up           E4-1D-2D-07-40-71        80 Gbps</w:t>
            </w:r>
          </w:p>
          <w:p w14:paraId="2C77A456" w14:textId="77777777" w:rsidR="005B32B6" w:rsidRDefault="005B32B6" w:rsidP="005B32B6">
            <w:pPr>
              <w:rPr>
                <w:rFonts w:ascii="Lucida Console" w:eastAsia="Times New Roman" w:hAnsi="Lucida Console" w:cs="Calibri"/>
                <w:sz w:val="12"/>
                <w:szCs w:val="12"/>
              </w:rPr>
            </w:pPr>
          </w:p>
          <w:p w14:paraId="04E84BEB" w14:textId="77777777" w:rsidR="005B32B6" w:rsidRDefault="005B32B6" w:rsidP="005B32B6">
            <w:pPr>
              <w:rPr>
                <w:rFonts w:ascii="Lucida Console" w:eastAsia="Times New Roman" w:hAnsi="Lucida Console" w:cs="Calibri"/>
                <w:sz w:val="12"/>
                <w:szCs w:val="12"/>
              </w:rPr>
            </w:pPr>
          </w:p>
          <w:p w14:paraId="5EB518B9" w14:textId="35F1C969" w:rsidR="005B32B6" w:rsidRPr="00FB41E1" w:rsidRDefault="005B32B6" w:rsidP="005B32B6">
            <w:pPr>
              <w:rPr>
                <w:rFonts w:ascii="Lucida Console" w:eastAsia="Times New Roman" w:hAnsi="Lucida Console" w:cs="Calibri"/>
                <w:b/>
                <w:sz w:val="12"/>
                <w:szCs w:val="12"/>
              </w:rPr>
            </w:pPr>
            <w:del w:id="1947" w:author="Omar Cardona" w:date="2016-10-08T19:23:00Z">
              <w:r w:rsidRPr="00FB41E1" w:rsidDel="00461757">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Get-</w:t>
            </w:r>
            <w:proofErr w:type="spellStart"/>
            <w:r w:rsidRPr="00FB41E1">
              <w:rPr>
                <w:rFonts w:ascii="Lucida Console" w:eastAsia="Times New Roman" w:hAnsi="Lucida Console" w:cs="Calibri"/>
                <w:b/>
                <w:sz w:val="12"/>
                <w:szCs w:val="12"/>
              </w:rPr>
              <w:t>VMNetworkAdapter</w:t>
            </w:r>
            <w:proofErr w:type="spellEnd"/>
            <w:r w:rsidRPr="00FB41E1">
              <w:rPr>
                <w:rFonts w:ascii="Lucida Console" w:eastAsia="Times New Roman" w:hAnsi="Lucida Console" w:cs="Calibri"/>
                <w:b/>
                <w:sz w:val="12"/>
                <w:szCs w:val="12"/>
              </w:rPr>
              <w:t xml:space="preserve"> -</w:t>
            </w:r>
            <w:proofErr w:type="spellStart"/>
            <w:r w:rsidRPr="00FB41E1">
              <w:rPr>
                <w:rFonts w:ascii="Lucida Console" w:eastAsia="Times New Roman" w:hAnsi="Lucida Console" w:cs="Calibri"/>
                <w:b/>
                <w:sz w:val="12"/>
                <w:szCs w:val="12"/>
              </w:rPr>
              <w:t>ManagementOS</w:t>
            </w:r>
            <w:proofErr w:type="spellEnd"/>
          </w:p>
          <w:p w14:paraId="6482690E" w14:textId="77777777" w:rsidR="005B32B6" w:rsidRPr="00FB41E1" w:rsidRDefault="005B32B6" w:rsidP="005B32B6">
            <w:pPr>
              <w:rPr>
                <w:rFonts w:ascii="Lucida Console" w:eastAsia="Times New Roman" w:hAnsi="Lucida Console" w:cs="Calibri"/>
                <w:sz w:val="12"/>
                <w:szCs w:val="12"/>
              </w:rPr>
            </w:pPr>
          </w:p>
          <w:p w14:paraId="7A051932"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Name                 </w:t>
            </w:r>
            <w:proofErr w:type="spellStart"/>
            <w:r w:rsidRPr="00FB41E1">
              <w:rPr>
                <w:rFonts w:ascii="Lucida Console" w:eastAsia="Times New Roman" w:hAnsi="Lucida Console" w:cs="Calibri"/>
                <w:sz w:val="12"/>
                <w:szCs w:val="12"/>
              </w:rPr>
              <w:t>IsManagementOs</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VMName</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SwitchName</w:t>
            </w:r>
            <w:proofErr w:type="spellEnd"/>
            <w:r w:rsidRPr="00FB41E1">
              <w:rPr>
                <w:rFonts w:ascii="Lucida Console" w:eastAsia="Times New Roman" w:hAnsi="Lucida Console" w:cs="Calibri"/>
                <w:sz w:val="12"/>
                <w:szCs w:val="12"/>
              </w:rPr>
              <w:t xml:space="preserve">           </w:t>
            </w:r>
            <w:proofErr w:type="spellStart"/>
            <w:r w:rsidRPr="00FB41E1">
              <w:rPr>
                <w:rFonts w:ascii="Lucida Console" w:eastAsia="Times New Roman" w:hAnsi="Lucida Console" w:cs="Calibri"/>
                <w:sz w:val="12"/>
                <w:szCs w:val="12"/>
              </w:rPr>
              <w:t>MacAddress</w:t>
            </w:r>
            <w:proofErr w:type="spellEnd"/>
            <w:r w:rsidRPr="00FB41E1">
              <w:rPr>
                <w:rFonts w:ascii="Lucida Console" w:eastAsia="Times New Roman" w:hAnsi="Lucida Console" w:cs="Calibri"/>
                <w:sz w:val="12"/>
                <w:szCs w:val="12"/>
              </w:rPr>
              <w:t xml:space="preserve">   Status </w:t>
            </w:r>
            <w:proofErr w:type="spellStart"/>
            <w:r w:rsidRPr="00FB41E1">
              <w:rPr>
                <w:rFonts w:ascii="Lucida Console" w:eastAsia="Times New Roman" w:hAnsi="Lucida Console" w:cs="Calibri"/>
                <w:sz w:val="12"/>
                <w:szCs w:val="12"/>
              </w:rPr>
              <w:t>IPAddresses</w:t>
            </w:r>
            <w:proofErr w:type="spellEnd"/>
          </w:p>
          <w:p w14:paraId="30A48E92"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                 -------------- ------ ----------           ----------   ------ -----------</w:t>
            </w:r>
          </w:p>
          <w:p w14:paraId="33FE572C" w14:textId="387865F0" w:rsidR="005B32B6" w:rsidRDefault="005B32B6" w:rsidP="005B32B6">
            <w:pPr>
              <w:rPr>
                <w:ins w:id="1948" w:author="Brian Leong (Inspur Worldwide Services Ltd)" w:date="2016-10-04T15:43:00Z"/>
                <w:rFonts w:ascii="Lucida Console" w:eastAsia="Times New Roman" w:hAnsi="Lucida Console" w:cs="Calibri"/>
                <w:sz w:val="12"/>
                <w:szCs w:val="12"/>
              </w:rPr>
            </w:pPr>
            <w:r w:rsidRPr="00FB41E1">
              <w:rPr>
                <w:rFonts w:ascii="Lucida Console" w:eastAsia="Times New Roman" w:hAnsi="Lucida Console" w:cs="Calibri"/>
                <w:sz w:val="12"/>
                <w:szCs w:val="12"/>
                <w:highlight w:val="yellow"/>
              </w:rPr>
              <w:t>VMSTEST</w:t>
            </w:r>
            <w:r w:rsidRPr="00FB41E1">
              <w:rPr>
                <w:rFonts w:ascii="Lucida Console" w:eastAsia="Times New Roman" w:hAnsi="Lucida Console" w:cs="Calibri"/>
                <w:sz w:val="12"/>
                <w:szCs w:val="12"/>
              </w:rPr>
              <w:t xml:space="preserve">              True                  VMSTEST              E41D2D074071 {Ok}</w:t>
            </w:r>
            <w:del w:id="1949" w:author="Brian Leong (Inspur Worldwide Services Ltd)" w:date="2016-10-04T15:43:00Z">
              <w:r w:rsidRPr="00FB41E1" w:rsidDel="00386B3F">
                <w:rPr>
                  <w:rFonts w:ascii="Lucida Console" w:eastAsia="Times New Roman" w:hAnsi="Lucida Console" w:cs="Calibri"/>
                  <w:sz w:val="12"/>
                  <w:szCs w:val="12"/>
                </w:rPr>
                <w:delText xml:space="preserve">      </w:delText>
              </w:r>
            </w:del>
            <w:r w:rsidRPr="00FB41E1">
              <w:rPr>
                <w:rFonts w:ascii="Lucida Console" w:eastAsia="Times New Roman" w:hAnsi="Lucida Console" w:cs="Calibri"/>
                <w:sz w:val="12"/>
                <w:szCs w:val="12"/>
              </w:rPr>
              <w:t xml:space="preserve"> </w:t>
            </w:r>
          </w:p>
          <w:p w14:paraId="0F0380D5" w14:textId="144E003E" w:rsidR="00386B3F" w:rsidDel="00461757" w:rsidRDefault="00386B3F" w:rsidP="005B32B6">
            <w:pPr>
              <w:rPr>
                <w:ins w:id="1950" w:author="Brian Leong (Inspur Worldwide Services Ltd)" w:date="2016-10-04T15:43:00Z"/>
                <w:del w:id="1951" w:author="Omar Cardona" w:date="2016-10-08T19:24:00Z"/>
                <w:rFonts w:ascii="Lucida Console" w:eastAsia="Times New Roman" w:hAnsi="Lucida Console" w:cs="Calibri"/>
                <w:sz w:val="12"/>
                <w:szCs w:val="12"/>
              </w:rPr>
            </w:pPr>
          </w:p>
          <w:p w14:paraId="7BB16B39" w14:textId="2C64062F" w:rsidR="00386B3F" w:rsidRPr="00386B3F" w:rsidDel="00461757" w:rsidRDefault="00386B3F" w:rsidP="005B32B6">
            <w:pPr>
              <w:rPr>
                <w:del w:id="1952" w:author="Omar Cardona" w:date="2016-10-08T19:24:00Z"/>
                <w:rFonts w:ascii="Lucida Console" w:eastAsia="Times New Roman" w:hAnsi="Lucida Console" w:cs="Calibri"/>
                <w:color w:val="7030A0"/>
                <w:sz w:val="12"/>
                <w:szCs w:val="12"/>
                <w:rPrChange w:id="1953" w:author="Brian Leong (Inspur Worldwide Services Ltd)" w:date="2016-10-04T15:43:00Z">
                  <w:rPr>
                    <w:del w:id="1954" w:author="Omar Cardona" w:date="2016-10-08T19:24:00Z"/>
                    <w:rFonts w:ascii="Lucida Console" w:eastAsia="Times New Roman" w:hAnsi="Lucida Console" w:cs="Calibri"/>
                    <w:sz w:val="12"/>
                    <w:szCs w:val="12"/>
                  </w:rPr>
                </w:rPrChange>
              </w:rPr>
            </w:pPr>
            <w:ins w:id="1955" w:author="Brian Leong (Inspur Worldwide Services Ltd)" w:date="2016-10-04T15:43:00Z">
              <w:del w:id="1956" w:author="Omar Cardona" w:date="2016-10-08T19:24:00Z">
                <w:r w:rsidRPr="00836A5F" w:rsidDel="00461757">
                  <w:rPr>
                    <w:rFonts w:ascii="Lucida Console" w:eastAsia="Times New Roman" w:hAnsi="Lucida Console" w:cs="Calibri"/>
                    <w:color w:val="7030A0"/>
                    <w:sz w:val="12"/>
                    <w:szCs w:val="12"/>
                    <w:highlight w:val="red"/>
                    <w:rPrChange w:id="1957" w:author="Omar Cardona" w:date="2016-10-07T20:32:00Z">
                      <w:rPr>
                        <w:rFonts w:ascii="Lucida Console" w:eastAsia="Times New Roman" w:hAnsi="Lucida Console" w:cs="Calibri"/>
                        <w:color w:val="7030A0"/>
                        <w:sz w:val="12"/>
                        <w:szCs w:val="12"/>
                      </w:rPr>
                    </w:rPrChange>
                  </w:rPr>
                  <w:delText>[Brian: OK for dual-port scenario.]</w:delText>
                </w:r>
              </w:del>
            </w:ins>
          </w:p>
          <w:p w14:paraId="3BD47AD0" w14:textId="48A51BC8" w:rsidR="005B32B6" w:rsidRDefault="005B32B6">
            <w:pPr>
              <w:rPr>
                <w:rFonts w:ascii="Lucida Console" w:eastAsia="Times New Roman" w:hAnsi="Lucida Console" w:cs="Calibri"/>
                <w:sz w:val="12"/>
                <w:szCs w:val="12"/>
              </w:rPr>
            </w:pPr>
          </w:p>
        </w:tc>
      </w:tr>
      <w:tr w:rsidR="00BB6735" w:rsidRPr="007A4C93" w14:paraId="200DC91D" w14:textId="77777777" w:rsidTr="00DD78A0">
        <w:tc>
          <w:tcPr>
            <w:tcW w:w="289" w:type="dxa"/>
            <w:tcPrChange w:id="1958" w:author="Omar Cardona" w:date="2016-10-08T21:57:00Z">
              <w:tcPr>
                <w:tcW w:w="265" w:type="dxa"/>
              </w:tcPr>
            </w:tcPrChange>
          </w:tcPr>
          <w:p w14:paraId="4012C98F" w14:textId="21EBE23D" w:rsidR="00BB6735" w:rsidRPr="000F16D6" w:rsidRDefault="000F16D6" w:rsidP="00294D47">
            <w:pPr>
              <w:rPr>
                <w:rFonts w:ascii="Lucida Console" w:hAnsi="Lucida Console"/>
                <w:b/>
                <w:sz w:val="12"/>
                <w:szCs w:val="12"/>
                <w:rPrChange w:id="1959" w:author="Omar Cardona" w:date="2016-10-08T21:55:00Z">
                  <w:rPr>
                    <w:rFonts w:ascii="Lucida Console" w:hAnsi="Lucida Console"/>
                    <w:sz w:val="12"/>
                    <w:szCs w:val="12"/>
                  </w:rPr>
                </w:rPrChange>
              </w:rPr>
            </w:pPr>
            <w:ins w:id="1960" w:author="Omar Cardona" w:date="2016-10-08T21:54:00Z">
              <w:r w:rsidRPr="000F16D6">
                <w:rPr>
                  <w:rFonts w:ascii="Lucida Console" w:hAnsi="Lucida Console"/>
                  <w:b/>
                  <w:sz w:val="12"/>
                  <w:szCs w:val="12"/>
                  <w:rPrChange w:id="1961" w:author="Omar Cardona" w:date="2016-10-08T21:55:00Z">
                    <w:rPr>
                      <w:rFonts w:ascii="Lucida Console" w:hAnsi="Lucida Console"/>
                      <w:sz w:val="12"/>
                      <w:szCs w:val="12"/>
                    </w:rPr>
                  </w:rPrChange>
                </w:rPr>
                <w:t>8</w:t>
              </w:r>
            </w:ins>
          </w:p>
        </w:tc>
        <w:tc>
          <w:tcPr>
            <w:tcW w:w="269" w:type="dxa"/>
            <w:shd w:val="clear" w:color="auto" w:fill="auto"/>
            <w:tcPrChange w:id="1962" w:author="Omar Cardona" w:date="2016-10-08T21:57:00Z">
              <w:tcPr>
                <w:tcW w:w="270" w:type="dxa"/>
                <w:shd w:val="clear" w:color="auto" w:fill="auto"/>
              </w:tcPr>
            </w:tcPrChange>
          </w:tcPr>
          <w:p w14:paraId="2BCB4BE4" w14:textId="77777777" w:rsidR="00BB6735" w:rsidRPr="007A4C93" w:rsidRDefault="00BB6735" w:rsidP="00294D47">
            <w:pPr>
              <w:rPr>
                <w:rFonts w:ascii="Lucida Console" w:hAnsi="Lucida Console"/>
                <w:sz w:val="12"/>
                <w:szCs w:val="12"/>
              </w:rPr>
            </w:pPr>
          </w:p>
        </w:tc>
        <w:tc>
          <w:tcPr>
            <w:tcW w:w="270" w:type="dxa"/>
            <w:shd w:val="clear" w:color="auto" w:fill="00B0F0"/>
            <w:tcPrChange w:id="1963" w:author="Omar Cardona" w:date="2016-10-08T21:57:00Z">
              <w:tcPr>
                <w:tcW w:w="270" w:type="dxa"/>
                <w:shd w:val="clear" w:color="auto" w:fill="00B0F0"/>
              </w:tcPr>
            </w:tcPrChange>
          </w:tcPr>
          <w:p w14:paraId="312B349C" w14:textId="77777777" w:rsidR="00BB6735" w:rsidRPr="007A4C93" w:rsidRDefault="00BB6735" w:rsidP="00294D47">
            <w:pPr>
              <w:rPr>
                <w:rFonts w:ascii="Lucida Console" w:hAnsi="Lucida Console"/>
                <w:sz w:val="12"/>
                <w:szCs w:val="12"/>
              </w:rPr>
            </w:pPr>
          </w:p>
        </w:tc>
        <w:tc>
          <w:tcPr>
            <w:tcW w:w="9962" w:type="dxa"/>
            <w:tcPrChange w:id="1964" w:author="Omar Cardona" w:date="2016-10-08T21:57:00Z">
              <w:tcPr>
                <w:tcW w:w="9985" w:type="dxa"/>
              </w:tcPr>
            </w:tcPrChange>
          </w:tcPr>
          <w:p w14:paraId="0FD805D2" w14:textId="77777777" w:rsidR="00BB6735" w:rsidRDefault="00BB6735" w:rsidP="00FB41E1">
            <w:pPr>
              <w:rPr>
                <w:rFonts w:ascii="Lucida Console" w:eastAsia="Times New Roman" w:hAnsi="Lucida Console" w:cs="Calibri"/>
                <w:sz w:val="12"/>
                <w:szCs w:val="12"/>
              </w:rPr>
            </w:pPr>
          </w:p>
          <w:p w14:paraId="08DA841E" w14:textId="56527F7D" w:rsidR="00F02F2E" w:rsidRDefault="00F02F2E" w:rsidP="00F02F2E">
            <w:pPr>
              <w:rPr>
                <w:ins w:id="1965" w:author="Brian Leong (Inspur Worldwide Services Ltd)" w:date="2016-10-04T15:44:00Z"/>
                <w:rFonts w:ascii="Lucida Console" w:eastAsia="Times New Roman" w:hAnsi="Lucida Console" w:cs="Calibri"/>
                <w:sz w:val="12"/>
                <w:szCs w:val="12"/>
              </w:rPr>
            </w:pPr>
            <w:del w:id="1966" w:author="Omar Cardona" w:date="2016-10-08T19:23:00Z">
              <w:r w:rsidRPr="00F02F2E" w:rsidDel="00461757">
                <w:rPr>
                  <w:rFonts w:ascii="Lucida Console" w:eastAsia="Times New Roman" w:hAnsi="Lucida Console" w:cs="Calibri"/>
                  <w:sz w:val="12"/>
                  <w:szCs w:val="12"/>
                </w:rPr>
                <w:delText xml:space="preserve">PS C:\TEST&gt; </w:delText>
              </w:r>
            </w:del>
            <w:r w:rsidRPr="00F02F2E">
              <w:rPr>
                <w:rFonts w:ascii="Lucida Console" w:eastAsia="Times New Roman" w:hAnsi="Lucida Console" w:cs="Calibri"/>
                <w:b/>
                <w:sz w:val="12"/>
                <w:szCs w:val="12"/>
              </w:rPr>
              <w:t>Test-</w:t>
            </w:r>
            <w:proofErr w:type="spellStart"/>
            <w:r w:rsidRPr="00F02F2E">
              <w:rPr>
                <w:rFonts w:ascii="Lucida Console" w:eastAsia="Times New Roman" w:hAnsi="Lucida Console" w:cs="Calibri"/>
                <w:b/>
                <w:sz w:val="12"/>
                <w:szCs w:val="12"/>
              </w:rPr>
              <w:t>NetConnection</w:t>
            </w:r>
            <w:proofErr w:type="spellEnd"/>
            <w:r w:rsidRPr="00F02F2E">
              <w:rPr>
                <w:rFonts w:ascii="Lucida Console" w:eastAsia="Times New Roman" w:hAnsi="Lucida Console" w:cs="Calibri"/>
                <w:b/>
                <w:sz w:val="12"/>
                <w:szCs w:val="12"/>
              </w:rPr>
              <w:t xml:space="preserve"> 192.168.1.5</w:t>
            </w:r>
            <w:ins w:id="1967" w:author="Brian Leong (Inspur Worldwide Services Ltd)" w:date="2016-10-04T15:44:00Z">
              <w:r w:rsidR="0092211B">
                <w:rPr>
                  <w:rFonts w:ascii="Lucida Console" w:eastAsia="Times New Roman" w:hAnsi="Lucida Console" w:cs="Calibri"/>
                  <w:b/>
                  <w:sz w:val="12"/>
                  <w:szCs w:val="12"/>
                </w:rPr>
                <w:t xml:space="preserve"> </w:t>
              </w:r>
              <w:r w:rsidR="0092211B" w:rsidRPr="0092211B">
                <w:rPr>
                  <w:rFonts w:ascii="Lucida Console" w:eastAsia="Times New Roman" w:hAnsi="Lucida Console" w:cs="Calibri"/>
                  <w:sz w:val="12"/>
                  <w:szCs w:val="12"/>
                  <w:rPrChange w:id="1968" w:author="Brian Leong (Inspur Worldwide Services Ltd)" w:date="2016-10-04T15:44:00Z">
                    <w:rPr>
                      <w:rFonts w:ascii="Lucida Console" w:eastAsia="Times New Roman" w:hAnsi="Lucida Console" w:cs="Calibri"/>
                      <w:b/>
                      <w:sz w:val="12"/>
                      <w:szCs w:val="12"/>
                    </w:rPr>
                  </w:rPrChange>
                </w:rPr>
                <w:t>#The remote VLAN 101 adapter.</w:t>
              </w:r>
            </w:ins>
          </w:p>
          <w:p w14:paraId="0C1681ED" w14:textId="77777777" w:rsidR="009776CA" w:rsidRPr="00F02F2E" w:rsidRDefault="009776CA" w:rsidP="00F02F2E">
            <w:pPr>
              <w:rPr>
                <w:rFonts w:ascii="Lucida Console" w:eastAsia="Times New Roman" w:hAnsi="Lucida Console" w:cs="Calibri"/>
                <w:b/>
                <w:sz w:val="12"/>
                <w:szCs w:val="12"/>
              </w:rPr>
            </w:pPr>
          </w:p>
          <w:p w14:paraId="420B19A3" w14:textId="77777777" w:rsidR="00F02F2E" w:rsidRPr="00F02F2E" w:rsidRDefault="00F02F2E" w:rsidP="00F02F2E">
            <w:pPr>
              <w:rPr>
                <w:rFonts w:ascii="Lucida Console" w:eastAsia="Times New Roman" w:hAnsi="Lucida Console" w:cs="Calibri"/>
                <w:color w:val="FF0000"/>
                <w:sz w:val="12"/>
                <w:szCs w:val="12"/>
              </w:rPr>
            </w:pPr>
            <w:r w:rsidRPr="00F02F2E">
              <w:rPr>
                <w:rFonts w:ascii="Lucida Console" w:eastAsia="Times New Roman" w:hAnsi="Lucida Console" w:cs="Calibri"/>
                <w:color w:val="FF0000"/>
                <w:sz w:val="12"/>
                <w:szCs w:val="12"/>
              </w:rPr>
              <w:t xml:space="preserve">WARNING: Ping to 192.168.1.5 failed -- Status: </w:t>
            </w:r>
            <w:proofErr w:type="spellStart"/>
            <w:r w:rsidRPr="00F02F2E">
              <w:rPr>
                <w:rFonts w:ascii="Lucida Console" w:eastAsia="Times New Roman" w:hAnsi="Lucida Console" w:cs="Calibri"/>
                <w:color w:val="FF0000"/>
                <w:sz w:val="12"/>
                <w:szCs w:val="12"/>
              </w:rPr>
              <w:t>DestinationHostUnreachable</w:t>
            </w:r>
            <w:proofErr w:type="spellEnd"/>
          </w:p>
          <w:p w14:paraId="3EE35888" w14:textId="56831B64" w:rsidR="00F02F2E" w:rsidRPr="00F02F2E" w:rsidDel="009776CA" w:rsidRDefault="00F02F2E" w:rsidP="00F02F2E">
            <w:pPr>
              <w:rPr>
                <w:del w:id="1969" w:author="Brian Leong (Inspur Worldwide Services Ltd)" w:date="2016-10-04T15:44:00Z"/>
                <w:rFonts w:ascii="Lucida Console" w:eastAsia="Times New Roman" w:hAnsi="Lucida Console" w:cs="Calibri"/>
                <w:sz w:val="12"/>
                <w:szCs w:val="12"/>
              </w:rPr>
            </w:pPr>
          </w:p>
          <w:p w14:paraId="32C83CD6" w14:textId="77777777" w:rsidR="00F02F2E" w:rsidRPr="00F02F2E" w:rsidRDefault="00F02F2E" w:rsidP="00F02F2E">
            <w:pPr>
              <w:rPr>
                <w:rFonts w:ascii="Lucida Console" w:eastAsia="Times New Roman" w:hAnsi="Lucida Console" w:cs="Calibri"/>
                <w:sz w:val="12"/>
                <w:szCs w:val="12"/>
              </w:rPr>
            </w:pPr>
          </w:p>
          <w:p w14:paraId="46D2B901"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ComputerName</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192.168.1.5</w:t>
            </w:r>
          </w:p>
          <w:p w14:paraId="1D103E59"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RemoteAddress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192.168.1.5</w:t>
            </w:r>
          </w:p>
          <w:p w14:paraId="13348DCA"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InterfaceAlias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w:t>
            </w:r>
            <w:proofErr w:type="spellStart"/>
            <w:r w:rsidRPr="00F02F2E">
              <w:rPr>
                <w:rFonts w:ascii="Lucida Console" w:eastAsia="Times New Roman" w:hAnsi="Lucida Console" w:cs="Calibri"/>
                <w:sz w:val="12"/>
                <w:szCs w:val="12"/>
              </w:rPr>
              <w:t>vEthernet</w:t>
            </w:r>
            <w:proofErr w:type="spellEnd"/>
            <w:r w:rsidRPr="00F02F2E">
              <w:rPr>
                <w:rFonts w:ascii="Lucida Console" w:eastAsia="Times New Roman" w:hAnsi="Lucida Console" w:cs="Calibri"/>
                <w:sz w:val="12"/>
                <w:szCs w:val="12"/>
              </w:rPr>
              <w:t xml:space="preserve"> (CORP-External-Switch)</w:t>
            </w:r>
          </w:p>
          <w:p w14:paraId="62302D5C"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SourceAddress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10.199.48.170</w:t>
            </w:r>
          </w:p>
          <w:p w14:paraId="6D491E5A"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highlight w:val="yellow"/>
              </w:rPr>
              <w:t>PingSucceeded</w:t>
            </w:r>
            <w:proofErr w:type="spellEnd"/>
            <w:r w:rsidRPr="00F02F2E">
              <w:rPr>
                <w:rFonts w:ascii="Lucida Console" w:eastAsia="Times New Roman" w:hAnsi="Lucida Console" w:cs="Calibri"/>
                <w:sz w:val="12"/>
                <w:szCs w:val="12"/>
                <w:highlight w:val="yellow"/>
              </w:rPr>
              <w:t xml:space="preserve">        </w:t>
            </w:r>
            <w:proofErr w:type="gramStart"/>
            <w:r w:rsidRPr="00F02F2E">
              <w:rPr>
                <w:rFonts w:ascii="Lucida Console" w:eastAsia="Times New Roman" w:hAnsi="Lucida Console" w:cs="Calibri"/>
                <w:sz w:val="12"/>
                <w:szCs w:val="12"/>
                <w:highlight w:val="yellow"/>
              </w:rPr>
              <w:t xml:space="preserve">  :</w:t>
            </w:r>
            <w:proofErr w:type="gramEnd"/>
            <w:r w:rsidRPr="00F02F2E">
              <w:rPr>
                <w:rFonts w:ascii="Lucida Console" w:eastAsia="Times New Roman" w:hAnsi="Lucida Console" w:cs="Calibri"/>
                <w:sz w:val="12"/>
                <w:szCs w:val="12"/>
                <w:highlight w:val="yellow"/>
              </w:rPr>
              <w:t xml:space="preserve"> </w:t>
            </w:r>
            <w:r w:rsidRPr="00F02F2E">
              <w:rPr>
                <w:rFonts w:ascii="Lucida Console" w:eastAsia="Times New Roman" w:hAnsi="Lucida Console" w:cs="Calibri"/>
                <w:color w:val="FF0000"/>
                <w:sz w:val="12"/>
                <w:szCs w:val="12"/>
                <w:highlight w:val="yellow"/>
              </w:rPr>
              <w:t>False</w:t>
            </w:r>
          </w:p>
          <w:p w14:paraId="698CED09" w14:textId="77777777" w:rsid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PingReplyDetails</w:t>
            </w:r>
            <w:proofErr w:type="spellEnd"/>
            <w:r w:rsidRPr="00F02F2E">
              <w:rPr>
                <w:rFonts w:ascii="Lucida Console" w:eastAsia="Times New Roman" w:hAnsi="Lucida Console" w:cs="Calibri"/>
                <w:sz w:val="12"/>
                <w:szCs w:val="12"/>
              </w:rPr>
              <w:t xml:space="preserve"> (RTT</w:t>
            </w:r>
            <w:proofErr w:type="gramStart"/>
            <w:r w:rsidRPr="00F02F2E">
              <w:rPr>
                <w:rFonts w:ascii="Lucida Console" w:eastAsia="Times New Roman" w:hAnsi="Lucida Console" w:cs="Calibri"/>
                <w:sz w:val="12"/>
                <w:szCs w:val="12"/>
              </w:rPr>
              <w:t>) :</w:t>
            </w:r>
            <w:proofErr w:type="gramEnd"/>
            <w:r w:rsidRPr="00F02F2E">
              <w:rPr>
                <w:rFonts w:ascii="Lucida Console" w:eastAsia="Times New Roman" w:hAnsi="Lucida Console" w:cs="Calibri"/>
                <w:sz w:val="12"/>
                <w:szCs w:val="12"/>
              </w:rPr>
              <w:t xml:space="preserve"> 0 </w:t>
            </w:r>
            <w:proofErr w:type="spellStart"/>
            <w:r w:rsidRPr="00F02F2E">
              <w:rPr>
                <w:rFonts w:ascii="Lucida Console" w:eastAsia="Times New Roman" w:hAnsi="Lucida Console" w:cs="Calibri"/>
                <w:sz w:val="12"/>
                <w:szCs w:val="12"/>
              </w:rPr>
              <w:t>ms</w:t>
            </w:r>
            <w:proofErr w:type="spellEnd"/>
          </w:p>
          <w:p w14:paraId="703B25DD" w14:textId="799FB725" w:rsidR="00F02F2E" w:rsidRDefault="00F02F2E" w:rsidP="00F02F2E">
            <w:pPr>
              <w:rPr>
                <w:rFonts w:ascii="Lucida Console" w:eastAsia="Times New Roman" w:hAnsi="Lucida Console" w:cs="Calibri"/>
                <w:sz w:val="12"/>
                <w:szCs w:val="12"/>
              </w:rPr>
            </w:pPr>
          </w:p>
          <w:p w14:paraId="7F4210D5" w14:textId="77777777" w:rsidR="00CC39AB" w:rsidRDefault="00CC39AB" w:rsidP="00F02F2E">
            <w:pPr>
              <w:rPr>
                <w:rFonts w:ascii="Lucida Console" w:eastAsia="Times New Roman" w:hAnsi="Lucida Console" w:cs="Calibri"/>
                <w:sz w:val="12"/>
                <w:szCs w:val="12"/>
              </w:rPr>
            </w:pPr>
          </w:p>
          <w:p w14:paraId="79023B8F" w14:textId="6759A4A2" w:rsidR="004D628D" w:rsidDel="009903E3" w:rsidRDefault="00AE617A" w:rsidP="00F02F2E">
            <w:pPr>
              <w:rPr>
                <w:del w:id="1970" w:author="Omar Cardona" w:date="2016-10-08T19:24: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971" w:author="Omar Cardona" w:date="2016-11-21T23:45:00Z">
                  <w:rPr>
                    <w:rFonts w:ascii="Lucida Console" w:eastAsia="Times New Roman" w:hAnsi="Lucida Console" w:cs="Calibri"/>
                    <w:color w:val="009900"/>
                    <w:sz w:val="12"/>
                    <w:szCs w:val="12"/>
                  </w:rPr>
                </w:rPrChange>
              </w:rPr>
              <w:t># Remo</w:t>
            </w:r>
            <w:r w:rsidR="00F67483" w:rsidRPr="009903E3">
              <w:rPr>
                <w:rFonts w:ascii="Lucida Console" w:eastAsia="Times New Roman" w:hAnsi="Lucida Console" w:cs="Calibri"/>
                <w:color w:val="000000" w:themeColor="text1"/>
                <w:sz w:val="12"/>
                <w:szCs w:val="12"/>
                <w:rPrChange w:id="1972" w:author="Omar Cardona" w:date="2016-11-21T23:45:00Z">
                  <w:rPr>
                    <w:rFonts w:ascii="Lucida Console" w:eastAsia="Times New Roman" w:hAnsi="Lucida Console" w:cs="Calibri"/>
                    <w:color w:val="009900"/>
                    <w:sz w:val="12"/>
                    <w:szCs w:val="12"/>
                  </w:rPr>
                </w:rPrChange>
              </w:rPr>
              <w:t>v</w:t>
            </w:r>
            <w:r w:rsidRPr="009903E3">
              <w:rPr>
                <w:rFonts w:ascii="Lucida Console" w:eastAsia="Times New Roman" w:hAnsi="Lucida Console" w:cs="Calibri"/>
                <w:color w:val="000000" w:themeColor="text1"/>
                <w:sz w:val="12"/>
                <w:szCs w:val="12"/>
                <w:rPrChange w:id="1973" w:author="Omar Cardona" w:date="2016-11-21T23:45:00Z">
                  <w:rPr>
                    <w:rFonts w:ascii="Lucida Console" w:eastAsia="Times New Roman" w:hAnsi="Lucida Console" w:cs="Calibri"/>
                    <w:color w:val="009900"/>
                    <w:sz w:val="12"/>
                    <w:szCs w:val="12"/>
                  </w:rPr>
                </w:rPrChange>
              </w:rPr>
              <w:t xml:space="preserve">e the ACCESS VLAN </w:t>
            </w:r>
            <w:r w:rsidRPr="009903E3">
              <w:rPr>
                <w:rFonts w:ascii="Lucida Console" w:eastAsia="Times New Roman" w:hAnsi="Lucida Console" w:cs="Calibri"/>
                <w:color w:val="000000" w:themeColor="text1"/>
                <w:sz w:val="12"/>
                <w:szCs w:val="12"/>
                <w:rPrChange w:id="1974" w:author="Omar Cardona" w:date="2016-11-21T23:45:00Z">
                  <w:rPr>
                    <w:rFonts w:ascii="Lucida Console" w:eastAsia="Times New Roman" w:hAnsi="Lucida Console" w:cs="Calibri"/>
                    <w:color w:val="00B050"/>
                    <w:sz w:val="12"/>
                    <w:szCs w:val="12"/>
                  </w:rPr>
                </w:rPrChange>
              </w:rPr>
              <w:t>Setting</w:t>
            </w:r>
            <w:r w:rsidRPr="009903E3">
              <w:rPr>
                <w:rFonts w:ascii="Lucida Console" w:eastAsia="Times New Roman" w:hAnsi="Lucida Console" w:cs="Calibri"/>
                <w:color w:val="000000" w:themeColor="text1"/>
                <w:sz w:val="12"/>
                <w:szCs w:val="12"/>
                <w:rPrChange w:id="1975" w:author="Omar Cardona" w:date="2016-11-21T23:45:00Z">
                  <w:rPr>
                    <w:rFonts w:ascii="Lucida Console" w:eastAsia="Times New Roman" w:hAnsi="Lucida Console" w:cs="Calibri"/>
                    <w:color w:val="009900"/>
                    <w:sz w:val="12"/>
                    <w:szCs w:val="12"/>
                  </w:rPr>
                </w:rPrChange>
              </w:rPr>
              <w:t xml:space="preserve"> from the physical NIC to prevent it from both auto-tagging the egress traffic with incorrect VLAN </w:t>
            </w:r>
            <w:r w:rsidR="00CC39AB" w:rsidRPr="009903E3">
              <w:rPr>
                <w:rFonts w:ascii="Lucida Console" w:eastAsia="Times New Roman" w:hAnsi="Lucida Console" w:cs="Calibri"/>
                <w:color w:val="000000" w:themeColor="text1"/>
                <w:sz w:val="12"/>
                <w:szCs w:val="12"/>
                <w:rPrChange w:id="1976" w:author="Omar Cardona" w:date="2016-11-21T23:45:00Z">
                  <w:rPr>
                    <w:rFonts w:ascii="Lucida Console" w:eastAsia="Times New Roman" w:hAnsi="Lucida Console" w:cs="Calibri"/>
                    <w:color w:val="009900"/>
                    <w:sz w:val="12"/>
                    <w:szCs w:val="12"/>
                  </w:rPr>
                </w:rPrChange>
              </w:rPr>
              <w:t>ID</w:t>
            </w:r>
            <w:r w:rsidRPr="009903E3">
              <w:rPr>
                <w:rFonts w:ascii="Lucida Console" w:eastAsia="Times New Roman" w:hAnsi="Lucida Console" w:cs="Calibri"/>
                <w:color w:val="000000" w:themeColor="text1"/>
                <w:sz w:val="12"/>
                <w:szCs w:val="12"/>
                <w:rPrChange w:id="1977" w:author="Omar Cardona" w:date="2016-11-21T23:45:00Z">
                  <w:rPr>
                    <w:rFonts w:ascii="Lucida Console" w:eastAsia="Times New Roman" w:hAnsi="Lucida Console" w:cs="Calibri"/>
                    <w:color w:val="009900"/>
                    <w:sz w:val="12"/>
                    <w:szCs w:val="12"/>
                  </w:rPr>
                </w:rPrChange>
              </w:rPr>
              <w:t xml:space="preserve"> and filtering ingress traffic which doesn’t match the ACCESS VLAN </w:t>
            </w:r>
            <w:r w:rsidR="00CC39AB" w:rsidRPr="009903E3">
              <w:rPr>
                <w:rFonts w:ascii="Lucida Console" w:eastAsia="Times New Roman" w:hAnsi="Lucida Console" w:cs="Calibri"/>
                <w:color w:val="000000" w:themeColor="text1"/>
                <w:sz w:val="12"/>
                <w:szCs w:val="12"/>
                <w:rPrChange w:id="1978" w:author="Omar Cardona" w:date="2016-11-21T23:45:00Z">
                  <w:rPr>
                    <w:rFonts w:ascii="Lucida Console" w:eastAsia="Times New Roman" w:hAnsi="Lucida Console" w:cs="Calibri"/>
                    <w:color w:val="009900"/>
                    <w:sz w:val="12"/>
                    <w:szCs w:val="12"/>
                  </w:rPr>
                </w:rPrChange>
              </w:rPr>
              <w:t>ID.</w:t>
            </w:r>
          </w:p>
          <w:p w14:paraId="750DC76B" w14:textId="77777777" w:rsidR="009903E3" w:rsidRPr="009903E3" w:rsidRDefault="009903E3" w:rsidP="00F02F2E">
            <w:pPr>
              <w:rPr>
                <w:ins w:id="1979" w:author="Omar Cardona" w:date="2016-11-21T23:45:00Z"/>
                <w:rFonts w:ascii="Lucida Console" w:eastAsia="Times New Roman" w:hAnsi="Lucida Console" w:cs="Calibri"/>
                <w:color w:val="000000" w:themeColor="text1"/>
                <w:sz w:val="12"/>
                <w:szCs w:val="12"/>
                <w:rPrChange w:id="1980" w:author="Omar Cardona" w:date="2016-11-21T23:45:00Z">
                  <w:rPr>
                    <w:ins w:id="1981" w:author="Omar Cardona" w:date="2016-11-21T23:45:00Z"/>
                    <w:rFonts w:ascii="Lucida Console" w:eastAsia="Times New Roman" w:hAnsi="Lucida Console" w:cs="Calibri"/>
                    <w:color w:val="00B050"/>
                    <w:sz w:val="12"/>
                    <w:szCs w:val="12"/>
                  </w:rPr>
                </w:rPrChange>
              </w:rPr>
            </w:pPr>
          </w:p>
          <w:p w14:paraId="55C1C492" w14:textId="77777777" w:rsidR="00AE617A" w:rsidRDefault="00AE617A" w:rsidP="00F02F2E">
            <w:pPr>
              <w:rPr>
                <w:rFonts w:ascii="Lucida Console" w:eastAsia="Times New Roman" w:hAnsi="Lucida Console" w:cs="Calibri"/>
                <w:sz w:val="12"/>
                <w:szCs w:val="12"/>
              </w:rPr>
            </w:pPr>
          </w:p>
          <w:p w14:paraId="2CA3C74B" w14:textId="17C8834F" w:rsidR="004D628D" w:rsidRPr="004D628D" w:rsidRDefault="004D628D" w:rsidP="00F02F2E">
            <w:pPr>
              <w:rPr>
                <w:rFonts w:ascii="Lucida Console" w:eastAsia="Times New Roman" w:hAnsi="Lucida Console" w:cs="Calibri"/>
                <w:b/>
                <w:sz w:val="12"/>
                <w:szCs w:val="12"/>
              </w:rPr>
            </w:pPr>
            <w:del w:id="1982" w:author="Omar Cardona" w:date="2016-10-08T19:23:00Z">
              <w:r w:rsidRPr="004D628D" w:rsidDel="00461757">
                <w:rPr>
                  <w:rFonts w:ascii="Lucida Console" w:eastAsia="Times New Roman" w:hAnsi="Lucida Console" w:cs="Calibri"/>
                  <w:sz w:val="12"/>
                  <w:szCs w:val="12"/>
                </w:rPr>
                <w:delText xml:space="preserve">PS C:\TEST&gt; </w:delText>
              </w:r>
            </w:del>
            <w:r w:rsidRPr="004D628D">
              <w:rPr>
                <w:rFonts w:ascii="Lucida Console" w:eastAsia="Times New Roman" w:hAnsi="Lucida Console" w:cs="Calibri"/>
                <w:b/>
                <w:sz w:val="12"/>
                <w:szCs w:val="12"/>
              </w:rPr>
              <w:t>Set-</w:t>
            </w:r>
            <w:proofErr w:type="spellStart"/>
            <w:r w:rsidRPr="004D628D">
              <w:rPr>
                <w:rFonts w:ascii="Lucida Console" w:eastAsia="Times New Roman" w:hAnsi="Lucida Console" w:cs="Calibri"/>
                <w:b/>
                <w:sz w:val="12"/>
                <w:szCs w:val="12"/>
              </w:rPr>
              <w:t>NetAdapterAdvancedProperty</w:t>
            </w:r>
            <w:proofErr w:type="spellEnd"/>
            <w:r w:rsidRPr="004D628D">
              <w:rPr>
                <w:rFonts w:ascii="Lucida Console" w:eastAsia="Times New Roman" w:hAnsi="Lucida Console" w:cs="Calibri"/>
                <w:b/>
                <w:sz w:val="12"/>
                <w:szCs w:val="12"/>
              </w:rPr>
              <w:t xml:space="preserve"> -Name "</w:t>
            </w:r>
            <w:r w:rsidRPr="004D628D">
              <w:rPr>
                <w:rFonts w:ascii="Lucida Console" w:eastAsia="Times New Roman" w:hAnsi="Lucida Console" w:cs="Calibri"/>
                <w:b/>
                <w:sz w:val="12"/>
                <w:szCs w:val="12"/>
                <w:highlight w:val="yellow"/>
              </w:rPr>
              <w:t>Test-40G-1</w:t>
            </w:r>
            <w:r w:rsidRPr="004D628D">
              <w:rPr>
                <w:rFonts w:ascii="Lucida Console" w:eastAsia="Times New Roman" w:hAnsi="Lucida Console" w:cs="Calibri"/>
                <w:b/>
                <w:sz w:val="12"/>
                <w:szCs w:val="12"/>
              </w:rPr>
              <w:t>" -</w:t>
            </w:r>
            <w:proofErr w:type="spellStart"/>
            <w:r w:rsidRPr="004D628D">
              <w:rPr>
                <w:rFonts w:ascii="Lucida Console" w:eastAsia="Times New Roman" w:hAnsi="Lucida Console" w:cs="Calibri"/>
                <w:b/>
                <w:sz w:val="12"/>
                <w:szCs w:val="12"/>
              </w:rPr>
              <w:t>RegistryKeyword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VlanID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RegistryValue</w:t>
            </w:r>
            <w:proofErr w:type="spellEnd"/>
            <w:r w:rsidRPr="004D628D">
              <w:rPr>
                <w:rFonts w:ascii="Lucida Console" w:eastAsia="Times New Roman" w:hAnsi="Lucida Console" w:cs="Calibri"/>
                <w:b/>
                <w:sz w:val="12"/>
                <w:szCs w:val="12"/>
              </w:rPr>
              <w:t xml:space="preserve"> "</w:t>
            </w:r>
            <w:r w:rsidRPr="004D628D">
              <w:rPr>
                <w:rFonts w:ascii="Lucida Console" w:eastAsia="Times New Roman" w:hAnsi="Lucida Console" w:cs="Calibri"/>
                <w:b/>
                <w:sz w:val="12"/>
                <w:szCs w:val="12"/>
                <w:highlight w:val="yellow"/>
              </w:rPr>
              <w:t>0</w:t>
            </w:r>
            <w:r w:rsidRPr="004D628D">
              <w:rPr>
                <w:rFonts w:ascii="Lucida Console" w:eastAsia="Times New Roman" w:hAnsi="Lucida Console" w:cs="Calibri"/>
                <w:b/>
                <w:sz w:val="12"/>
                <w:szCs w:val="12"/>
              </w:rPr>
              <w:t>"</w:t>
            </w:r>
          </w:p>
          <w:p w14:paraId="2D1CE3DC" w14:textId="0F6BF4F0" w:rsidR="004D628D" w:rsidDel="00461757" w:rsidRDefault="004D628D" w:rsidP="00F02F2E">
            <w:pPr>
              <w:rPr>
                <w:del w:id="1983" w:author="Omar Cardona" w:date="2016-10-08T19:24:00Z"/>
                <w:rFonts w:ascii="Lucida Console" w:eastAsia="Times New Roman" w:hAnsi="Lucida Console" w:cs="Calibri"/>
                <w:sz w:val="12"/>
                <w:szCs w:val="12"/>
              </w:rPr>
            </w:pPr>
            <w:del w:id="1984" w:author="Omar Cardona" w:date="2016-10-08T19:23:00Z">
              <w:r w:rsidRPr="004D628D" w:rsidDel="00461757">
                <w:rPr>
                  <w:rFonts w:ascii="Lucida Console" w:eastAsia="Times New Roman" w:hAnsi="Lucida Console" w:cs="Calibri"/>
                  <w:sz w:val="12"/>
                  <w:szCs w:val="12"/>
                </w:rPr>
                <w:delText xml:space="preserve">PS C:\TEST&gt; </w:delText>
              </w:r>
            </w:del>
            <w:r w:rsidRPr="004D628D">
              <w:rPr>
                <w:rFonts w:ascii="Lucida Console" w:eastAsia="Times New Roman" w:hAnsi="Lucida Console" w:cs="Calibri"/>
                <w:b/>
                <w:sz w:val="12"/>
                <w:szCs w:val="12"/>
              </w:rPr>
              <w:t>Set-</w:t>
            </w:r>
            <w:proofErr w:type="spellStart"/>
            <w:r w:rsidRPr="004D628D">
              <w:rPr>
                <w:rFonts w:ascii="Lucida Console" w:eastAsia="Times New Roman" w:hAnsi="Lucida Console" w:cs="Calibri"/>
                <w:b/>
                <w:sz w:val="12"/>
                <w:szCs w:val="12"/>
              </w:rPr>
              <w:t>NetAdapterAdvancedProperty</w:t>
            </w:r>
            <w:proofErr w:type="spellEnd"/>
            <w:r w:rsidRPr="004D628D">
              <w:rPr>
                <w:rFonts w:ascii="Lucida Console" w:eastAsia="Times New Roman" w:hAnsi="Lucida Console" w:cs="Calibri"/>
                <w:b/>
                <w:sz w:val="12"/>
                <w:szCs w:val="12"/>
              </w:rPr>
              <w:t xml:space="preserve"> -Name "</w:t>
            </w:r>
            <w:r w:rsidRPr="004D628D">
              <w:rPr>
                <w:rFonts w:ascii="Lucida Console" w:eastAsia="Times New Roman" w:hAnsi="Lucida Console" w:cs="Calibri"/>
                <w:b/>
                <w:sz w:val="12"/>
                <w:szCs w:val="12"/>
                <w:highlight w:val="yellow"/>
              </w:rPr>
              <w:t>Test-40G-2</w:t>
            </w:r>
            <w:r w:rsidRPr="004D628D">
              <w:rPr>
                <w:rFonts w:ascii="Lucida Console" w:eastAsia="Times New Roman" w:hAnsi="Lucida Console" w:cs="Calibri"/>
                <w:b/>
                <w:sz w:val="12"/>
                <w:szCs w:val="12"/>
              </w:rPr>
              <w:t>" -</w:t>
            </w:r>
            <w:proofErr w:type="spellStart"/>
            <w:r w:rsidRPr="004D628D">
              <w:rPr>
                <w:rFonts w:ascii="Lucida Console" w:eastAsia="Times New Roman" w:hAnsi="Lucida Console" w:cs="Calibri"/>
                <w:b/>
                <w:sz w:val="12"/>
                <w:szCs w:val="12"/>
              </w:rPr>
              <w:t>RegistryKeyword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VlanID</w:t>
            </w:r>
            <w:proofErr w:type="spellEnd"/>
            <w:r w:rsidRPr="004D628D">
              <w:rPr>
                <w:rFonts w:ascii="Lucida Console" w:eastAsia="Times New Roman" w:hAnsi="Lucida Console" w:cs="Calibri"/>
                <w:b/>
                <w:sz w:val="12"/>
                <w:szCs w:val="12"/>
              </w:rPr>
              <w:t xml:space="preserve"> -</w:t>
            </w:r>
            <w:proofErr w:type="spellStart"/>
            <w:r w:rsidRPr="004D628D">
              <w:rPr>
                <w:rFonts w:ascii="Lucida Console" w:eastAsia="Times New Roman" w:hAnsi="Lucida Console" w:cs="Calibri"/>
                <w:b/>
                <w:sz w:val="12"/>
                <w:szCs w:val="12"/>
              </w:rPr>
              <w:t>RegistryValue</w:t>
            </w:r>
            <w:proofErr w:type="spellEnd"/>
            <w:r w:rsidRPr="004D628D">
              <w:rPr>
                <w:rFonts w:ascii="Lucida Console" w:eastAsia="Times New Roman" w:hAnsi="Lucida Console" w:cs="Calibri"/>
                <w:b/>
                <w:sz w:val="12"/>
                <w:szCs w:val="12"/>
              </w:rPr>
              <w:t xml:space="preserve"> "</w:t>
            </w:r>
            <w:r w:rsidRPr="004D628D">
              <w:rPr>
                <w:rFonts w:ascii="Lucida Console" w:eastAsia="Times New Roman" w:hAnsi="Lucida Console" w:cs="Calibri"/>
                <w:b/>
                <w:sz w:val="12"/>
                <w:szCs w:val="12"/>
                <w:highlight w:val="yellow"/>
              </w:rPr>
              <w:t>0</w:t>
            </w:r>
            <w:r w:rsidRPr="004D628D">
              <w:rPr>
                <w:rFonts w:ascii="Lucida Console" w:eastAsia="Times New Roman" w:hAnsi="Lucida Console" w:cs="Calibri"/>
                <w:b/>
                <w:sz w:val="12"/>
                <w:szCs w:val="12"/>
              </w:rPr>
              <w:t>"</w:t>
            </w:r>
          </w:p>
          <w:p w14:paraId="3BA04752" w14:textId="77777777" w:rsidR="00461757" w:rsidRPr="004D628D" w:rsidRDefault="00461757" w:rsidP="004D628D">
            <w:pPr>
              <w:rPr>
                <w:ins w:id="1985" w:author="Omar Cardona" w:date="2016-10-08T19:24:00Z"/>
                <w:rFonts w:ascii="Lucida Console" w:eastAsia="Times New Roman" w:hAnsi="Lucida Console" w:cs="Calibri"/>
                <w:b/>
                <w:sz w:val="12"/>
                <w:szCs w:val="12"/>
              </w:rPr>
            </w:pPr>
          </w:p>
          <w:p w14:paraId="70D7700C" w14:textId="2D556437" w:rsidR="004D628D" w:rsidRDefault="004D628D" w:rsidP="00F02F2E">
            <w:pPr>
              <w:rPr>
                <w:ins w:id="1986" w:author="Omar Cardona" w:date="2016-10-08T19:24:00Z"/>
                <w:rFonts w:ascii="Lucida Console" w:eastAsia="Times New Roman" w:hAnsi="Lucida Console" w:cs="Calibri"/>
                <w:sz w:val="12"/>
                <w:szCs w:val="12"/>
              </w:rPr>
            </w:pPr>
          </w:p>
          <w:p w14:paraId="3FF26AE9" w14:textId="77777777" w:rsidR="007904D9" w:rsidRDefault="007904D9" w:rsidP="00F02F2E">
            <w:pPr>
              <w:rPr>
                <w:ins w:id="1987" w:author="Omar Cardona" w:date="2016-10-08T19:24:00Z"/>
                <w:rFonts w:ascii="Lucida Console" w:eastAsia="Times New Roman" w:hAnsi="Lucida Console" w:cs="Calibri"/>
                <w:sz w:val="12"/>
                <w:szCs w:val="12"/>
              </w:rPr>
            </w:pPr>
          </w:p>
          <w:p w14:paraId="5E887B53" w14:textId="2CA85BA5" w:rsidR="00461757" w:rsidRDefault="00461757" w:rsidP="00F02F2E">
            <w:pPr>
              <w:rPr>
                <w:ins w:id="1988" w:author="Omar Cardona" w:date="2016-11-21T23:45:00Z"/>
                <w:rFonts w:ascii="Lucida Console" w:eastAsia="Times New Roman" w:hAnsi="Lucida Console" w:cs="Calibri"/>
                <w:color w:val="000000" w:themeColor="text1"/>
                <w:sz w:val="12"/>
                <w:szCs w:val="12"/>
              </w:rPr>
            </w:pPr>
            <w:ins w:id="1989" w:author="Omar Cardona" w:date="2016-10-08T19:24:00Z">
              <w:r w:rsidRPr="009903E3">
                <w:rPr>
                  <w:rFonts w:ascii="Lucida Console" w:eastAsia="Times New Roman" w:hAnsi="Lucida Console" w:cs="Calibri"/>
                  <w:color w:val="000000" w:themeColor="text1"/>
                  <w:sz w:val="12"/>
                  <w:szCs w:val="12"/>
                  <w:rPrChange w:id="1990" w:author="Omar Cardona" w:date="2016-11-21T23:45:00Z">
                    <w:rPr>
                      <w:rFonts w:ascii="Lucida Console" w:eastAsia="Times New Roman" w:hAnsi="Lucida Console" w:cs="Calibri"/>
                      <w:sz w:val="12"/>
                      <w:szCs w:val="12"/>
                    </w:rPr>
                  </w:rPrChange>
                </w:rPr>
                <w:t># Now set the VLANID using the vSwitch specific CMDLETs</w:t>
              </w:r>
            </w:ins>
          </w:p>
          <w:p w14:paraId="51D08183" w14:textId="77777777" w:rsidR="009903E3" w:rsidRPr="009903E3" w:rsidRDefault="009903E3" w:rsidP="00F02F2E">
            <w:pPr>
              <w:rPr>
                <w:rFonts w:ascii="Lucida Console" w:eastAsia="Times New Roman" w:hAnsi="Lucida Console" w:cs="Calibri"/>
                <w:color w:val="000000" w:themeColor="text1"/>
                <w:sz w:val="12"/>
                <w:szCs w:val="12"/>
                <w:rPrChange w:id="1991" w:author="Omar Cardona" w:date="2016-11-21T23:45:00Z">
                  <w:rPr>
                    <w:rFonts w:ascii="Lucida Console" w:eastAsia="Times New Roman" w:hAnsi="Lucida Console" w:cs="Calibri"/>
                    <w:sz w:val="12"/>
                    <w:szCs w:val="12"/>
                  </w:rPr>
                </w:rPrChange>
              </w:rPr>
            </w:pPr>
          </w:p>
          <w:p w14:paraId="579EBDB3" w14:textId="57EBB1FC" w:rsidR="004D628D" w:rsidDel="00541218" w:rsidRDefault="004D628D" w:rsidP="00F02F2E">
            <w:pPr>
              <w:rPr>
                <w:del w:id="1992" w:author="Brian Leong (Inspur Worldwide Services Ltd)" w:date="2016-10-04T15:39:00Z"/>
                <w:rFonts w:ascii="Lucida Console" w:eastAsia="Times New Roman" w:hAnsi="Lucida Console" w:cs="Calibri"/>
                <w:sz w:val="12"/>
                <w:szCs w:val="12"/>
              </w:rPr>
            </w:pPr>
          </w:p>
          <w:p w14:paraId="368006E2" w14:textId="0817F2C8" w:rsidR="00F02F2E" w:rsidDel="00541218" w:rsidRDefault="00F02F2E" w:rsidP="00F02F2E">
            <w:pPr>
              <w:rPr>
                <w:del w:id="1993" w:author="Brian Leong (Inspur Worldwide Services Ltd)" w:date="2016-10-04T15:39:00Z"/>
                <w:rFonts w:ascii="Lucida Console" w:eastAsia="Times New Roman" w:hAnsi="Lucida Console" w:cs="Calibri"/>
                <w:sz w:val="12"/>
                <w:szCs w:val="12"/>
              </w:rPr>
            </w:pPr>
          </w:p>
          <w:p w14:paraId="534884BE" w14:textId="0BDB934A" w:rsidR="00F02F2E" w:rsidRPr="00A76500" w:rsidRDefault="00F02F2E" w:rsidP="00F02F2E">
            <w:pPr>
              <w:rPr>
                <w:rFonts w:ascii="Lucida Console" w:eastAsia="Times New Roman" w:hAnsi="Lucida Console" w:cs="Calibri"/>
                <w:b/>
                <w:sz w:val="12"/>
                <w:szCs w:val="12"/>
              </w:rPr>
            </w:pPr>
            <w:del w:id="1994" w:author="Omar Cardona" w:date="2016-10-08T19:23:00Z">
              <w:r w:rsidRPr="00F02F2E" w:rsidDel="00461757">
                <w:rPr>
                  <w:rFonts w:ascii="Lucida Console" w:eastAsia="Times New Roman" w:hAnsi="Lucida Console" w:cs="Calibri"/>
                  <w:sz w:val="12"/>
                  <w:szCs w:val="12"/>
                </w:rPr>
                <w:delText xml:space="preserve">PS C:\TEST&gt; </w:delText>
              </w:r>
            </w:del>
            <w:r w:rsidRPr="00F02F2E">
              <w:rPr>
                <w:rFonts w:ascii="Lucida Console" w:eastAsia="Times New Roman" w:hAnsi="Lucida Console" w:cs="Calibri"/>
                <w:b/>
                <w:sz w:val="12"/>
                <w:szCs w:val="12"/>
              </w:rPr>
              <w:t>Set-</w:t>
            </w:r>
            <w:proofErr w:type="spellStart"/>
            <w:r w:rsidRPr="00F02F2E">
              <w:rPr>
                <w:rFonts w:ascii="Lucida Console" w:eastAsia="Times New Roman" w:hAnsi="Lucida Console" w:cs="Calibri"/>
                <w:b/>
                <w:sz w:val="12"/>
                <w:szCs w:val="12"/>
              </w:rPr>
              <w:t>VMNetworkAdapterVlan</w:t>
            </w:r>
            <w:proofErr w:type="spellEnd"/>
            <w:r w:rsidRPr="00F02F2E">
              <w:rPr>
                <w:rFonts w:ascii="Lucida Console" w:eastAsia="Times New Roman" w:hAnsi="Lucida Console" w:cs="Calibri"/>
                <w:b/>
                <w:sz w:val="12"/>
                <w:szCs w:val="12"/>
              </w:rPr>
              <w:t xml:space="preserve"> -</w:t>
            </w:r>
            <w:proofErr w:type="spellStart"/>
            <w:r w:rsidRPr="00F02F2E">
              <w:rPr>
                <w:rFonts w:ascii="Lucida Console" w:eastAsia="Times New Roman" w:hAnsi="Lucida Console" w:cs="Calibri"/>
                <w:b/>
                <w:sz w:val="12"/>
                <w:szCs w:val="12"/>
              </w:rPr>
              <w:t>VMNetworkAdapterName</w:t>
            </w:r>
            <w:proofErr w:type="spellEnd"/>
            <w:r w:rsidRPr="00F02F2E">
              <w:rPr>
                <w:rFonts w:ascii="Lucida Console" w:eastAsia="Times New Roman" w:hAnsi="Lucida Console" w:cs="Calibri"/>
                <w:b/>
                <w:sz w:val="12"/>
                <w:szCs w:val="12"/>
              </w:rPr>
              <w:t xml:space="preserve"> "</w:t>
            </w:r>
            <w:r w:rsidRPr="00F02F2E">
              <w:rPr>
                <w:rFonts w:ascii="Lucida Console" w:eastAsia="Times New Roman" w:hAnsi="Lucida Console" w:cs="Calibri"/>
                <w:b/>
                <w:sz w:val="12"/>
                <w:szCs w:val="12"/>
                <w:highlight w:val="yellow"/>
              </w:rPr>
              <w:t>VMSTEST</w:t>
            </w:r>
            <w:r w:rsidRPr="00F02F2E">
              <w:rPr>
                <w:rFonts w:ascii="Lucida Console" w:eastAsia="Times New Roman" w:hAnsi="Lucida Console" w:cs="Calibri"/>
                <w:b/>
                <w:sz w:val="12"/>
                <w:szCs w:val="12"/>
              </w:rPr>
              <w:t>" -</w:t>
            </w:r>
            <w:proofErr w:type="spellStart"/>
            <w:r w:rsidRPr="00F02F2E">
              <w:rPr>
                <w:rFonts w:ascii="Lucida Console" w:eastAsia="Times New Roman" w:hAnsi="Lucida Console" w:cs="Calibri"/>
                <w:b/>
                <w:sz w:val="12"/>
                <w:szCs w:val="12"/>
              </w:rPr>
              <w:t>VlanId</w:t>
            </w:r>
            <w:proofErr w:type="spellEnd"/>
            <w:r w:rsidRPr="00F02F2E">
              <w:rPr>
                <w:rFonts w:ascii="Lucida Console" w:eastAsia="Times New Roman" w:hAnsi="Lucida Console" w:cs="Calibri"/>
                <w:b/>
                <w:sz w:val="12"/>
                <w:szCs w:val="12"/>
              </w:rPr>
              <w:t xml:space="preserve"> "</w:t>
            </w:r>
            <w:r w:rsidRPr="00F02F2E">
              <w:rPr>
                <w:rFonts w:ascii="Lucida Console" w:eastAsia="Times New Roman" w:hAnsi="Lucida Console" w:cs="Calibri"/>
                <w:b/>
                <w:sz w:val="12"/>
                <w:szCs w:val="12"/>
                <w:highlight w:val="yellow"/>
              </w:rPr>
              <w:t>101</w:t>
            </w:r>
            <w:r w:rsidR="00A76500">
              <w:rPr>
                <w:rFonts w:ascii="Lucida Console" w:eastAsia="Times New Roman" w:hAnsi="Lucida Console" w:cs="Calibri"/>
                <w:b/>
                <w:sz w:val="12"/>
                <w:szCs w:val="12"/>
              </w:rPr>
              <w:t>" -Access -</w:t>
            </w:r>
            <w:proofErr w:type="spellStart"/>
            <w:r w:rsidR="00A76500">
              <w:rPr>
                <w:rFonts w:ascii="Lucida Console" w:eastAsia="Times New Roman" w:hAnsi="Lucida Console" w:cs="Calibri"/>
                <w:b/>
                <w:sz w:val="12"/>
                <w:szCs w:val="12"/>
              </w:rPr>
              <w:t>ManagementOS</w:t>
            </w:r>
            <w:proofErr w:type="spellEnd"/>
          </w:p>
          <w:p w14:paraId="6E628C67" w14:textId="01AE2274" w:rsidR="00F02F2E" w:rsidRPr="00F02F2E" w:rsidRDefault="00F02F2E" w:rsidP="00F02F2E">
            <w:pPr>
              <w:rPr>
                <w:rFonts w:ascii="Lucida Console" w:eastAsia="Times New Roman" w:hAnsi="Lucida Console" w:cs="Calibri"/>
                <w:b/>
                <w:sz w:val="12"/>
                <w:szCs w:val="12"/>
              </w:rPr>
            </w:pPr>
            <w:del w:id="1995" w:author="Omar Cardona" w:date="2016-10-08T19:23:00Z">
              <w:r w:rsidRPr="00F02F2E" w:rsidDel="00461757">
                <w:rPr>
                  <w:rFonts w:ascii="Lucida Console" w:eastAsia="Times New Roman" w:hAnsi="Lucida Console" w:cs="Calibri"/>
                  <w:sz w:val="12"/>
                  <w:szCs w:val="12"/>
                </w:rPr>
                <w:delText xml:space="preserve">PS C:\TEST&gt; </w:delText>
              </w:r>
            </w:del>
            <w:r w:rsidRPr="00F02F2E">
              <w:rPr>
                <w:rFonts w:ascii="Lucida Console" w:eastAsia="Times New Roman" w:hAnsi="Lucida Console" w:cs="Calibri"/>
                <w:b/>
                <w:sz w:val="12"/>
                <w:szCs w:val="12"/>
              </w:rPr>
              <w:t>Get-</w:t>
            </w:r>
            <w:proofErr w:type="spellStart"/>
            <w:r w:rsidRPr="00F02F2E">
              <w:rPr>
                <w:rFonts w:ascii="Lucida Console" w:eastAsia="Times New Roman" w:hAnsi="Lucida Console" w:cs="Calibri"/>
                <w:b/>
                <w:sz w:val="12"/>
                <w:szCs w:val="12"/>
              </w:rPr>
              <w:t>VMNetworkAdapterVlan</w:t>
            </w:r>
            <w:proofErr w:type="spellEnd"/>
            <w:r w:rsidRPr="00F02F2E">
              <w:rPr>
                <w:rFonts w:ascii="Lucida Console" w:eastAsia="Times New Roman" w:hAnsi="Lucida Console" w:cs="Calibri"/>
                <w:b/>
                <w:sz w:val="12"/>
                <w:szCs w:val="12"/>
              </w:rPr>
              <w:t xml:space="preserve"> -</w:t>
            </w:r>
            <w:proofErr w:type="spellStart"/>
            <w:r w:rsidRPr="00F02F2E">
              <w:rPr>
                <w:rFonts w:ascii="Lucida Console" w:eastAsia="Times New Roman" w:hAnsi="Lucida Console" w:cs="Calibri"/>
                <w:b/>
                <w:sz w:val="12"/>
                <w:szCs w:val="12"/>
              </w:rPr>
              <w:t>ManagementOS</w:t>
            </w:r>
            <w:proofErr w:type="spellEnd"/>
            <w:r w:rsidRPr="00F02F2E">
              <w:rPr>
                <w:rFonts w:ascii="Lucida Console" w:eastAsia="Times New Roman" w:hAnsi="Lucida Console" w:cs="Calibri"/>
                <w:b/>
                <w:sz w:val="12"/>
                <w:szCs w:val="12"/>
              </w:rPr>
              <w:t xml:space="preserve"> -</w:t>
            </w:r>
            <w:proofErr w:type="spellStart"/>
            <w:r w:rsidRPr="00F02F2E">
              <w:rPr>
                <w:rFonts w:ascii="Lucida Console" w:eastAsia="Times New Roman" w:hAnsi="Lucida Console" w:cs="Calibri"/>
                <w:b/>
                <w:sz w:val="12"/>
                <w:szCs w:val="12"/>
              </w:rPr>
              <w:t>VMNetworkAdapterName</w:t>
            </w:r>
            <w:proofErr w:type="spellEnd"/>
            <w:r w:rsidRPr="00F02F2E">
              <w:rPr>
                <w:rFonts w:ascii="Lucida Console" w:eastAsia="Times New Roman" w:hAnsi="Lucida Console" w:cs="Calibri"/>
                <w:b/>
                <w:sz w:val="12"/>
                <w:szCs w:val="12"/>
              </w:rPr>
              <w:t xml:space="preserve"> "VMSTEST"</w:t>
            </w:r>
          </w:p>
          <w:p w14:paraId="55B13A29" w14:textId="77777777" w:rsidR="00F02F2E" w:rsidRPr="00F02F2E" w:rsidRDefault="00F02F2E" w:rsidP="00F02F2E">
            <w:pPr>
              <w:rPr>
                <w:rFonts w:ascii="Lucida Console" w:eastAsia="Times New Roman" w:hAnsi="Lucida Console" w:cs="Calibri"/>
                <w:sz w:val="12"/>
                <w:szCs w:val="12"/>
              </w:rPr>
            </w:pPr>
          </w:p>
          <w:p w14:paraId="0B1122B8"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VMName</w:t>
            </w:r>
            <w:proofErr w:type="spellEnd"/>
            <w:r w:rsidRPr="00F02F2E">
              <w:rPr>
                <w:rFonts w:ascii="Lucida Console" w:eastAsia="Times New Roman" w:hAnsi="Lucida Console" w:cs="Calibri"/>
                <w:sz w:val="12"/>
                <w:szCs w:val="12"/>
              </w:rPr>
              <w:t xml:space="preserve"> </w:t>
            </w:r>
            <w:proofErr w:type="spellStart"/>
            <w:r w:rsidRPr="00F02F2E">
              <w:rPr>
                <w:rFonts w:ascii="Lucida Console" w:eastAsia="Times New Roman" w:hAnsi="Lucida Console" w:cs="Calibri"/>
                <w:sz w:val="12"/>
                <w:szCs w:val="12"/>
              </w:rPr>
              <w:t>VMNetworkAdapterName</w:t>
            </w:r>
            <w:proofErr w:type="spellEnd"/>
            <w:r w:rsidRPr="00F02F2E">
              <w:rPr>
                <w:rFonts w:ascii="Lucida Console" w:eastAsia="Times New Roman" w:hAnsi="Lucida Console" w:cs="Calibri"/>
                <w:sz w:val="12"/>
                <w:szCs w:val="12"/>
              </w:rPr>
              <w:t xml:space="preserve"> Mode   </w:t>
            </w:r>
            <w:proofErr w:type="spellStart"/>
            <w:r w:rsidRPr="00F02F2E">
              <w:rPr>
                <w:rFonts w:ascii="Lucida Console" w:eastAsia="Times New Roman" w:hAnsi="Lucida Console" w:cs="Calibri"/>
                <w:sz w:val="12"/>
                <w:szCs w:val="12"/>
              </w:rPr>
              <w:t>VlanList</w:t>
            </w:r>
            <w:proofErr w:type="spellEnd"/>
          </w:p>
          <w:p w14:paraId="2B6DAEEF"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 -------------------- ----   --------</w:t>
            </w:r>
          </w:p>
          <w:p w14:paraId="03368FAE" w14:textId="77777777" w:rsid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 xml:space="preserve">       VMSTEST              Access 101     </w:t>
            </w:r>
          </w:p>
          <w:p w14:paraId="36585A24" w14:textId="77777777" w:rsidR="00F02F2E" w:rsidRDefault="00F02F2E" w:rsidP="00F02F2E">
            <w:pPr>
              <w:rPr>
                <w:rFonts w:ascii="Lucida Console" w:eastAsia="Times New Roman" w:hAnsi="Lucida Console" w:cs="Calibri"/>
                <w:sz w:val="12"/>
                <w:szCs w:val="12"/>
              </w:rPr>
            </w:pPr>
          </w:p>
          <w:p w14:paraId="3BB49CD2" w14:textId="75175249" w:rsidR="00F02F2E" w:rsidRPr="00F02F2E" w:rsidRDefault="00BD67EA" w:rsidP="00F02F2E">
            <w:pPr>
              <w:rPr>
                <w:rFonts w:ascii="Lucida Console" w:eastAsia="Times New Roman" w:hAnsi="Lucida Console" w:cs="Calibri"/>
                <w:b/>
                <w:sz w:val="12"/>
                <w:szCs w:val="12"/>
              </w:rPr>
            </w:pPr>
            <w:ins w:id="1996" w:author="Omar Cardona [2]" w:date="2017-01-12T10:43:00Z">
              <w:r w:rsidRPr="00BD67EA">
                <w:rPr>
                  <w:rFonts w:ascii="Lucida Console" w:eastAsia="Times New Roman" w:hAnsi="Lucida Console" w:cs="Calibri"/>
                  <w:b/>
                  <w:sz w:val="12"/>
                  <w:szCs w:val="12"/>
                  <w:rPrChange w:id="1997" w:author="Omar Cardona [2]" w:date="2017-01-12T10:44:00Z">
                    <w:rPr>
                      <w:rFonts w:ascii="Lucida Console" w:eastAsia="Times New Roman" w:hAnsi="Lucida Console" w:cs="Calibri"/>
                      <w:sz w:val="12"/>
                      <w:szCs w:val="12"/>
                    </w:rPr>
                  </w:rPrChange>
                </w:rPr>
                <w:t>Test-</w:t>
              </w:r>
            </w:ins>
            <w:proofErr w:type="spellStart"/>
            <w:del w:id="1998" w:author="Omar Cardona" w:date="2016-10-08T19:24:00Z">
              <w:r w:rsidR="00F02F2E" w:rsidRPr="00F02F2E" w:rsidDel="00461757">
                <w:rPr>
                  <w:rFonts w:ascii="Lucida Console" w:eastAsia="Times New Roman" w:hAnsi="Lucida Console" w:cs="Calibri"/>
                  <w:sz w:val="12"/>
                  <w:szCs w:val="12"/>
                </w:rPr>
                <w:delText xml:space="preserve">PS C:\TEST&gt; </w:delText>
              </w:r>
              <w:r w:rsidR="00F02F2E" w:rsidRPr="00F02F2E" w:rsidDel="00461757">
                <w:rPr>
                  <w:rFonts w:ascii="Lucida Console" w:eastAsia="Times New Roman" w:hAnsi="Lucida Console" w:cs="Calibri"/>
                  <w:b/>
                  <w:sz w:val="12"/>
                  <w:szCs w:val="12"/>
                </w:rPr>
                <w:delText>Test-</w:delText>
              </w:r>
            </w:del>
            <w:r w:rsidR="00F02F2E" w:rsidRPr="00F02F2E">
              <w:rPr>
                <w:rFonts w:ascii="Lucida Console" w:eastAsia="Times New Roman" w:hAnsi="Lucida Console" w:cs="Calibri"/>
                <w:b/>
                <w:sz w:val="12"/>
                <w:szCs w:val="12"/>
              </w:rPr>
              <w:t>NetConnection</w:t>
            </w:r>
            <w:proofErr w:type="spellEnd"/>
            <w:r w:rsidR="00F02F2E" w:rsidRPr="00F02F2E">
              <w:rPr>
                <w:rFonts w:ascii="Lucida Console" w:eastAsia="Times New Roman" w:hAnsi="Lucida Console" w:cs="Calibri"/>
                <w:b/>
                <w:sz w:val="12"/>
                <w:szCs w:val="12"/>
              </w:rPr>
              <w:t xml:space="preserve"> 192.168.1.5</w:t>
            </w:r>
          </w:p>
          <w:p w14:paraId="1AF10254" w14:textId="77777777" w:rsidR="00F02F2E" w:rsidRPr="00F02F2E" w:rsidRDefault="00F02F2E" w:rsidP="00F02F2E">
            <w:pPr>
              <w:rPr>
                <w:rFonts w:ascii="Lucida Console" w:eastAsia="Times New Roman" w:hAnsi="Lucida Console" w:cs="Calibri"/>
                <w:sz w:val="12"/>
                <w:szCs w:val="12"/>
              </w:rPr>
            </w:pPr>
          </w:p>
          <w:p w14:paraId="2AF3026B" w14:textId="77777777" w:rsidR="00F02F2E" w:rsidRPr="00F02F2E" w:rsidRDefault="00F02F2E" w:rsidP="00F02F2E">
            <w:pPr>
              <w:rPr>
                <w:rFonts w:ascii="Lucida Console" w:eastAsia="Times New Roman" w:hAnsi="Lucida Console" w:cs="Calibri"/>
                <w:sz w:val="12"/>
                <w:szCs w:val="12"/>
              </w:rPr>
            </w:pPr>
          </w:p>
          <w:p w14:paraId="47B09BA9"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ComputerName</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192.168.1.5</w:t>
            </w:r>
          </w:p>
          <w:p w14:paraId="5D508599"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RemoteAddress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192.168.1.5</w:t>
            </w:r>
          </w:p>
          <w:p w14:paraId="75222B4D"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InterfaceAlias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w:t>
            </w:r>
            <w:proofErr w:type="spellStart"/>
            <w:r w:rsidRPr="00F02F2E">
              <w:rPr>
                <w:rFonts w:ascii="Lucida Console" w:eastAsia="Times New Roman" w:hAnsi="Lucida Console" w:cs="Calibri"/>
                <w:sz w:val="12"/>
                <w:szCs w:val="12"/>
              </w:rPr>
              <w:t>vEthernet</w:t>
            </w:r>
            <w:proofErr w:type="spellEnd"/>
            <w:r w:rsidRPr="00F02F2E">
              <w:rPr>
                <w:rFonts w:ascii="Lucida Console" w:eastAsia="Times New Roman" w:hAnsi="Lucida Console" w:cs="Calibri"/>
                <w:sz w:val="12"/>
                <w:szCs w:val="12"/>
              </w:rPr>
              <w:t xml:space="preserve"> (VMSTEST)</w:t>
            </w:r>
          </w:p>
          <w:p w14:paraId="3AE41851"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SourceAddress</w:t>
            </w:r>
            <w:proofErr w:type="spellEnd"/>
            <w:r w:rsidRPr="00F02F2E">
              <w:rPr>
                <w:rFonts w:ascii="Lucida Console" w:eastAsia="Times New Roman" w:hAnsi="Lucida Console" w:cs="Calibri"/>
                <w:sz w:val="12"/>
                <w:szCs w:val="12"/>
              </w:rPr>
              <w:t xml:space="preserve">        </w:t>
            </w:r>
            <w:proofErr w:type="gramStart"/>
            <w:r w:rsidRPr="00F02F2E">
              <w:rPr>
                <w:rFonts w:ascii="Lucida Console" w:eastAsia="Times New Roman" w:hAnsi="Lucida Console" w:cs="Calibri"/>
                <w:sz w:val="12"/>
                <w:szCs w:val="12"/>
              </w:rPr>
              <w:t xml:space="preserve">  :</w:t>
            </w:r>
            <w:proofErr w:type="gramEnd"/>
            <w:r w:rsidRPr="00F02F2E">
              <w:rPr>
                <w:rFonts w:ascii="Lucida Console" w:eastAsia="Times New Roman" w:hAnsi="Lucida Console" w:cs="Calibri"/>
                <w:sz w:val="12"/>
                <w:szCs w:val="12"/>
              </w:rPr>
              <w:t xml:space="preserve"> 192.168.1.3</w:t>
            </w:r>
          </w:p>
          <w:p w14:paraId="5B85B244" w14:textId="77777777" w:rsidR="00F02F2E" w:rsidRPr="00F02F2E" w:rsidRDefault="00F02F2E" w:rsidP="00F02F2E">
            <w:pPr>
              <w:rPr>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highlight w:val="yellow"/>
              </w:rPr>
              <w:t>PingSucceeded</w:t>
            </w:r>
            <w:proofErr w:type="spellEnd"/>
            <w:r w:rsidRPr="00F02F2E">
              <w:rPr>
                <w:rFonts w:ascii="Lucida Console" w:eastAsia="Times New Roman" w:hAnsi="Lucida Console" w:cs="Calibri"/>
                <w:sz w:val="12"/>
                <w:szCs w:val="12"/>
                <w:highlight w:val="yellow"/>
              </w:rPr>
              <w:t xml:space="preserve">        </w:t>
            </w:r>
            <w:proofErr w:type="gramStart"/>
            <w:r w:rsidRPr="00F02F2E">
              <w:rPr>
                <w:rFonts w:ascii="Lucida Console" w:eastAsia="Times New Roman" w:hAnsi="Lucida Console" w:cs="Calibri"/>
                <w:sz w:val="12"/>
                <w:szCs w:val="12"/>
                <w:highlight w:val="yellow"/>
              </w:rPr>
              <w:t xml:space="preserve">  :</w:t>
            </w:r>
            <w:proofErr w:type="gramEnd"/>
            <w:r w:rsidRPr="00F02F2E">
              <w:rPr>
                <w:rFonts w:ascii="Lucida Console" w:eastAsia="Times New Roman" w:hAnsi="Lucida Console" w:cs="Calibri"/>
                <w:sz w:val="12"/>
                <w:szCs w:val="12"/>
                <w:highlight w:val="yellow"/>
              </w:rPr>
              <w:t xml:space="preserve"> True</w:t>
            </w:r>
          </w:p>
          <w:p w14:paraId="28865DD2" w14:textId="7B2DDD73" w:rsidR="00F02F2E" w:rsidRDefault="00F02F2E" w:rsidP="00F02F2E">
            <w:pPr>
              <w:rPr>
                <w:ins w:id="1999" w:author="Brian Leong (Inspur Worldwide Services Ltd)" w:date="2016-10-04T15:57:00Z"/>
                <w:rFonts w:ascii="Lucida Console" w:eastAsia="Times New Roman" w:hAnsi="Lucida Console" w:cs="Calibri"/>
                <w:sz w:val="12"/>
                <w:szCs w:val="12"/>
              </w:rPr>
            </w:pPr>
            <w:proofErr w:type="spellStart"/>
            <w:r w:rsidRPr="00F02F2E">
              <w:rPr>
                <w:rFonts w:ascii="Lucida Console" w:eastAsia="Times New Roman" w:hAnsi="Lucida Console" w:cs="Calibri"/>
                <w:sz w:val="12"/>
                <w:szCs w:val="12"/>
              </w:rPr>
              <w:t>PingReplyDetails</w:t>
            </w:r>
            <w:proofErr w:type="spellEnd"/>
            <w:r w:rsidRPr="00F02F2E">
              <w:rPr>
                <w:rFonts w:ascii="Lucida Console" w:eastAsia="Times New Roman" w:hAnsi="Lucida Console" w:cs="Calibri"/>
                <w:sz w:val="12"/>
                <w:szCs w:val="12"/>
              </w:rPr>
              <w:t xml:space="preserve"> (RTT</w:t>
            </w:r>
            <w:proofErr w:type="gramStart"/>
            <w:r w:rsidRPr="00F02F2E">
              <w:rPr>
                <w:rFonts w:ascii="Lucida Console" w:eastAsia="Times New Roman" w:hAnsi="Lucida Console" w:cs="Calibri"/>
                <w:sz w:val="12"/>
                <w:szCs w:val="12"/>
              </w:rPr>
              <w:t>) :</w:t>
            </w:r>
            <w:proofErr w:type="gramEnd"/>
            <w:r w:rsidRPr="00F02F2E">
              <w:rPr>
                <w:rFonts w:ascii="Lucida Console" w:eastAsia="Times New Roman" w:hAnsi="Lucida Console" w:cs="Calibri"/>
                <w:sz w:val="12"/>
                <w:szCs w:val="12"/>
              </w:rPr>
              <w:t xml:space="preserve"> 0 </w:t>
            </w:r>
            <w:proofErr w:type="spellStart"/>
            <w:r w:rsidRPr="00F02F2E">
              <w:rPr>
                <w:rFonts w:ascii="Lucida Console" w:eastAsia="Times New Roman" w:hAnsi="Lucida Console" w:cs="Calibri"/>
                <w:sz w:val="12"/>
                <w:szCs w:val="12"/>
              </w:rPr>
              <w:t>ms</w:t>
            </w:r>
            <w:proofErr w:type="spellEnd"/>
          </w:p>
          <w:p w14:paraId="29957BD7" w14:textId="50C8A3EE" w:rsidR="00187DAA" w:rsidRDefault="00187DAA" w:rsidP="00F02F2E">
            <w:pPr>
              <w:rPr>
                <w:ins w:id="2000" w:author="Omar Cardona" w:date="2016-10-08T19:25:00Z"/>
                <w:rFonts w:ascii="Lucida Console" w:eastAsia="Times New Roman" w:hAnsi="Lucida Console" w:cs="Calibri"/>
                <w:sz w:val="12"/>
                <w:szCs w:val="12"/>
              </w:rPr>
            </w:pPr>
          </w:p>
          <w:p w14:paraId="3C45D4ED" w14:textId="77777777" w:rsidR="00215524" w:rsidRDefault="00215524" w:rsidP="00F02F2E">
            <w:pPr>
              <w:rPr>
                <w:ins w:id="2001" w:author="Brian Leong (Inspur Worldwide Services Ltd)" w:date="2016-10-04T15:57:00Z"/>
                <w:rFonts w:ascii="Lucida Console" w:eastAsia="Times New Roman" w:hAnsi="Lucida Console" w:cs="Calibri"/>
                <w:sz w:val="12"/>
                <w:szCs w:val="12"/>
              </w:rPr>
            </w:pPr>
          </w:p>
          <w:p w14:paraId="30C61DA8" w14:textId="35517029" w:rsidR="00187DAA" w:rsidRPr="00905727" w:rsidDel="00215524" w:rsidRDefault="00187DAA" w:rsidP="00187DAA">
            <w:pPr>
              <w:rPr>
                <w:ins w:id="2002" w:author="Brian Leong (Inspur Worldwide Services Ltd)" w:date="2016-10-04T15:57:00Z"/>
                <w:del w:id="2003" w:author="Omar Cardona" w:date="2016-10-08T19:24:00Z"/>
                <w:rFonts w:ascii="Lucida Console" w:eastAsia="Times New Roman" w:hAnsi="Lucida Console" w:cs="Calibri"/>
                <w:color w:val="7030A0"/>
                <w:sz w:val="12"/>
                <w:szCs w:val="12"/>
              </w:rPr>
            </w:pPr>
            <w:ins w:id="2004" w:author="Brian Leong (Inspur Worldwide Services Ltd)" w:date="2016-10-04T15:57:00Z">
              <w:del w:id="2005" w:author="Omar Cardona" w:date="2016-10-08T19:24:00Z">
                <w:r w:rsidRPr="00610926" w:rsidDel="00215524">
                  <w:rPr>
                    <w:rFonts w:ascii="Lucida Console" w:eastAsia="Times New Roman" w:hAnsi="Lucida Console" w:cs="Calibri"/>
                    <w:color w:val="7030A0"/>
                    <w:sz w:val="12"/>
                    <w:szCs w:val="12"/>
                  </w:rPr>
                  <w:delText xml:space="preserve">[Brian: OK for </w:delText>
                </w:r>
                <w:r w:rsidDel="00215524">
                  <w:rPr>
                    <w:rFonts w:ascii="Lucida Console" w:eastAsia="Times New Roman" w:hAnsi="Lucida Console" w:cs="Calibri"/>
                    <w:color w:val="7030A0"/>
                    <w:sz w:val="12"/>
                    <w:szCs w:val="12"/>
                  </w:rPr>
                  <w:delText>dual-port scenario</w:delText>
                </w:r>
                <w:r w:rsidRPr="00610926" w:rsidDel="00215524">
                  <w:rPr>
                    <w:rFonts w:ascii="Lucida Console" w:eastAsia="Times New Roman" w:hAnsi="Lucida Console" w:cs="Calibri"/>
                    <w:color w:val="7030A0"/>
                    <w:sz w:val="12"/>
                    <w:szCs w:val="12"/>
                  </w:rPr>
                  <w:delText>.]</w:delText>
                </w:r>
              </w:del>
            </w:ins>
          </w:p>
          <w:p w14:paraId="7020AE28" w14:textId="3B6C89E0" w:rsidR="00187DAA" w:rsidDel="00187DAA" w:rsidRDefault="00187DAA" w:rsidP="00F02F2E">
            <w:pPr>
              <w:rPr>
                <w:del w:id="2006" w:author="Brian Leong (Inspur Worldwide Services Ltd)" w:date="2016-10-04T15:57:00Z"/>
                <w:rFonts w:ascii="Lucida Console" w:eastAsia="Times New Roman" w:hAnsi="Lucida Console" w:cs="Calibri"/>
                <w:sz w:val="12"/>
                <w:szCs w:val="12"/>
              </w:rPr>
            </w:pPr>
          </w:p>
          <w:p w14:paraId="33D10C1F" w14:textId="1048B807" w:rsidR="00F02F2E" w:rsidDel="00215524" w:rsidRDefault="00F02F2E" w:rsidP="00F02F2E">
            <w:pPr>
              <w:rPr>
                <w:del w:id="2007" w:author="Omar Cardona" w:date="2016-10-08T19:24:00Z"/>
                <w:rFonts w:ascii="Lucida Console" w:eastAsia="Times New Roman" w:hAnsi="Lucida Console" w:cs="Calibri"/>
                <w:sz w:val="12"/>
                <w:szCs w:val="12"/>
              </w:rPr>
            </w:pPr>
          </w:p>
          <w:p w14:paraId="5908EA2A" w14:textId="4DF23A07" w:rsidR="00205F2D" w:rsidDel="00187DAA" w:rsidRDefault="00205F2D" w:rsidP="00F02F2E">
            <w:pPr>
              <w:rPr>
                <w:del w:id="2008" w:author="Brian Leong (Inspur Worldwide Services Ltd)" w:date="2016-10-04T15:57:00Z"/>
                <w:rFonts w:ascii="Lucida Console" w:eastAsia="Times New Roman" w:hAnsi="Lucida Console" w:cs="Calibri"/>
                <w:sz w:val="12"/>
                <w:szCs w:val="12"/>
              </w:rPr>
            </w:pPr>
          </w:p>
          <w:p w14:paraId="008C79E9" w14:textId="47055DC0" w:rsidR="00205F2D" w:rsidRDefault="00205F2D" w:rsidP="00F02F2E">
            <w:pPr>
              <w:rPr>
                <w:ins w:id="2009"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010" w:author="Omar Cardona" w:date="2016-11-21T23:46:00Z">
                  <w:rPr>
                    <w:rFonts w:ascii="Lucida Console" w:eastAsia="Times New Roman" w:hAnsi="Lucida Console" w:cs="Calibri"/>
                    <w:color w:val="009900"/>
                    <w:sz w:val="12"/>
                    <w:szCs w:val="12"/>
                  </w:rPr>
                </w:rPrChange>
              </w:rPr>
              <w:t># If ping still fails, confirm that the “</w:t>
            </w:r>
            <w:proofErr w:type="spellStart"/>
            <w:r w:rsidRPr="009903E3">
              <w:rPr>
                <w:rFonts w:ascii="Lucida Console" w:eastAsia="Times New Roman" w:hAnsi="Lucida Console" w:cs="Calibri"/>
                <w:color w:val="000000" w:themeColor="text1"/>
                <w:sz w:val="12"/>
                <w:szCs w:val="12"/>
                <w:rPrChange w:id="2011" w:author="Omar Cardona" w:date="2016-11-21T23:46:00Z">
                  <w:rPr>
                    <w:rFonts w:ascii="Lucida Console" w:eastAsia="Times New Roman" w:hAnsi="Lucida Console" w:cs="Calibri"/>
                    <w:color w:val="009900"/>
                    <w:sz w:val="12"/>
                    <w:szCs w:val="12"/>
                  </w:rPr>
                </w:rPrChange>
              </w:rPr>
              <w:t>vEthernet</w:t>
            </w:r>
            <w:proofErr w:type="spellEnd"/>
            <w:r w:rsidRPr="009903E3">
              <w:rPr>
                <w:rFonts w:ascii="Lucida Console" w:eastAsia="Times New Roman" w:hAnsi="Lucida Console" w:cs="Calibri"/>
                <w:color w:val="000000" w:themeColor="text1"/>
                <w:sz w:val="12"/>
                <w:szCs w:val="12"/>
                <w:rPrChange w:id="2012" w:author="Omar Cardona" w:date="2016-11-21T23:46:00Z">
                  <w:rPr>
                    <w:rFonts w:ascii="Lucida Console" w:eastAsia="Times New Roman" w:hAnsi="Lucida Console" w:cs="Calibri"/>
                    <w:color w:val="009900"/>
                    <w:sz w:val="12"/>
                    <w:szCs w:val="12"/>
                  </w:rPr>
                </w:rPrChange>
              </w:rPr>
              <w:t xml:space="preserve"> (VMSTEST)” has the proper IP address set.</w:t>
            </w:r>
          </w:p>
          <w:p w14:paraId="33EA5C74" w14:textId="77777777" w:rsidR="009903E3" w:rsidRPr="009903E3" w:rsidRDefault="009903E3" w:rsidP="00F02F2E">
            <w:pPr>
              <w:rPr>
                <w:rFonts w:ascii="Lucida Console" w:eastAsia="Times New Roman" w:hAnsi="Lucida Console" w:cs="Calibri"/>
                <w:color w:val="000000" w:themeColor="text1"/>
                <w:sz w:val="12"/>
                <w:szCs w:val="12"/>
                <w:rPrChange w:id="2013" w:author="Omar Cardona" w:date="2016-11-21T23:46:00Z">
                  <w:rPr>
                    <w:rFonts w:ascii="Lucida Console" w:eastAsia="Times New Roman" w:hAnsi="Lucida Console" w:cs="Calibri"/>
                    <w:color w:val="009900"/>
                    <w:sz w:val="12"/>
                    <w:szCs w:val="12"/>
                  </w:rPr>
                </w:rPrChange>
              </w:rPr>
            </w:pPr>
          </w:p>
          <w:p w14:paraId="1DCAFC6D" w14:textId="5E065E6A" w:rsidR="00205F2D" w:rsidRPr="00205F2D" w:rsidRDefault="00205F2D" w:rsidP="00F02F2E">
            <w:pPr>
              <w:rPr>
                <w:rFonts w:ascii="Lucida Console" w:eastAsia="Times New Roman" w:hAnsi="Lucida Console" w:cs="Calibri"/>
                <w:b/>
                <w:sz w:val="12"/>
                <w:szCs w:val="12"/>
              </w:rPr>
            </w:pPr>
            <w:del w:id="2014" w:author="Omar Cardona" w:date="2016-10-08T19:25:00Z">
              <w:r w:rsidRPr="00205F2D" w:rsidDel="00215524">
                <w:rPr>
                  <w:rFonts w:ascii="Lucida Console" w:eastAsia="Times New Roman" w:hAnsi="Lucida Console" w:cs="Calibri"/>
                  <w:sz w:val="12"/>
                  <w:szCs w:val="12"/>
                </w:rPr>
                <w:delText xml:space="preserve">PS C:\TEST&gt; </w:delText>
              </w:r>
            </w:del>
            <w:r w:rsidRPr="00205F2D">
              <w:rPr>
                <w:rFonts w:ascii="Lucida Console" w:eastAsia="Times New Roman" w:hAnsi="Lucida Console" w:cs="Calibri"/>
                <w:b/>
                <w:sz w:val="12"/>
                <w:szCs w:val="12"/>
              </w:rPr>
              <w:t>Get-</w:t>
            </w:r>
            <w:proofErr w:type="spellStart"/>
            <w:r w:rsidRPr="00205F2D">
              <w:rPr>
                <w:rFonts w:ascii="Lucida Console" w:eastAsia="Times New Roman" w:hAnsi="Lucida Console" w:cs="Calibri"/>
                <w:b/>
                <w:sz w:val="12"/>
                <w:szCs w:val="12"/>
              </w:rPr>
              <w:t>NetIPAddress</w:t>
            </w:r>
            <w:proofErr w:type="spellEnd"/>
            <w:r w:rsidRPr="00205F2D">
              <w:rPr>
                <w:rFonts w:ascii="Lucida Console" w:eastAsia="Times New Roman" w:hAnsi="Lucida Console" w:cs="Calibri"/>
                <w:b/>
                <w:sz w:val="12"/>
                <w:szCs w:val="12"/>
              </w:rPr>
              <w:t xml:space="preserve"> -</w:t>
            </w:r>
            <w:proofErr w:type="spellStart"/>
            <w:r w:rsidRPr="00205F2D">
              <w:rPr>
                <w:rFonts w:ascii="Lucida Console" w:eastAsia="Times New Roman" w:hAnsi="Lucida Console" w:cs="Calibri"/>
                <w:b/>
                <w:sz w:val="12"/>
                <w:szCs w:val="12"/>
              </w:rPr>
              <w:t>InterfaceAlias</w:t>
            </w:r>
            <w:proofErr w:type="spellEnd"/>
            <w:r w:rsidRPr="00205F2D">
              <w:rPr>
                <w:rFonts w:ascii="Lucida Console" w:eastAsia="Times New Roman" w:hAnsi="Lucida Console" w:cs="Calibri"/>
                <w:b/>
                <w:sz w:val="12"/>
                <w:szCs w:val="12"/>
              </w:rPr>
              <w:t xml:space="preserve"> "</w:t>
            </w:r>
            <w:proofErr w:type="spellStart"/>
            <w:r w:rsidRPr="00205F2D">
              <w:rPr>
                <w:rFonts w:ascii="Lucida Console" w:eastAsia="Times New Roman" w:hAnsi="Lucida Console" w:cs="Calibri"/>
                <w:b/>
                <w:sz w:val="12"/>
                <w:szCs w:val="12"/>
              </w:rPr>
              <w:t>vEthernet</w:t>
            </w:r>
            <w:proofErr w:type="spellEnd"/>
            <w:r w:rsidRPr="00205F2D">
              <w:rPr>
                <w:rFonts w:ascii="Lucida Console" w:eastAsia="Times New Roman" w:hAnsi="Lucida Console" w:cs="Calibri"/>
                <w:b/>
                <w:sz w:val="12"/>
                <w:szCs w:val="12"/>
              </w:rPr>
              <w:t xml:space="preserve"> (VMSTEST)"</w:t>
            </w:r>
          </w:p>
          <w:p w14:paraId="5C44903E" w14:textId="069DEBC3" w:rsidR="00205F2D" w:rsidRDefault="00205F2D" w:rsidP="00F02F2E">
            <w:pPr>
              <w:rPr>
                <w:ins w:id="2015" w:author="Omar Cardona" w:date="2016-10-08T19:25:00Z"/>
                <w:rFonts w:ascii="Lucida Console" w:eastAsia="Times New Roman" w:hAnsi="Lucida Console" w:cs="Calibri"/>
                <w:sz w:val="12"/>
                <w:szCs w:val="12"/>
              </w:rPr>
            </w:pPr>
          </w:p>
          <w:p w14:paraId="736A494A" w14:textId="77777777" w:rsidR="00215524" w:rsidRDefault="00215524" w:rsidP="00F02F2E">
            <w:pPr>
              <w:rPr>
                <w:rFonts w:ascii="Lucida Console" w:eastAsia="Times New Roman" w:hAnsi="Lucida Console" w:cs="Calibri"/>
                <w:sz w:val="12"/>
                <w:szCs w:val="12"/>
              </w:rPr>
            </w:pPr>
          </w:p>
          <w:p w14:paraId="7CBCA518" w14:textId="2F1955F5" w:rsidR="00205F2D" w:rsidRDefault="00205F2D" w:rsidP="00205F2D">
            <w:pPr>
              <w:rPr>
                <w:ins w:id="2016"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017" w:author="Omar Cardona" w:date="2016-11-21T23:46:00Z">
                  <w:rPr>
                    <w:rFonts w:ascii="Lucida Console" w:eastAsia="Times New Roman" w:hAnsi="Lucida Console" w:cs="Calibri"/>
                    <w:color w:val="009900"/>
                    <w:sz w:val="12"/>
                    <w:szCs w:val="12"/>
                  </w:rPr>
                </w:rPrChange>
              </w:rPr>
              <w:t xml:space="preserve"># </w:t>
            </w:r>
            <w:r w:rsidR="00154988" w:rsidRPr="009903E3">
              <w:rPr>
                <w:rFonts w:ascii="Lucida Console" w:eastAsia="Times New Roman" w:hAnsi="Lucida Console" w:cs="Calibri"/>
                <w:color w:val="000000" w:themeColor="text1"/>
                <w:sz w:val="12"/>
                <w:szCs w:val="12"/>
                <w:rPrChange w:id="2018" w:author="Omar Cardona" w:date="2016-11-21T23:46:00Z">
                  <w:rPr>
                    <w:rFonts w:ascii="Lucida Console" w:eastAsia="Times New Roman" w:hAnsi="Lucida Console" w:cs="Calibri"/>
                    <w:color w:val="009900"/>
                    <w:sz w:val="12"/>
                    <w:szCs w:val="12"/>
                  </w:rPr>
                </w:rPrChange>
              </w:rPr>
              <w:t xml:space="preserve">If not set, use the following. </w:t>
            </w:r>
          </w:p>
          <w:p w14:paraId="7A0355F7" w14:textId="77777777" w:rsidR="009903E3" w:rsidRPr="009903E3" w:rsidRDefault="009903E3" w:rsidP="00205F2D">
            <w:pPr>
              <w:rPr>
                <w:rFonts w:ascii="Lucida Console" w:eastAsia="Times New Roman" w:hAnsi="Lucida Console" w:cs="Calibri"/>
                <w:color w:val="000000" w:themeColor="text1"/>
                <w:sz w:val="12"/>
                <w:szCs w:val="12"/>
                <w:rPrChange w:id="2019" w:author="Omar Cardona" w:date="2016-11-21T23:46:00Z">
                  <w:rPr>
                    <w:rFonts w:ascii="Lucida Console" w:eastAsia="Times New Roman" w:hAnsi="Lucida Console" w:cs="Calibri"/>
                    <w:color w:val="009900"/>
                    <w:sz w:val="12"/>
                    <w:szCs w:val="12"/>
                  </w:rPr>
                </w:rPrChange>
              </w:rPr>
            </w:pPr>
          </w:p>
          <w:p w14:paraId="6C167683" w14:textId="3560EBF0" w:rsidR="00205F2D" w:rsidRPr="00154988" w:rsidRDefault="00205F2D" w:rsidP="00205F2D">
            <w:pPr>
              <w:rPr>
                <w:rFonts w:ascii="Lucida Console" w:eastAsia="Times New Roman" w:hAnsi="Lucida Console" w:cs="Calibri"/>
                <w:b/>
                <w:sz w:val="12"/>
                <w:szCs w:val="12"/>
              </w:rPr>
            </w:pPr>
            <w:del w:id="2020" w:author="Omar Cardona" w:date="2016-10-08T19:25:00Z">
              <w:r w:rsidRPr="00205F2D" w:rsidDel="00215524">
                <w:rPr>
                  <w:rFonts w:ascii="Lucida Console" w:eastAsia="Times New Roman" w:hAnsi="Lucida Console" w:cs="Calibri"/>
                  <w:sz w:val="12"/>
                  <w:szCs w:val="12"/>
                </w:rPr>
                <w:delText xml:space="preserve">PS C:\TEST&gt; </w:delText>
              </w:r>
            </w:del>
            <w:r w:rsidRPr="00154988">
              <w:rPr>
                <w:rFonts w:ascii="Lucida Console" w:eastAsia="Times New Roman" w:hAnsi="Lucida Console" w:cs="Calibri"/>
                <w:b/>
                <w:sz w:val="12"/>
                <w:szCs w:val="12"/>
              </w:rPr>
              <w:t>New-</w:t>
            </w:r>
            <w:proofErr w:type="spellStart"/>
            <w:r w:rsidRPr="00154988">
              <w:rPr>
                <w:rFonts w:ascii="Lucida Console" w:eastAsia="Times New Roman" w:hAnsi="Lucida Console" w:cs="Calibri"/>
                <w:b/>
                <w:sz w:val="12"/>
                <w:szCs w:val="12"/>
              </w:rPr>
              <w:t>NetIPAddress</w:t>
            </w:r>
            <w:proofErr w:type="spellEnd"/>
            <w:r w:rsidRPr="00154988">
              <w:rPr>
                <w:rFonts w:ascii="Lucida Console" w:eastAsia="Times New Roman" w:hAnsi="Lucida Console" w:cs="Calibri"/>
                <w:b/>
                <w:sz w:val="12"/>
                <w:szCs w:val="12"/>
              </w:rPr>
              <w:t xml:space="preserve"> -</w:t>
            </w:r>
            <w:proofErr w:type="spellStart"/>
            <w:r w:rsidRPr="00154988">
              <w:rPr>
                <w:rFonts w:ascii="Lucida Console" w:eastAsia="Times New Roman" w:hAnsi="Lucida Console" w:cs="Calibri"/>
                <w:b/>
                <w:sz w:val="12"/>
                <w:szCs w:val="12"/>
              </w:rPr>
              <w:t>InterfaceAlias</w:t>
            </w:r>
            <w:proofErr w:type="spellEnd"/>
            <w:r w:rsidRPr="00154988">
              <w:rPr>
                <w:rFonts w:ascii="Lucida Console" w:eastAsia="Times New Roman" w:hAnsi="Lucida Console" w:cs="Calibri"/>
                <w:b/>
                <w:sz w:val="12"/>
                <w:szCs w:val="12"/>
              </w:rPr>
              <w:t xml:space="preserve"> "</w:t>
            </w:r>
            <w:proofErr w:type="spellStart"/>
            <w:r w:rsidRPr="00154988">
              <w:rPr>
                <w:rFonts w:ascii="Lucida Console" w:eastAsia="Times New Roman" w:hAnsi="Lucida Console" w:cs="Calibri"/>
                <w:b/>
                <w:sz w:val="12"/>
                <w:szCs w:val="12"/>
              </w:rPr>
              <w:t>vEthernet</w:t>
            </w:r>
            <w:proofErr w:type="spellEnd"/>
            <w:r w:rsidRPr="00154988">
              <w:rPr>
                <w:rFonts w:ascii="Lucida Console" w:eastAsia="Times New Roman" w:hAnsi="Lucida Console" w:cs="Calibri"/>
                <w:b/>
                <w:sz w:val="12"/>
                <w:szCs w:val="12"/>
              </w:rPr>
              <w:t xml:space="preserve"> (VMSTEST)" -</w:t>
            </w:r>
            <w:proofErr w:type="spellStart"/>
            <w:r w:rsidRPr="00154988">
              <w:rPr>
                <w:rFonts w:ascii="Lucida Console" w:eastAsia="Times New Roman" w:hAnsi="Lucida Console" w:cs="Calibri"/>
                <w:b/>
                <w:sz w:val="12"/>
                <w:szCs w:val="12"/>
              </w:rPr>
              <w:t>IPAddress</w:t>
            </w:r>
            <w:proofErr w:type="spellEnd"/>
            <w:r w:rsidRPr="00154988">
              <w:rPr>
                <w:rFonts w:ascii="Lucida Console" w:eastAsia="Times New Roman" w:hAnsi="Lucida Console" w:cs="Calibri"/>
                <w:b/>
                <w:sz w:val="12"/>
                <w:szCs w:val="12"/>
              </w:rPr>
              <w:t xml:space="preserve"> 192.168.1.3 -</w:t>
            </w:r>
            <w:proofErr w:type="spellStart"/>
            <w:r w:rsidRPr="00154988">
              <w:rPr>
                <w:rFonts w:ascii="Lucida Console" w:eastAsia="Times New Roman" w:hAnsi="Lucida Console" w:cs="Calibri"/>
                <w:b/>
                <w:sz w:val="12"/>
                <w:szCs w:val="12"/>
              </w:rPr>
              <w:t>PrefixLength</w:t>
            </w:r>
            <w:proofErr w:type="spellEnd"/>
            <w:r w:rsidRPr="00154988">
              <w:rPr>
                <w:rFonts w:ascii="Lucida Console" w:eastAsia="Times New Roman" w:hAnsi="Lucida Console" w:cs="Calibri"/>
                <w:b/>
                <w:sz w:val="12"/>
                <w:szCs w:val="12"/>
              </w:rPr>
              <w:t xml:space="preserve"> 24</w:t>
            </w:r>
          </w:p>
          <w:p w14:paraId="34CD75E7" w14:textId="62483173" w:rsidR="00205F2D" w:rsidRPr="00205F2D" w:rsidDel="00215524" w:rsidRDefault="00205F2D" w:rsidP="00205F2D">
            <w:pPr>
              <w:rPr>
                <w:del w:id="2021" w:author="Omar Cardona" w:date="2016-10-08T19:25:00Z"/>
                <w:rFonts w:ascii="Lucida Console" w:eastAsia="Times New Roman" w:hAnsi="Lucida Console" w:cs="Calibri"/>
                <w:sz w:val="12"/>
                <w:szCs w:val="12"/>
              </w:rPr>
            </w:pPr>
          </w:p>
          <w:p w14:paraId="4930F190" w14:textId="77777777" w:rsidR="00205F2D" w:rsidRPr="00205F2D" w:rsidRDefault="00205F2D" w:rsidP="00205F2D">
            <w:pPr>
              <w:rPr>
                <w:rFonts w:ascii="Lucida Console" w:eastAsia="Times New Roman" w:hAnsi="Lucida Console" w:cs="Calibri"/>
                <w:sz w:val="12"/>
                <w:szCs w:val="12"/>
              </w:rPr>
            </w:pPr>
          </w:p>
          <w:p w14:paraId="75B00890"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IPAddress</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192.168.1.3</w:t>
            </w:r>
          </w:p>
          <w:p w14:paraId="7D4561B0"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InterfaceIndex</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37</w:t>
            </w:r>
          </w:p>
          <w:p w14:paraId="69C193FF"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InterfaceAlias</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w:t>
            </w:r>
            <w:proofErr w:type="spellStart"/>
            <w:r w:rsidRPr="00205F2D">
              <w:rPr>
                <w:rFonts w:ascii="Lucida Console" w:eastAsia="Times New Roman" w:hAnsi="Lucida Console" w:cs="Calibri"/>
                <w:sz w:val="12"/>
                <w:szCs w:val="12"/>
              </w:rPr>
              <w:t>vEthernet</w:t>
            </w:r>
            <w:proofErr w:type="spellEnd"/>
            <w:r w:rsidRPr="00205F2D">
              <w:rPr>
                <w:rFonts w:ascii="Lucida Console" w:eastAsia="Times New Roman" w:hAnsi="Lucida Console" w:cs="Calibri"/>
                <w:sz w:val="12"/>
                <w:szCs w:val="12"/>
              </w:rPr>
              <w:t xml:space="preserve"> (VMSTEST)</w:t>
            </w:r>
          </w:p>
          <w:p w14:paraId="42578F9A"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AddressFamily</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IPv4</w:t>
            </w:r>
          </w:p>
          <w:p w14:paraId="342CEB5A"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 xml:space="preserve">Type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Unicast</w:t>
            </w:r>
          </w:p>
          <w:p w14:paraId="3A4D9E75"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PrefixLength</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24</w:t>
            </w:r>
          </w:p>
          <w:p w14:paraId="4EC4C246"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PrefixOrigin</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Manual</w:t>
            </w:r>
          </w:p>
          <w:p w14:paraId="6D5DD41D"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SuffixOrigin</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Manual</w:t>
            </w:r>
          </w:p>
          <w:p w14:paraId="439F50D3"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AddressState</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Tentative</w:t>
            </w:r>
          </w:p>
          <w:p w14:paraId="51EC84E5"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ValidLifetime</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Infinite ([</w:t>
            </w:r>
            <w:proofErr w:type="spellStart"/>
            <w:r w:rsidRPr="00205F2D">
              <w:rPr>
                <w:rFonts w:ascii="Lucida Console" w:eastAsia="Times New Roman" w:hAnsi="Lucida Console" w:cs="Calibri"/>
                <w:sz w:val="12"/>
                <w:szCs w:val="12"/>
              </w:rPr>
              <w:t>TimeSpan</w:t>
            </w:r>
            <w:proofErr w:type="spellEnd"/>
            <w:r w:rsidRPr="00205F2D">
              <w:rPr>
                <w:rFonts w:ascii="Lucida Console" w:eastAsia="Times New Roman" w:hAnsi="Lucida Console" w:cs="Calibri"/>
                <w:sz w:val="12"/>
                <w:szCs w:val="12"/>
              </w:rPr>
              <w:t>]::</w:t>
            </w:r>
            <w:proofErr w:type="spellStart"/>
            <w:r w:rsidRPr="00205F2D">
              <w:rPr>
                <w:rFonts w:ascii="Lucida Console" w:eastAsia="Times New Roman" w:hAnsi="Lucida Console" w:cs="Calibri"/>
                <w:sz w:val="12"/>
                <w:szCs w:val="12"/>
              </w:rPr>
              <w:t>MaxValue</w:t>
            </w:r>
            <w:proofErr w:type="spellEnd"/>
            <w:r w:rsidRPr="00205F2D">
              <w:rPr>
                <w:rFonts w:ascii="Lucida Console" w:eastAsia="Times New Roman" w:hAnsi="Lucida Console" w:cs="Calibri"/>
                <w:sz w:val="12"/>
                <w:szCs w:val="12"/>
              </w:rPr>
              <w:t>)</w:t>
            </w:r>
          </w:p>
          <w:p w14:paraId="79B321A6" w14:textId="77777777" w:rsidR="00205F2D" w:rsidRPr="00205F2D" w:rsidRDefault="00205F2D" w:rsidP="00205F2D">
            <w:pPr>
              <w:rPr>
                <w:rFonts w:ascii="Lucida Console" w:eastAsia="Times New Roman" w:hAnsi="Lucida Console" w:cs="Calibri"/>
                <w:sz w:val="12"/>
                <w:szCs w:val="12"/>
              </w:rPr>
            </w:pPr>
            <w:proofErr w:type="spellStart"/>
            <w:proofErr w:type="gramStart"/>
            <w:r w:rsidRPr="00205F2D">
              <w:rPr>
                <w:rFonts w:ascii="Lucida Console" w:eastAsia="Times New Roman" w:hAnsi="Lucida Console" w:cs="Calibri"/>
                <w:sz w:val="12"/>
                <w:szCs w:val="12"/>
              </w:rPr>
              <w:t>PreferredLifetime</w:t>
            </w:r>
            <w:proofErr w:type="spellEnd"/>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Infinite ([</w:t>
            </w:r>
            <w:proofErr w:type="spellStart"/>
            <w:r w:rsidRPr="00205F2D">
              <w:rPr>
                <w:rFonts w:ascii="Lucida Console" w:eastAsia="Times New Roman" w:hAnsi="Lucida Console" w:cs="Calibri"/>
                <w:sz w:val="12"/>
                <w:szCs w:val="12"/>
              </w:rPr>
              <w:t>TimeSpan</w:t>
            </w:r>
            <w:proofErr w:type="spellEnd"/>
            <w:r w:rsidRPr="00205F2D">
              <w:rPr>
                <w:rFonts w:ascii="Lucida Console" w:eastAsia="Times New Roman" w:hAnsi="Lucida Console" w:cs="Calibri"/>
                <w:sz w:val="12"/>
                <w:szCs w:val="12"/>
              </w:rPr>
              <w:t>]::</w:t>
            </w:r>
            <w:proofErr w:type="spellStart"/>
            <w:r w:rsidRPr="00205F2D">
              <w:rPr>
                <w:rFonts w:ascii="Lucida Console" w:eastAsia="Times New Roman" w:hAnsi="Lucida Console" w:cs="Calibri"/>
                <w:sz w:val="12"/>
                <w:szCs w:val="12"/>
              </w:rPr>
              <w:t>MaxValue</w:t>
            </w:r>
            <w:proofErr w:type="spellEnd"/>
            <w:r w:rsidRPr="00205F2D">
              <w:rPr>
                <w:rFonts w:ascii="Lucida Console" w:eastAsia="Times New Roman" w:hAnsi="Lucida Console" w:cs="Calibri"/>
                <w:sz w:val="12"/>
                <w:szCs w:val="12"/>
              </w:rPr>
              <w:t>)</w:t>
            </w:r>
          </w:p>
          <w:p w14:paraId="681EE30D" w14:textId="77777777" w:rsidR="00205F2D" w:rsidRP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SkipAsSource</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False</w:t>
            </w:r>
          </w:p>
          <w:p w14:paraId="13226327" w14:textId="03F94C68" w:rsidR="00205F2D" w:rsidRDefault="00205F2D" w:rsidP="00205F2D">
            <w:pPr>
              <w:rPr>
                <w:rFonts w:ascii="Lucida Console" w:eastAsia="Times New Roman" w:hAnsi="Lucida Console" w:cs="Calibri"/>
                <w:sz w:val="12"/>
                <w:szCs w:val="12"/>
              </w:rPr>
            </w:pPr>
            <w:proofErr w:type="spellStart"/>
            <w:r w:rsidRPr="00205F2D">
              <w:rPr>
                <w:rFonts w:ascii="Lucida Console" w:eastAsia="Times New Roman" w:hAnsi="Lucida Console" w:cs="Calibri"/>
                <w:sz w:val="12"/>
                <w:szCs w:val="12"/>
              </w:rPr>
              <w:t>PolicyStore</w:t>
            </w:r>
            <w:proofErr w:type="spellEnd"/>
            <w:r w:rsidRPr="00205F2D">
              <w:rPr>
                <w:rFonts w:ascii="Lucida Console" w:eastAsia="Times New Roman" w:hAnsi="Lucida Console" w:cs="Calibri"/>
                <w:sz w:val="12"/>
                <w:szCs w:val="12"/>
              </w:rPr>
              <w:t xml:space="preserve">     </w:t>
            </w:r>
            <w:proofErr w:type="gramStart"/>
            <w:r w:rsidRPr="00205F2D">
              <w:rPr>
                <w:rFonts w:ascii="Lucida Console" w:eastAsia="Times New Roman" w:hAnsi="Lucida Console" w:cs="Calibri"/>
                <w:sz w:val="12"/>
                <w:szCs w:val="12"/>
              </w:rPr>
              <w:t xml:space="preserve">  :</w:t>
            </w:r>
            <w:proofErr w:type="gramEnd"/>
            <w:r w:rsidRPr="00205F2D">
              <w:rPr>
                <w:rFonts w:ascii="Lucida Console" w:eastAsia="Times New Roman" w:hAnsi="Lucida Console" w:cs="Calibri"/>
                <w:sz w:val="12"/>
                <w:szCs w:val="12"/>
              </w:rPr>
              <w:t xml:space="preserve"> </w:t>
            </w:r>
            <w:proofErr w:type="spellStart"/>
            <w:r w:rsidRPr="00205F2D">
              <w:rPr>
                <w:rFonts w:ascii="Lucida Console" w:eastAsia="Times New Roman" w:hAnsi="Lucida Console" w:cs="Calibri"/>
                <w:sz w:val="12"/>
                <w:szCs w:val="12"/>
              </w:rPr>
              <w:t>ActiveStore</w:t>
            </w:r>
            <w:proofErr w:type="spellEnd"/>
          </w:p>
          <w:p w14:paraId="618E02C9" w14:textId="4D5E84C5" w:rsidR="00205F2D" w:rsidRDefault="00205F2D" w:rsidP="00F02F2E">
            <w:pPr>
              <w:rPr>
                <w:rFonts w:ascii="Lucida Console" w:eastAsia="Times New Roman" w:hAnsi="Lucida Console" w:cs="Calibri"/>
                <w:sz w:val="12"/>
                <w:szCs w:val="12"/>
              </w:rPr>
            </w:pPr>
          </w:p>
        </w:tc>
      </w:tr>
      <w:tr w:rsidR="00F02F2E" w:rsidRPr="007A4C93" w14:paraId="61C12674" w14:textId="77777777" w:rsidTr="00DD78A0">
        <w:tc>
          <w:tcPr>
            <w:tcW w:w="289" w:type="dxa"/>
            <w:tcPrChange w:id="2022" w:author="Omar Cardona" w:date="2016-10-08T21:57:00Z">
              <w:tcPr>
                <w:tcW w:w="265" w:type="dxa"/>
              </w:tcPr>
            </w:tcPrChange>
          </w:tcPr>
          <w:p w14:paraId="43EB30A9" w14:textId="7152F6BA" w:rsidR="00F02F2E" w:rsidRPr="000F16D6" w:rsidRDefault="000F16D6" w:rsidP="00294D47">
            <w:pPr>
              <w:rPr>
                <w:rFonts w:ascii="Lucida Console" w:hAnsi="Lucida Console"/>
                <w:b/>
                <w:sz w:val="12"/>
                <w:szCs w:val="12"/>
                <w:rPrChange w:id="2023" w:author="Omar Cardona" w:date="2016-10-08T21:55:00Z">
                  <w:rPr>
                    <w:rFonts w:ascii="Lucida Console" w:hAnsi="Lucida Console"/>
                    <w:sz w:val="12"/>
                    <w:szCs w:val="12"/>
                  </w:rPr>
                </w:rPrChange>
              </w:rPr>
            </w:pPr>
            <w:ins w:id="2024" w:author="Omar Cardona" w:date="2016-10-08T21:54:00Z">
              <w:r w:rsidRPr="000F16D6">
                <w:rPr>
                  <w:rFonts w:ascii="Lucida Console" w:hAnsi="Lucida Console"/>
                  <w:b/>
                  <w:sz w:val="12"/>
                  <w:szCs w:val="12"/>
                  <w:rPrChange w:id="2025" w:author="Omar Cardona" w:date="2016-10-08T21:55:00Z">
                    <w:rPr>
                      <w:rFonts w:ascii="Lucida Console" w:hAnsi="Lucida Console"/>
                      <w:sz w:val="12"/>
                      <w:szCs w:val="12"/>
                    </w:rPr>
                  </w:rPrChange>
                </w:rPr>
                <w:lastRenderedPageBreak/>
                <w:t>9</w:t>
              </w:r>
            </w:ins>
          </w:p>
        </w:tc>
        <w:tc>
          <w:tcPr>
            <w:tcW w:w="269" w:type="dxa"/>
            <w:shd w:val="clear" w:color="auto" w:fill="auto"/>
            <w:tcPrChange w:id="2026" w:author="Omar Cardona" w:date="2016-10-08T21:57:00Z">
              <w:tcPr>
                <w:tcW w:w="270" w:type="dxa"/>
                <w:shd w:val="clear" w:color="auto" w:fill="auto"/>
              </w:tcPr>
            </w:tcPrChange>
          </w:tcPr>
          <w:p w14:paraId="30B6949E" w14:textId="77777777" w:rsidR="00F02F2E" w:rsidRPr="007A4C93" w:rsidRDefault="00F02F2E" w:rsidP="00294D47">
            <w:pPr>
              <w:rPr>
                <w:rFonts w:ascii="Lucida Console" w:hAnsi="Lucida Console"/>
                <w:sz w:val="12"/>
                <w:szCs w:val="12"/>
              </w:rPr>
            </w:pPr>
          </w:p>
        </w:tc>
        <w:tc>
          <w:tcPr>
            <w:tcW w:w="270" w:type="dxa"/>
            <w:shd w:val="clear" w:color="auto" w:fill="00B0F0"/>
            <w:tcPrChange w:id="2027" w:author="Omar Cardona" w:date="2016-10-08T21:57:00Z">
              <w:tcPr>
                <w:tcW w:w="270" w:type="dxa"/>
                <w:shd w:val="clear" w:color="auto" w:fill="00B0F0"/>
              </w:tcPr>
            </w:tcPrChange>
          </w:tcPr>
          <w:p w14:paraId="67704757" w14:textId="77777777" w:rsidR="00F02F2E" w:rsidRPr="007A4C93" w:rsidRDefault="00F02F2E" w:rsidP="00294D47">
            <w:pPr>
              <w:rPr>
                <w:rFonts w:ascii="Lucida Console" w:hAnsi="Lucida Console"/>
                <w:sz w:val="12"/>
                <w:szCs w:val="12"/>
              </w:rPr>
            </w:pPr>
          </w:p>
        </w:tc>
        <w:tc>
          <w:tcPr>
            <w:tcW w:w="9962" w:type="dxa"/>
            <w:tcPrChange w:id="2028" w:author="Omar Cardona" w:date="2016-10-08T21:57:00Z">
              <w:tcPr>
                <w:tcW w:w="9985" w:type="dxa"/>
              </w:tcPr>
            </w:tcPrChange>
          </w:tcPr>
          <w:p w14:paraId="0E058AFE" w14:textId="05B1FD21" w:rsidR="00F02F2E" w:rsidRDefault="00F02F2E" w:rsidP="00FB41E1">
            <w:pPr>
              <w:rPr>
                <w:rFonts w:ascii="Lucida Console" w:eastAsia="Times New Roman" w:hAnsi="Lucida Console" w:cs="Calibri"/>
                <w:sz w:val="12"/>
                <w:szCs w:val="12"/>
              </w:rPr>
            </w:pPr>
          </w:p>
          <w:p w14:paraId="1848A013" w14:textId="6D05ED3F" w:rsidR="003A10F7" w:rsidDel="009903E3" w:rsidRDefault="003A10F7" w:rsidP="00FB41E1">
            <w:pPr>
              <w:rPr>
                <w:del w:id="2029" w:author="Omar Cardona" w:date="2016-10-08T19:25: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030" w:author="Omar Cardona" w:date="2016-11-21T23:46:00Z">
                  <w:rPr>
                    <w:rFonts w:ascii="Lucida Console" w:eastAsia="Times New Roman" w:hAnsi="Lucida Console" w:cs="Calibri"/>
                    <w:color w:val="009900"/>
                    <w:sz w:val="12"/>
                    <w:szCs w:val="12"/>
                  </w:rPr>
                </w:rPrChange>
              </w:rPr>
              <w:t xml:space="preserve"># Now that we’ve verified the NIC has functionality, we rename the Management NIC and </w:t>
            </w:r>
            <w:r w:rsidR="00837E33" w:rsidRPr="009903E3">
              <w:rPr>
                <w:rFonts w:ascii="Lucida Console" w:eastAsia="Times New Roman" w:hAnsi="Lucida Console" w:cs="Calibri"/>
                <w:color w:val="000000" w:themeColor="text1"/>
                <w:sz w:val="12"/>
                <w:szCs w:val="12"/>
                <w:rPrChange w:id="2031" w:author="Omar Cardona" w:date="2016-11-21T23:46:00Z">
                  <w:rPr>
                    <w:rFonts w:ascii="Lucida Console" w:eastAsia="Times New Roman" w:hAnsi="Lucida Console" w:cs="Calibri"/>
                    <w:color w:val="009900"/>
                    <w:sz w:val="12"/>
                    <w:szCs w:val="12"/>
                  </w:rPr>
                </w:rPrChange>
              </w:rPr>
              <w:t xml:space="preserve">later </w:t>
            </w:r>
            <w:r w:rsidRPr="009903E3">
              <w:rPr>
                <w:rFonts w:ascii="Lucida Console" w:eastAsia="Times New Roman" w:hAnsi="Lucida Console" w:cs="Calibri"/>
                <w:color w:val="000000" w:themeColor="text1"/>
                <w:sz w:val="12"/>
                <w:szCs w:val="12"/>
                <w:rPrChange w:id="2032" w:author="Omar Cardona" w:date="2016-11-21T23:46:00Z">
                  <w:rPr>
                    <w:rFonts w:ascii="Lucida Console" w:eastAsia="Times New Roman" w:hAnsi="Lucida Console" w:cs="Calibri"/>
                    <w:color w:val="009900"/>
                    <w:sz w:val="12"/>
                    <w:szCs w:val="12"/>
                  </w:rPr>
                </w:rPrChange>
              </w:rPr>
              <w:t xml:space="preserve">use separate Host </w:t>
            </w:r>
            <w:proofErr w:type="spellStart"/>
            <w:r w:rsidRPr="009903E3">
              <w:rPr>
                <w:rFonts w:ascii="Lucida Console" w:eastAsia="Times New Roman" w:hAnsi="Lucida Console" w:cs="Calibri"/>
                <w:color w:val="000000" w:themeColor="text1"/>
                <w:sz w:val="12"/>
                <w:szCs w:val="12"/>
                <w:rPrChange w:id="2033" w:author="Omar Cardona" w:date="2016-11-21T23:46:00Z">
                  <w:rPr>
                    <w:rFonts w:ascii="Lucida Console" w:eastAsia="Times New Roman" w:hAnsi="Lucida Console" w:cs="Calibri"/>
                    <w:color w:val="009900"/>
                    <w:sz w:val="12"/>
                    <w:szCs w:val="12"/>
                  </w:rPr>
                </w:rPrChange>
              </w:rPr>
              <w:t>vNICs</w:t>
            </w:r>
            <w:proofErr w:type="spellEnd"/>
            <w:r w:rsidRPr="009903E3">
              <w:rPr>
                <w:rFonts w:ascii="Lucida Console" w:eastAsia="Times New Roman" w:hAnsi="Lucida Console" w:cs="Calibri"/>
                <w:color w:val="000000" w:themeColor="text1"/>
                <w:sz w:val="12"/>
                <w:szCs w:val="12"/>
                <w:rPrChange w:id="2034" w:author="Omar Cardona" w:date="2016-11-21T23:46:00Z">
                  <w:rPr>
                    <w:rFonts w:ascii="Lucida Console" w:eastAsia="Times New Roman" w:hAnsi="Lucida Console" w:cs="Calibri"/>
                    <w:color w:val="009900"/>
                    <w:sz w:val="12"/>
                    <w:szCs w:val="12"/>
                  </w:rPr>
                </w:rPrChange>
              </w:rPr>
              <w:t xml:space="preserve"> </w:t>
            </w:r>
            <w:r w:rsidR="00837E33" w:rsidRPr="009903E3">
              <w:rPr>
                <w:rFonts w:ascii="Lucida Console" w:eastAsia="Times New Roman" w:hAnsi="Lucida Console" w:cs="Calibri"/>
                <w:color w:val="000000" w:themeColor="text1"/>
                <w:sz w:val="12"/>
                <w:szCs w:val="12"/>
                <w:rPrChange w:id="2035" w:author="Omar Cardona" w:date="2016-11-21T23:46:00Z">
                  <w:rPr>
                    <w:rFonts w:ascii="Lucida Console" w:eastAsia="Times New Roman" w:hAnsi="Lucida Console" w:cs="Calibri"/>
                    <w:color w:val="009900"/>
                    <w:sz w:val="12"/>
                    <w:szCs w:val="12"/>
                  </w:rPr>
                </w:rPrChange>
              </w:rPr>
              <w:t>instances for RDMA</w:t>
            </w:r>
          </w:p>
          <w:p w14:paraId="176B884B" w14:textId="77777777" w:rsidR="009903E3" w:rsidRPr="009903E3" w:rsidRDefault="009903E3" w:rsidP="00FB41E1">
            <w:pPr>
              <w:rPr>
                <w:ins w:id="2036" w:author="Omar Cardona" w:date="2016-11-21T23:46:00Z"/>
                <w:rFonts w:ascii="Lucida Console" w:eastAsia="Times New Roman" w:hAnsi="Lucida Console" w:cs="Calibri"/>
                <w:color w:val="000000" w:themeColor="text1"/>
                <w:sz w:val="12"/>
                <w:szCs w:val="12"/>
                <w:rPrChange w:id="2037" w:author="Omar Cardona" w:date="2016-11-21T23:46:00Z">
                  <w:rPr>
                    <w:ins w:id="2038" w:author="Omar Cardona" w:date="2016-11-21T23:46:00Z"/>
                    <w:rFonts w:ascii="Lucida Console" w:eastAsia="Times New Roman" w:hAnsi="Lucida Console" w:cs="Calibri"/>
                    <w:color w:val="00B050"/>
                    <w:sz w:val="12"/>
                    <w:szCs w:val="12"/>
                  </w:rPr>
                </w:rPrChange>
              </w:rPr>
            </w:pPr>
          </w:p>
          <w:p w14:paraId="39E74C1F" w14:textId="7960122E" w:rsidR="003A10F7" w:rsidRDefault="003A10F7" w:rsidP="00FB41E1">
            <w:pPr>
              <w:rPr>
                <w:rFonts w:ascii="Lucida Console" w:eastAsia="Times New Roman" w:hAnsi="Lucida Console" w:cs="Calibri"/>
                <w:sz w:val="12"/>
                <w:szCs w:val="12"/>
              </w:rPr>
            </w:pPr>
          </w:p>
          <w:p w14:paraId="15C410B1" w14:textId="4F8A9797" w:rsidR="003A10F7" w:rsidRPr="00A76500" w:rsidRDefault="003A10F7" w:rsidP="003A10F7">
            <w:pPr>
              <w:rPr>
                <w:rFonts w:ascii="Lucida Console" w:eastAsia="Times New Roman" w:hAnsi="Lucida Console" w:cs="Calibri"/>
                <w:b/>
                <w:sz w:val="12"/>
                <w:szCs w:val="12"/>
              </w:rPr>
            </w:pPr>
            <w:del w:id="2039" w:author="Omar Cardona" w:date="2016-10-08T19:25:00Z">
              <w:r w:rsidRPr="003A10F7" w:rsidDel="00215524">
                <w:rPr>
                  <w:rFonts w:ascii="Lucida Console" w:eastAsia="Times New Roman" w:hAnsi="Lucida Console" w:cs="Calibri"/>
                  <w:sz w:val="12"/>
                  <w:szCs w:val="12"/>
                </w:rPr>
                <w:delText xml:space="preserve">PS C:\TEST&gt; </w:delText>
              </w:r>
            </w:del>
            <w:r w:rsidRPr="003A10F7">
              <w:rPr>
                <w:rFonts w:ascii="Lucida Console" w:eastAsia="Times New Roman" w:hAnsi="Lucida Console" w:cs="Calibri"/>
                <w:b/>
                <w:sz w:val="12"/>
                <w:szCs w:val="12"/>
              </w:rPr>
              <w:t>Rename-</w:t>
            </w:r>
            <w:proofErr w:type="spellStart"/>
            <w:r w:rsidRPr="003A10F7">
              <w:rPr>
                <w:rFonts w:ascii="Lucida Console" w:eastAsia="Times New Roman" w:hAnsi="Lucida Console" w:cs="Calibri"/>
                <w:b/>
                <w:sz w:val="12"/>
                <w:szCs w:val="12"/>
              </w:rPr>
              <w:t>VMNetworkAdapter</w:t>
            </w:r>
            <w:proofErr w:type="spellEnd"/>
            <w:r w:rsidRPr="003A10F7">
              <w:rPr>
                <w:rFonts w:ascii="Lucida Console" w:eastAsia="Times New Roman" w:hAnsi="Lucida Console" w:cs="Calibri"/>
                <w:b/>
                <w:sz w:val="12"/>
                <w:szCs w:val="12"/>
              </w:rPr>
              <w:t xml:space="preserve"> -</w:t>
            </w:r>
            <w:proofErr w:type="spellStart"/>
            <w:r w:rsidRPr="003A10F7">
              <w:rPr>
                <w:rFonts w:ascii="Lucida Console" w:eastAsia="Times New Roman" w:hAnsi="Lucida Console" w:cs="Calibri"/>
                <w:b/>
                <w:sz w:val="12"/>
                <w:szCs w:val="12"/>
              </w:rPr>
              <w:t>ManagementOS</w:t>
            </w:r>
            <w:proofErr w:type="spellEnd"/>
            <w:r w:rsidRPr="003A10F7">
              <w:rPr>
                <w:rFonts w:ascii="Lucida Console" w:eastAsia="Times New Roman" w:hAnsi="Lucida Console" w:cs="Calibri"/>
                <w:b/>
                <w:sz w:val="12"/>
                <w:szCs w:val="12"/>
              </w:rPr>
              <w:t xml:space="preserve"> -Name </w:t>
            </w:r>
            <w:r w:rsidR="00BE5752">
              <w:rPr>
                <w:rFonts w:ascii="Lucida Console" w:eastAsia="Times New Roman" w:hAnsi="Lucida Console" w:cs="Calibri"/>
                <w:b/>
                <w:sz w:val="12"/>
                <w:szCs w:val="12"/>
              </w:rPr>
              <w:t>“</w:t>
            </w:r>
            <w:r w:rsidRPr="003A10F7">
              <w:rPr>
                <w:rFonts w:ascii="Lucida Console" w:eastAsia="Times New Roman" w:hAnsi="Lucida Console" w:cs="Calibri"/>
                <w:b/>
                <w:sz w:val="12"/>
                <w:szCs w:val="12"/>
              </w:rPr>
              <w:t>VMSTEST</w:t>
            </w:r>
            <w:r w:rsidR="00BE5752">
              <w:rPr>
                <w:rFonts w:ascii="Lucida Console" w:eastAsia="Times New Roman" w:hAnsi="Lucida Console" w:cs="Calibri"/>
                <w:b/>
                <w:sz w:val="12"/>
                <w:szCs w:val="12"/>
              </w:rPr>
              <w:t>”</w:t>
            </w:r>
            <w:r w:rsidRPr="003A10F7">
              <w:rPr>
                <w:rFonts w:ascii="Lucida Console" w:eastAsia="Times New Roman" w:hAnsi="Lucida Console" w:cs="Calibri"/>
                <w:b/>
                <w:sz w:val="12"/>
                <w:szCs w:val="12"/>
              </w:rPr>
              <w:t xml:space="preserve"> -</w:t>
            </w:r>
            <w:proofErr w:type="spellStart"/>
            <w:r w:rsidRPr="003A10F7">
              <w:rPr>
                <w:rFonts w:ascii="Lucida Console" w:eastAsia="Times New Roman" w:hAnsi="Lucida Console" w:cs="Calibri"/>
                <w:b/>
                <w:sz w:val="12"/>
                <w:szCs w:val="12"/>
              </w:rPr>
              <w:t>NewName</w:t>
            </w:r>
            <w:proofErr w:type="spellEnd"/>
            <w:r w:rsidRPr="003A10F7">
              <w:rPr>
                <w:rFonts w:ascii="Lucida Console" w:eastAsia="Times New Roman" w:hAnsi="Lucida Console" w:cs="Calibri"/>
                <w:b/>
                <w:sz w:val="12"/>
                <w:szCs w:val="12"/>
              </w:rPr>
              <w:t xml:space="preserve"> </w:t>
            </w:r>
            <w:r w:rsidR="00BE5752">
              <w:rPr>
                <w:rFonts w:ascii="Lucida Console" w:eastAsia="Times New Roman" w:hAnsi="Lucida Console" w:cs="Calibri"/>
                <w:b/>
                <w:sz w:val="12"/>
                <w:szCs w:val="12"/>
              </w:rPr>
              <w:t>“</w:t>
            </w:r>
            <w:r w:rsidR="00BE5752" w:rsidRPr="00BE5752">
              <w:rPr>
                <w:rFonts w:ascii="Lucida Console" w:eastAsia="Times New Roman" w:hAnsi="Lucida Console" w:cs="Calibri"/>
                <w:b/>
                <w:sz w:val="12"/>
                <w:szCs w:val="12"/>
                <w:highlight w:val="yellow"/>
              </w:rPr>
              <w:t>MGT</w:t>
            </w:r>
            <w:r w:rsidR="00BE5752">
              <w:rPr>
                <w:rFonts w:ascii="Lucida Console" w:eastAsia="Times New Roman" w:hAnsi="Lucida Console" w:cs="Calibri"/>
                <w:b/>
                <w:sz w:val="12"/>
                <w:szCs w:val="12"/>
              </w:rPr>
              <w:t>”</w:t>
            </w:r>
          </w:p>
          <w:p w14:paraId="1DC1238E" w14:textId="12E65180" w:rsidR="003A10F7" w:rsidRPr="003A10F7" w:rsidRDefault="003A10F7" w:rsidP="003A10F7">
            <w:pPr>
              <w:rPr>
                <w:rFonts w:ascii="Lucida Console" w:eastAsia="Times New Roman" w:hAnsi="Lucida Console" w:cs="Calibri"/>
                <w:b/>
                <w:sz w:val="12"/>
                <w:szCs w:val="12"/>
              </w:rPr>
            </w:pPr>
            <w:del w:id="2040" w:author="Omar Cardona" w:date="2016-10-08T19:25:00Z">
              <w:r w:rsidRPr="003A10F7" w:rsidDel="00215524">
                <w:rPr>
                  <w:rFonts w:ascii="Lucida Console" w:eastAsia="Times New Roman" w:hAnsi="Lucida Console" w:cs="Calibri"/>
                  <w:sz w:val="12"/>
                  <w:szCs w:val="12"/>
                </w:rPr>
                <w:delText xml:space="preserve">PS C:\TEST&gt; </w:delText>
              </w:r>
            </w:del>
            <w:r w:rsidRPr="003A10F7">
              <w:rPr>
                <w:rFonts w:ascii="Lucida Console" w:eastAsia="Times New Roman" w:hAnsi="Lucida Console" w:cs="Calibri"/>
                <w:b/>
                <w:sz w:val="12"/>
                <w:szCs w:val="12"/>
              </w:rPr>
              <w:t>Get-</w:t>
            </w:r>
            <w:proofErr w:type="spellStart"/>
            <w:r w:rsidRPr="003A10F7">
              <w:rPr>
                <w:rFonts w:ascii="Lucida Console" w:eastAsia="Times New Roman" w:hAnsi="Lucida Console" w:cs="Calibri"/>
                <w:b/>
                <w:sz w:val="12"/>
                <w:szCs w:val="12"/>
              </w:rPr>
              <w:t>VMNetworkAdapter</w:t>
            </w:r>
            <w:proofErr w:type="spellEnd"/>
            <w:r w:rsidRPr="003A10F7">
              <w:rPr>
                <w:rFonts w:ascii="Lucida Console" w:eastAsia="Times New Roman" w:hAnsi="Lucida Console" w:cs="Calibri"/>
                <w:b/>
                <w:sz w:val="12"/>
                <w:szCs w:val="12"/>
              </w:rPr>
              <w:t xml:space="preserve"> -</w:t>
            </w:r>
            <w:proofErr w:type="spellStart"/>
            <w:r w:rsidRPr="003A10F7">
              <w:rPr>
                <w:rFonts w:ascii="Lucida Console" w:eastAsia="Times New Roman" w:hAnsi="Lucida Console" w:cs="Calibri"/>
                <w:b/>
                <w:sz w:val="12"/>
                <w:szCs w:val="12"/>
              </w:rPr>
              <w:t>ManagementOS</w:t>
            </w:r>
            <w:proofErr w:type="spellEnd"/>
          </w:p>
          <w:p w14:paraId="157DBC7B" w14:textId="77777777" w:rsidR="003A10F7" w:rsidRPr="003A10F7" w:rsidRDefault="003A10F7" w:rsidP="003A10F7">
            <w:pPr>
              <w:rPr>
                <w:rFonts w:ascii="Lucida Console" w:eastAsia="Times New Roman" w:hAnsi="Lucida Console" w:cs="Calibri"/>
                <w:sz w:val="12"/>
                <w:szCs w:val="12"/>
              </w:rPr>
            </w:pPr>
          </w:p>
          <w:p w14:paraId="13B46F83"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xml:space="preserve">Name                 </w:t>
            </w:r>
            <w:proofErr w:type="spellStart"/>
            <w:r w:rsidRPr="003A10F7">
              <w:rPr>
                <w:rFonts w:ascii="Lucida Console" w:eastAsia="Times New Roman" w:hAnsi="Lucida Console" w:cs="Calibri"/>
                <w:sz w:val="12"/>
                <w:szCs w:val="12"/>
              </w:rPr>
              <w:t>IsManagementOs</w:t>
            </w:r>
            <w:proofErr w:type="spellEnd"/>
            <w:r w:rsidRPr="003A10F7">
              <w:rPr>
                <w:rFonts w:ascii="Lucida Console" w:eastAsia="Times New Roman" w:hAnsi="Lucida Console" w:cs="Calibri"/>
                <w:sz w:val="12"/>
                <w:szCs w:val="12"/>
              </w:rPr>
              <w:t xml:space="preserve"> </w:t>
            </w:r>
            <w:proofErr w:type="spellStart"/>
            <w:r w:rsidRPr="003A10F7">
              <w:rPr>
                <w:rFonts w:ascii="Lucida Console" w:eastAsia="Times New Roman" w:hAnsi="Lucida Console" w:cs="Calibri"/>
                <w:sz w:val="12"/>
                <w:szCs w:val="12"/>
              </w:rPr>
              <w:t>VMName</w:t>
            </w:r>
            <w:proofErr w:type="spellEnd"/>
            <w:r w:rsidRPr="003A10F7">
              <w:rPr>
                <w:rFonts w:ascii="Lucida Console" w:eastAsia="Times New Roman" w:hAnsi="Lucida Console" w:cs="Calibri"/>
                <w:sz w:val="12"/>
                <w:szCs w:val="12"/>
              </w:rPr>
              <w:t xml:space="preserve"> </w:t>
            </w:r>
            <w:proofErr w:type="spellStart"/>
            <w:r w:rsidRPr="003A10F7">
              <w:rPr>
                <w:rFonts w:ascii="Lucida Console" w:eastAsia="Times New Roman" w:hAnsi="Lucida Console" w:cs="Calibri"/>
                <w:sz w:val="12"/>
                <w:szCs w:val="12"/>
              </w:rPr>
              <w:t>SwitchName</w:t>
            </w:r>
            <w:proofErr w:type="spellEnd"/>
            <w:r w:rsidRPr="003A10F7">
              <w:rPr>
                <w:rFonts w:ascii="Lucida Console" w:eastAsia="Times New Roman" w:hAnsi="Lucida Console" w:cs="Calibri"/>
                <w:sz w:val="12"/>
                <w:szCs w:val="12"/>
              </w:rPr>
              <w:t xml:space="preserve">           </w:t>
            </w:r>
            <w:proofErr w:type="spellStart"/>
            <w:r w:rsidRPr="003A10F7">
              <w:rPr>
                <w:rFonts w:ascii="Lucida Console" w:eastAsia="Times New Roman" w:hAnsi="Lucida Console" w:cs="Calibri"/>
                <w:sz w:val="12"/>
                <w:szCs w:val="12"/>
              </w:rPr>
              <w:t>MacAddress</w:t>
            </w:r>
            <w:proofErr w:type="spellEnd"/>
            <w:r w:rsidRPr="003A10F7">
              <w:rPr>
                <w:rFonts w:ascii="Lucida Console" w:eastAsia="Times New Roman" w:hAnsi="Lucida Console" w:cs="Calibri"/>
                <w:sz w:val="12"/>
                <w:szCs w:val="12"/>
              </w:rPr>
              <w:t xml:space="preserve">   Status </w:t>
            </w:r>
            <w:proofErr w:type="spellStart"/>
            <w:r w:rsidRPr="003A10F7">
              <w:rPr>
                <w:rFonts w:ascii="Lucida Console" w:eastAsia="Times New Roman" w:hAnsi="Lucida Console" w:cs="Calibri"/>
                <w:sz w:val="12"/>
                <w:szCs w:val="12"/>
              </w:rPr>
              <w:t>IPAddresses</w:t>
            </w:r>
            <w:proofErr w:type="spellEnd"/>
          </w:p>
          <w:p w14:paraId="0C26AA3E"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 ------ ----------           ----------   ------ -----------</w:t>
            </w:r>
          </w:p>
          <w:p w14:paraId="425DC219"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xml:space="preserve">CORP-External-Switch True                  CORP-External-Switch 001B785768AA {Ok}              </w:t>
            </w:r>
          </w:p>
          <w:p w14:paraId="21EC0E0E" w14:textId="3E39CB25" w:rsidR="003A10F7" w:rsidRPr="003A10F7" w:rsidRDefault="00BE5752" w:rsidP="003A10F7">
            <w:pPr>
              <w:rPr>
                <w:rFonts w:ascii="Lucida Console" w:eastAsia="Times New Roman" w:hAnsi="Lucida Console" w:cs="Calibri"/>
                <w:sz w:val="12"/>
                <w:szCs w:val="12"/>
              </w:rPr>
            </w:pPr>
            <w:r w:rsidRPr="00BE5752">
              <w:rPr>
                <w:rFonts w:ascii="Lucida Console" w:eastAsia="Times New Roman" w:hAnsi="Lucida Console" w:cs="Calibri"/>
                <w:sz w:val="12"/>
                <w:szCs w:val="12"/>
                <w:highlight w:val="yellow"/>
              </w:rPr>
              <w:t>MGT</w:t>
            </w:r>
            <w:r w:rsidR="003A10F7" w:rsidRPr="003A10F7">
              <w:rPr>
                <w:rFonts w:ascii="Lucida Console" w:eastAsia="Times New Roman" w:hAnsi="Lucida Console" w:cs="Calibri"/>
                <w:sz w:val="12"/>
                <w:szCs w:val="12"/>
              </w:rPr>
              <w:t xml:space="preserve">                  True                  VMSTEST              E41D2D074071 {Ok}              </w:t>
            </w:r>
          </w:p>
          <w:p w14:paraId="77E3E1CF" w14:textId="77777777" w:rsidR="003A10F7" w:rsidRPr="003A10F7" w:rsidRDefault="003A10F7" w:rsidP="003A10F7">
            <w:pPr>
              <w:rPr>
                <w:rFonts w:ascii="Lucida Console" w:eastAsia="Times New Roman" w:hAnsi="Lucida Console" w:cs="Calibri"/>
                <w:sz w:val="12"/>
                <w:szCs w:val="12"/>
              </w:rPr>
            </w:pPr>
          </w:p>
          <w:p w14:paraId="7C5AC146" w14:textId="77777777" w:rsidR="003A10F7" w:rsidRPr="003A10F7" w:rsidRDefault="003A10F7" w:rsidP="003A10F7">
            <w:pPr>
              <w:rPr>
                <w:rFonts w:ascii="Lucida Console" w:eastAsia="Times New Roman" w:hAnsi="Lucida Console" w:cs="Calibri"/>
                <w:sz w:val="12"/>
                <w:szCs w:val="12"/>
              </w:rPr>
            </w:pPr>
          </w:p>
          <w:p w14:paraId="40B59D08" w14:textId="77777777" w:rsidR="003A10F7" w:rsidRPr="003A10F7" w:rsidRDefault="003A10F7" w:rsidP="003A10F7">
            <w:pPr>
              <w:rPr>
                <w:rFonts w:ascii="Lucida Console" w:eastAsia="Times New Roman" w:hAnsi="Lucida Console" w:cs="Calibri"/>
                <w:sz w:val="12"/>
                <w:szCs w:val="12"/>
              </w:rPr>
            </w:pPr>
          </w:p>
          <w:p w14:paraId="12560677" w14:textId="28D16694" w:rsidR="003A10F7" w:rsidRPr="003A10F7" w:rsidRDefault="003A10F7" w:rsidP="003A10F7">
            <w:pPr>
              <w:rPr>
                <w:rFonts w:ascii="Lucida Console" w:eastAsia="Times New Roman" w:hAnsi="Lucida Console" w:cs="Calibri"/>
                <w:b/>
                <w:sz w:val="12"/>
                <w:szCs w:val="12"/>
              </w:rPr>
            </w:pPr>
            <w:del w:id="2041" w:author="Omar Cardona" w:date="2016-10-08T19:25:00Z">
              <w:r w:rsidRPr="003A10F7" w:rsidDel="00215524">
                <w:rPr>
                  <w:rFonts w:ascii="Lucida Console" w:eastAsia="Times New Roman" w:hAnsi="Lucida Console" w:cs="Calibri"/>
                  <w:sz w:val="12"/>
                  <w:szCs w:val="12"/>
                </w:rPr>
                <w:delText xml:space="preserve">PS C:\TEST&gt; </w:delText>
              </w:r>
            </w:del>
            <w:r w:rsidRPr="003A10F7">
              <w:rPr>
                <w:rFonts w:ascii="Lucida Console" w:eastAsia="Times New Roman" w:hAnsi="Lucida Console" w:cs="Calibri"/>
                <w:b/>
                <w:sz w:val="12"/>
                <w:szCs w:val="12"/>
              </w:rPr>
              <w:t>Get-NetAdapter</w:t>
            </w:r>
          </w:p>
          <w:p w14:paraId="0942AC72" w14:textId="77777777" w:rsidR="003A10F7" w:rsidRPr="003A10F7" w:rsidRDefault="003A10F7" w:rsidP="003A10F7">
            <w:pPr>
              <w:rPr>
                <w:rFonts w:ascii="Lucida Console" w:eastAsia="Times New Roman" w:hAnsi="Lucida Console" w:cs="Calibri"/>
                <w:sz w:val="12"/>
                <w:szCs w:val="12"/>
              </w:rPr>
            </w:pPr>
          </w:p>
          <w:p w14:paraId="5DDE4124"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xml:space="preserve">Name                      </w:t>
            </w:r>
            <w:proofErr w:type="spellStart"/>
            <w:r w:rsidRPr="003A10F7">
              <w:rPr>
                <w:rFonts w:ascii="Lucida Console" w:eastAsia="Times New Roman" w:hAnsi="Lucida Console" w:cs="Calibri"/>
                <w:sz w:val="12"/>
                <w:szCs w:val="12"/>
              </w:rPr>
              <w:t>InterfaceDescription</w:t>
            </w:r>
            <w:proofErr w:type="spellEnd"/>
            <w:r w:rsidRPr="003A10F7">
              <w:rPr>
                <w:rFonts w:ascii="Lucida Console" w:eastAsia="Times New Roman" w:hAnsi="Lucida Console" w:cs="Calibri"/>
                <w:sz w:val="12"/>
                <w:szCs w:val="12"/>
              </w:rPr>
              <w:t xml:space="preserve">                    </w:t>
            </w:r>
            <w:proofErr w:type="spellStart"/>
            <w:r w:rsidRPr="003A10F7">
              <w:rPr>
                <w:rFonts w:ascii="Lucida Console" w:eastAsia="Times New Roman" w:hAnsi="Lucida Console" w:cs="Calibri"/>
                <w:sz w:val="12"/>
                <w:szCs w:val="12"/>
              </w:rPr>
              <w:t>ifIndex</w:t>
            </w:r>
            <w:proofErr w:type="spellEnd"/>
            <w:r w:rsidRPr="003A10F7">
              <w:rPr>
                <w:rFonts w:ascii="Lucida Console" w:eastAsia="Times New Roman" w:hAnsi="Lucida Console" w:cs="Calibri"/>
                <w:sz w:val="12"/>
                <w:szCs w:val="12"/>
              </w:rPr>
              <w:t xml:space="preserve"> Status       </w:t>
            </w:r>
            <w:proofErr w:type="spellStart"/>
            <w:r w:rsidRPr="003A10F7">
              <w:rPr>
                <w:rFonts w:ascii="Lucida Console" w:eastAsia="Times New Roman" w:hAnsi="Lucida Console" w:cs="Calibri"/>
                <w:sz w:val="12"/>
                <w:szCs w:val="12"/>
              </w:rPr>
              <w:t>MacAddress</w:t>
            </w:r>
            <w:proofErr w:type="spellEnd"/>
            <w:r w:rsidRPr="003A10F7">
              <w:rPr>
                <w:rFonts w:ascii="Lucida Console" w:eastAsia="Times New Roman" w:hAnsi="Lucida Console" w:cs="Calibri"/>
                <w:sz w:val="12"/>
                <w:szCs w:val="12"/>
              </w:rPr>
              <w:t xml:space="preserve">             </w:t>
            </w:r>
            <w:proofErr w:type="spellStart"/>
            <w:r w:rsidRPr="003A10F7">
              <w:rPr>
                <w:rFonts w:ascii="Lucida Console" w:eastAsia="Times New Roman" w:hAnsi="Lucida Console" w:cs="Calibri"/>
                <w:sz w:val="12"/>
                <w:szCs w:val="12"/>
              </w:rPr>
              <w:t>LinkSpeed</w:t>
            </w:r>
            <w:proofErr w:type="spellEnd"/>
          </w:p>
          <w:p w14:paraId="3275F6F8"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                    ------- ------       ----------             ---------</w:t>
            </w:r>
          </w:p>
          <w:p w14:paraId="75A67581" w14:textId="4F3497D8" w:rsidR="003A10F7" w:rsidRDefault="003A10F7" w:rsidP="003A10F7">
            <w:pPr>
              <w:rPr>
                <w:ins w:id="2042" w:author="Brian Leong (Inspur Worldwide Services Ltd)" w:date="2016-10-04T16:01:00Z"/>
                <w:rFonts w:ascii="Lucida Console" w:eastAsia="Times New Roman" w:hAnsi="Lucida Console" w:cs="Calibri"/>
                <w:sz w:val="12"/>
                <w:szCs w:val="12"/>
              </w:rPr>
            </w:pPr>
            <w:proofErr w:type="spellStart"/>
            <w:r w:rsidRPr="00BE5752">
              <w:rPr>
                <w:rFonts w:ascii="Lucida Console" w:eastAsia="Times New Roman" w:hAnsi="Lucida Console" w:cs="Calibri"/>
                <w:sz w:val="12"/>
                <w:szCs w:val="12"/>
                <w:highlight w:val="yellow"/>
              </w:rPr>
              <w:t>vEthernet</w:t>
            </w:r>
            <w:proofErr w:type="spellEnd"/>
            <w:r w:rsidRPr="00BE5752">
              <w:rPr>
                <w:rFonts w:ascii="Lucida Console" w:eastAsia="Times New Roman" w:hAnsi="Lucida Console" w:cs="Calibri"/>
                <w:sz w:val="12"/>
                <w:szCs w:val="12"/>
                <w:highlight w:val="yellow"/>
              </w:rPr>
              <w:t xml:space="preserve"> (</w:t>
            </w:r>
            <w:proofErr w:type="gramStart"/>
            <w:r w:rsidR="00BE5752" w:rsidRPr="00BE5752">
              <w:rPr>
                <w:rFonts w:ascii="Lucida Console" w:eastAsia="Times New Roman" w:hAnsi="Lucida Console" w:cs="Calibri"/>
                <w:sz w:val="12"/>
                <w:szCs w:val="12"/>
                <w:highlight w:val="yellow"/>
              </w:rPr>
              <w:t>MGT</w:t>
            </w:r>
            <w:r w:rsidRPr="00BE5752">
              <w:rPr>
                <w:rFonts w:ascii="Lucida Console" w:eastAsia="Times New Roman" w:hAnsi="Lucida Console" w:cs="Calibri"/>
                <w:sz w:val="12"/>
                <w:szCs w:val="12"/>
                <w:highlight w:val="yellow"/>
              </w:rPr>
              <w:t>)</w:t>
            </w:r>
            <w:r w:rsidRPr="003A10F7">
              <w:rPr>
                <w:rFonts w:ascii="Lucida Console" w:eastAsia="Times New Roman" w:hAnsi="Lucida Console" w:cs="Calibri"/>
                <w:sz w:val="12"/>
                <w:szCs w:val="12"/>
              </w:rPr>
              <w:t xml:space="preserve">   </w:t>
            </w:r>
            <w:proofErr w:type="gramEnd"/>
            <w:r w:rsidRPr="003A10F7">
              <w:rPr>
                <w:rFonts w:ascii="Lucida Console" w:eastAsia="Times New Roman" w:hAnsi="Lucida Console" w:cs="Calibri"/>
                <w:sz w:val="12"/>
                <w:szCs w:val="12"/>
              </w:rPr>
              <w:t xml:space="preserve">        Hyper-V Virtual Ethernet Adapter #2          28 Up           E4-1D-2D-07-40-71        80 Gbps</w:t>
            </w:r>
          </w:p>
          <w:p w14:paraId="2FB2169B" w14:textId="5E1A09AE" w:rsidR="00F56321" w:rsidDel="00215524" w:rsidRDefault="00F56321" w:rsidP="003A10F7">
            <w:pPr>
              <w:rPr>
                <w:ins w:id="2043" w:author="Brian Leong (Inspur Worldwide Services Ltd)" w:date="2016-10-04T16:01:00Z"/>
                <w:del w:id="2044" w:author="Omar Cardona" w:date="2016-10-08T19:25:00Z"/>
                <w:rFonts w:ascii="Lucida Console" w:eastAsia="Times New Roman" w:hAnsi="Lucida Console" w:cs="Calibri"/>
                <w:sz w:val="12"/>
                <w:szCs w:val="12"/>
              </w:rPr>
            </w:pPr>
          </w:p>
          <w:p w14:paraId="12F81D11" w14:textId="68A46CB8" w:rsidR="00F56321" w:rsidRPr="00905727" w:rsidDel="00215524" w:rsidRDefault="00F56321" w:rsidP="00F56321">
            <w:pPr>
              <w:rPr>
                <w:ins w:id="2045" w:author="Brian Leong (Inspur Worldwide Services Ltd)" w:date="2016-10-04T16:01:00Z"/>
                <w:del w:id="2046" w:author="Omar Cardona" w:date="2016-10-08T19:25:00Z"/>
                <w:rFonts w:ascii="Lucida Console" w:eastAsia="Times New Roman" w:hAnsi="Lucida Console" w:cs="Calibri"/>
                <w:color w:val="7030A0"/>
                <w:sz w:val="12"/>
                <w:szCs w:val="12"/>
              </w:rPr>
            </w:pPr>
            <w:ins w:id="2047" w:author="Brian Leong (Inspur Worldwide Services Ltd)" w:date="2016-10-04T16:01:00Z">
              <w:del w:id="2048" w:author="Omar Cardona" w:date="2016-10-08T19:25:00Z">
                <w:r w:rsidRPr="00836A5F" w:rsidDel="00215524">
                  <w:rPr>
                    <w:rFonts w:ascii="Lucida Console" w:eastAsia="Times New Roman" w:hAnsi="Lucida Console" w:cs="Calibri"/>
                    <w:color w:val="7030A0"/>
                    <w:sz w:val="12"/>
                    <w:szCs w:val="12"/>
                    <w:highlight w:val="red"/>
                    <w:rPrChange w:id="2049" w:author="Omar Cardona" w:date="2016-10-07T20:32:00Z">
                      <w:rPr>
                        <w:rFonts w:ascii="Lucida Console" w:eastAsia="Times New Roman" w:hAnsi="Lucida Console" w:cs="Calibri"/>
                        <w:color w:val="7030A0"/>
                        <w:sz w:val="12"/>
                        <w:szCs w:val="12"/>
                      </w:rPr>
                    </w:rPrChange>
                  </w:rPr>
                  <w:delText>[Brian: OK for dual-port scenario.]</w:delText>
                </w:r>
              </w:del>
            </w:ins>
          </w:p>
          <w:p w14:paraId="27F23C18" w14:textId="537FDF6E" w:rsidR="00F56321" w:rsidDel="00F56321" w:rsidRDefault="00F56321" w:rsidP="003A10F7">
            <w:pPr>
              <w:rPr>
                <w:del w:id="2050" w:author="Brian Leong (Inspur Worldwide Services Ltd)" w:date="2016-10-04T16:01:00Z"/>
                <w:rFonts w:ascii="Lucida Console" w:eastAsia="Times New Roman" w:hAnsi="Lucida Console" w:cs="Calibri"/>
                <w:sz w:val="12"/>
                <w:szCs w:val="12"/>
              </w:rPr>
            </w:pPr>
          </w:p>
          <w:p w14:paraId="596DBB8E" w14:textId="114E9061" w:rsidR="003A10F7" w:rsidRDefault="003A10F7" w:rsidP="00FB41E1">
            <w:pPr>
              <w:rPr>
                <w:rFonts w:ascii="Lucida Console" w:eastAsia="Times New Roman" w:hAnsi="Lucida Console" w:cs="Calibri"/>
                <w:sz w:val="12"/>
                <w:szCs w:val="12"/>
              </w:rPr>
            </w:pPr>
          </w:p>
        </w:tc>
      </w:tr>
    </w:tbl>
    <w:p w14:paraId="5B0358C2" w14:textId="77777777" w:rsidR="001651DE" w:rsidRDefault="001651DE"/>
    <w:p w14:paraId="19571553" w14:textId="73889D31" w:rsidR="00355449" w:rsidRDefault="00355449">
      <w:r>
        <w:br w:type="page"/>
      </w:r>
    </w:p>
    <w:tbl>
      <w:tblPr>
        <w:tblStyle w:val="TableGrid"/>
        <w:tblW w:w="0" w:type="auto"/>
        <w:tblLook w:val="04A0" w:firstRow="1" w:lastRow="0" w:firstColumn="1" w:lastColumn="0" w:noHBand="0" w:noVBand="1"/>
        <w:tblPrChange w:id="2051" w:author="Omar Cardona" w:date="2016-10-08T21:56:00Z">
          <w:tblPr>
            <w:tblStyle w:val="TableGrid"/>
            <w:tblW w:w="0" w:type="auto"/>
            <w:tblLook w:val="04A0" w:firstRow="1" w:lastRow="0" w:firstColumn="1" w:lastColumn="0" w:noHBand="0" w:noVBand="1"/>
          </w:tblPr>
        </w:tblPrChange>
      </w:tblPr>
      <w:tblGrid>
        <w:gridCol w:w="361"/>
        <w:gridCol w:w="268"/>
        <w:gridCol w:w="236"/>
        <w:gridCol w:w="9925"/>
        <w:tblGridChange w:id="2052">
          <w:tblGrid>
            <w:gridCol w:w="361"/>
            <w:gridCol w:w="268"/>
            <w:gridCol w:w="236"/>
            <w:gridCol w:w="9925"/>
          </w:tblGrid>
        </w:tblGridChange>
      </w:tblGrid>
      <w:tr w:rsidR="00355449" w:rsidRPr="007A4C93" w14:paraId="71E50E65" w14:textId="77777777" w:rsidTr="001058D9">
        <w:tc>
          <w:tcPr>
            <w:tcW w:w="361" w:type="dxa"/>
            <w:shd w:val="clear" w:color="auto" w:fill="F2F2F2" w:themeFill="background1" w:themeFillShade="F2"/>
            <w:tcPrChange w:id="2053" w:author="Omar Cardona" w:date="2016-10-08T21:56:00Z">
              <w:tcPr>
                <w:tcW w:w="265" w:type="dxa"/>
                <w:shd w:val="clear" w:color="auto" w:fill="F2F2F2" w:themeFill="background1" w:themeFillShade="F2"/>
              </w:tcPr>
            </w:tcPrChange>
          </w:tcPr>
          <w:p w14:paraId="4DEBB4BF" w14:textId="7B66299B" w:rsidR="00355449" w:rsidRPr="001058D9" w:rsidRDefault="00355449" w:rsidP="00294D47">
            <w:pPr>
              <w:rPr>
                <w:rFonts w:ascii="Lucida Console" w:hAnsi="Lucida Console"/>
                <w:b/>
                <w:sz w:val="12"/>
                <w:szCs w:val="12"/>
                <w:rPrChange w:id="2054" w:author="Omar Cardona" w:date="2016-10-08T21:56:00Z">
                  <w:rPr>
                    <w:rFonts w:ascii="Lucida Console" w:hAnsi="Lucida Console"/>
                    <w:sz w:val="12"/>
                    <w:szCs w:val="12"/>
                  </w:rPr>
                </w:rPrChange>
              </w:rPr>
            </w:pPr>
          </w:p>
        </w:tc>
        <w:tc>
          <w:tcPr>
            <w:tcW w:w="268" w:type="dxa"/>
            <w:shd w:val="clear" w:color="auto" w:fill="F2F2F2" w:themeFill="background1" w:themeFillShade="F2"/>
            <w:tcPrChange w:id="2055" w:author="Omar Cardona" w:date="2016-10-08T21:56:00Z">
              <w:tcPr>
                <w:tcW w:w="270" w:type="dxa"/>
                <w:shd w:val="clear" w:color="auto" w:fill="F2F2F2" w:themeFill="background1" w:themeFillShade="F2"/>
              </w:tcPr>
            </w:tcPrChange>
          </w:tcPr>
          <w:p w14:paraId="6681EF35" w14:textId="77777777" w:rsidR="00355449" w:rsidRPr="007A4C93" w:rsidRDefault="00355449" w:rsidP="00294D47">
            <w:pPr>
              <w:rPr>
                <w:rFonts w:ascii="Lucida Console" w:hAnsi="Lucida Console"/>
                <w:sz w:val="12"/>
                <w:szCs w:val="12"/>
              </w:rPr>
            </w:pPr>
          </w:p>
        </w:tc>
        <w:tc>
          <w:tcPr>
            <w:tcW w:w="236" w:type="dxa"/>
            <w:shd w:val="clear" w:color="auto" w:fill="F2F2F2" w:themeFill="background1" w:themeFillShade="F2"/>
            <w:tcPrChange w:id="2056" w:author="Omar Cardona" w:date="2016-10-08T21:56:00Z">
              <w:tcPr>
                <w:tcW w:w="236" w:type="dxa"/>
                <w:shd w:val="clear" w:color="auto" w:fill="F2F2F2" w:themeFill="background1" w:themeFillShade="F2"/>
              </w:tcPr>
            </w:tcPrChange>
          </w:tcPr>
          <w:p w14:paraId="21C2ACB5" w14:textId="77777777" w:rsidR="00355449" w:rsidRPr="007A4C93" w:rsidRDefault="00355449" w:rsidP="00294D47">
            <w:pPr>
              <w:rPr>
                <w:rFonts w:ascii="Lucida Console" w:hAnsi="Lucida Console"/>
                <w:sz w:val="12"/>
                <w:szCs w:val="12"/>
              </w:rPr>
            </w:pPr>
          </w:p>
        </w:tc>
        <w:tc>
          <w:tcPr>
            <w:tcW w:w="9925" w:type="dxa"/>
            <w:shd w:val="clear" w:color="auto" w:fill="F2F2F2" w:themeFill="background1" w:themeFillShade="F2"/>
            <w:tcPrChange w:id="2057" w:author="Omar Cardona" w:date="2016-10-08T21:56:00Z">
              <w:tcPr>
                <w:tcW w:w="10019" w:type="dxa"/>
                <w:shd w:val="clear" w:color="auto" w:fill="F2F2F2" w:themeFill="background1" w:themeFillShade="F2"/>
              </w:tcPr>
            </w:tcPrChange>
          </w:tcPr>
          <w:p w14:paraId="4468572C" w14:textId="7C5317AE" w:rsidR="00355449" w:rsidRPr="00B957AD" w:rsidRDefault="001058D9" w:rsidP="00BC6E5E">
            <w:pPr>
              <w:rPr>
                <w:rFonts w:ascii="Lucida Console" w:eastAsia="Times New Roman" w:hAnsi="Lucida Console" w:cs="Calibri"/>
                <w:b/>
                <w:color w:val="009900"/>
                <w:sz w:val="12"/>
                <w:szCs w:val="12"/>
              </w:rPr>
            </w:pPr>
            <w:ins w:id="2058" w:author="Omar Cardona" w:date="2016-10-08T21:55:00Z">
              <w:r>
                <w:rPr>
                  <w:rFonts w:ascii="Lucida Console" w:eastAsia="Times New Roman" w:hAnsi="Lucida Console" w:cs="Calibri"/>
                  <w:b/>
                  <w:sz w:val="12"/>
                  <w:szCs w:val="12"/>
                </w:rPr>
                <w:t xml:space="preserve">7.0 </w:t>
              </w:r>
            </w:ins>
            <w:r w:rsidR="00355449" w:rsidRPr="00355449">
              <w:rPr>
                <w:rFonts w:ascii="Lucida Console" w:eastAsia="Times New Roman" w:hAnsi="Lucida Console" w:cs="Calibri"/>
                <w:b/>
                <w:sz w:val="12"/>
                <w:szCs w:val="12"/>
              </w:rPr>
              <w:t>Test vSwitch RDMA (Mode 2)</w:t>
            </w:r>
          </w:p>
        </w:tc>
      </w:tr>
      <w:tr w:rsidR="00355449" w:rsidRPr="007A4C93" w:rsidDel="001058D9" w14:paraId="18EE97B7" w14:textId="19706548" w:rsidTr="001058D9">
        <w:trPr>
          <w:del w:id="2059" w:author="Omar Cardona" w:date="2016-10-08T21:56:00Z"/>
        </w:trPr>
        <w:tc>
          <w:tcPr>
            <w:tcW w:w="361" w:type="dxa"/>
            <w:shd w:val="clear" w:color="auto" w:fill="F2F2F2" w:themeFill="background1" w:themeFillShade="F2"/>
            <w:tcPrChange w:id="2060" w:author="Omar Cardona" w:date="2016-10-08T21:56:00Z">
              <w:tcPr>
                <w:tcW w:w="265" w:type="dxa"/>
                <w:shd w:val="clear" w:color="auto" w:fill="F2F2F2" w:themeFill="background1" w:themeFillShade="F2"/>
              </w:tcPr>
            </w:tcPrChange>
          </w:tcPr>
          <w:p w14:paraId="45AE3DC4" w14:textId="137BE6BA" w:rsidR="00355449" w:rsidRPr="001058D9" w:rsidDel="001058D9" w:rsidRDefault="00355449" w:rsidP="00294D47">
            <w:pPr>
              <w:rPr>
                <w:del w:id="2061" w:author="Omar Cardona" w:date="2016-10-08T21:56:00Z"/>
                <w:rFonts w:ascii="Lucida Console" w:hAnsi="Lucida Console"/>
                <w:b/>
                <w:sz w:val="12"/>
                <w:szCs w:val="12"/>
                <w:rPrChange w:id="2062" w:author="Omar Cardona" w:date="2016-10-08T21:56:00Z">
                  <w:rPr>
                    <w:del w:id="2063" w:author="Omar Cardona" w:date="2016-10-08T21:56:00Z"/>
                    <w:rFonts w:ascii="Lucida Console" w:hAnsi="Lucida Console"/>
                    <w:sz w:val="12"/>
                    <w:szCs w:val="12"/>
                  </w:rPr>
                </w:rPrChange>
              </w:rPr>
            </w:pPr>
          </w:p>
        </w:tc>
        <w:tc>
          <w:tcPr>
            <w:tcW w:w="268" w:type="dxa"/>
            <w:shd w:val="clear" w:color="auto" w:fill="F2F2F2" w:themeFill="background1" w:themeFillShade="F2"/>
            <w:tcPrChange w:id="2064" w:author="Omar Cardona" w:date="2016-10-08T21:56:00Z">
              <w:tcPr>
                <w:tcW w:w="270" w:type="dxa"/>
                <w:shd w:val="clear" w:color="auto" w:fill="F2F2F2" w:themeFill="background1" w:themeFillShade="F2"/>
              </w:tcPr>
            </w:tcPrChange>
          </w:tcPr>
          <w:p w14:paraId="488459E0" w14:textId="134F1CC7" w:rsidR="00355449" w:rsidRPr="007A4C93" w:rsidDel="001058D9" w:rsidRDefault="00355449" w:rsidP="00294D47">
            <w:pPr>
              <w:rPr>
                <w:del w:id="2065" w:author="Omar Cardona" w:date="2016-10-08T21:56:00Z"/>
                <w:rFonts w:ascii="Lucida Console" w:hAnsi="Lucida Console"/>
                <w:sz w:val="12"/>
                <w:szCs w:val="12"/>
              </w:rPr>
            </w:pPr>
          </w:p>
        </w:tc>
        <w:tc>
          <w:tcPr>
            <w:tcW w:w="236" w:type="dxa"/>
            <w:shd w:val="clear" w:color="auto" w:fill="F2F2F2" w:themeFill="background1" w:themeFillShade="F2"/>
            <w:tcPrChange w:id="2066" w:author="Omar Cardona" w:date="2016-10-08T21:56:00Z">
              <w:tcPr>
                <w:tcW w:w="236" w:type="dxa"/>
                <w:shd w:val="clear" w:color="auto" w:fill="F2F2F2" w:themeFill="background1" w:themeFillShade="F2"/>
              </w:tcPr>
            </w:tcPrChange>
          </w:tcPr>
          <w:p w14:paraId="1878BFC4" w14:textId="5D0FC267" w:rsidR="00355449" w:rsidRPr="007A4C93" w:rsidDel="001058D9" w:rsidRDefault="00355449" w:rsidP="00294D47">
            <w:pPr>
              <w:rPr>
                <w:del w:id="2067" w:author="Omar Cardona" w:date="2016-10-08T21:56:00Z"/>
                <w:rFonts w:ascii="Lucida Console" w:hAnsi="Lucida Console"/>
                <w:sz w:val="12"/>
                <w:szCs w:val="12"/>
              </w:rPr>
            </w:pPr>
          </w:p>
        </w:tc>
        <w:tc>
          <w:tcPr>
            <w:tcW w:w="9925" w:type="dxa"/>
            <w:shd w:val="clear" w:color="auto" w:fill="F2F2F2" w:themeFill="background1" w:themeFillShade="F2"/>
            <w:tcPrChange w:id="2068" w:author="Omar Cardona" w:date="2016-10-08T21:56:00Z">
              <w:tcPr>
                <w:tcW w:w="10019" w:type="dxa"/>
                <w:shd w:val="clear" w:color="auto" w:fill="F2F2F2" w:themeFill="background1" w:themeFillShade="F2"/>
              </w:tcPr>
            </w:tcPrChange>
          </w:tcPr>
          <w:p w14:paraId="6B61906D" w14:textId="40A1C787" w:rsidR="00355449" w:rsidRPr="00B957AD" w:rsidDel="001058D9" w:rsidRDefault="00355449" w:rsidP="00BC6E5E">
            <w:pPr>
              <w:rPr>
                <w:del w:id="2069" w:author="Omar Cardona" w:date="2016-10-08T21:56:00Z"/>
                <w:rFonts w:ascii="Lucida Console" w:eastAsia="Times New Roman" w:hAnsi="Lucida Console" w:cs="Calibri"/>
                <w:color w:val="009900"/>
                <w:sz w:val="12"/>
                <w:szCs w:val="12"/>
              </w:rPr>
            </w:pPr>
          </w:p>
        </w:tc>
      </w:tr>
      <w:tr w:rsidR="00473F6E" w:rsidRPr="007A4C93" w14:paraId="43402CC0" w14:textId="77777777" w:rsidTr="001058D9">
        <w:tc>
          <w:tcPr>
            <w:tcW w:w="361" w:type="dxa"/>
            <w:shd w:val="clear" w:color="auto" w:fill="auto"/>
            <w:tcPrChange w:id="2070" w:author="Omar Cardona" w:date="2016-10-08T21:56:00Z">
              <w:tcPr>
                <w:tcW w:w="265" w:type="dxa"/>
                <w:shd w:val="clear" w:color="auto" w:fill="auto"/>
              </w:tcPr>
            </w:tcPrChange>
          </w:tcPr>
          <w:p w14:paraId="5D308C9C" w14:textId="1AC074EF" w:rsidR="00473F6E" w:rsidRPr="001058D9" w:rsidRDefault="001058D9" w:rsidP="00294D47">
            <w:pPr>
              <w:rPr>
                <w:rFonts w:ascii="Lucida Console" w:hAnsi="Lucida Console"/>
                <w:b/>
                <w:sz w:val="12"/>
                <w:szCs w:val="12"/>
                <w:rPrChange w:id="2071" w:author="Omar Cardona" w:date="2016-10-08T21:56:00Z">
                  <w:rPr>
                    <w:rFonts w:ascii="Lucida Console" w:hAnsi="Lucida Console"/>
                    <w:sz w:val="12"/>
                    <w:szCs w:val="12"/>
                  </w:rPr>
                </w:rPrChange>
              </w:rPr>
            </w:pPr>
            <w:ins w:id="2072" w:author="Omar Cardona" w:date="2016-10-08T21:55:00Z">
              <w:r w:rsidRPr="001058D9">
                <w:rPr>
                  <w:rFonts w:ascii="Lucida Console" w:hAnsi="Lucida Console"/>
                  <w:b/>
                  <w:sz w:val="12"/>
                  <w:szCs w:val="12"/>
                  <w:rPrChange w:id="2073" w:author="Omar Cardona" w:date="2016-10-08T21:56:00Z">
                    <w:rPr>
                      <w:rFonts w:ascii="Lucida Console" w:hAnsi="Lucida Console"/>
                      <w:sz w:val="12"/>
                      <w:szCs w:val="12"/>
                    </w:rPr>
                  </w:rPrChange>
                </w:rPr>
                <w:t>1</w:t>
              </w:r>
            </w:ins>
          </w:p>
        </w:tc>
        <w:tc>
          <w:tcPr>
            <w:tcW w:w="268" w:type="dxa"/>
            <w:shd w:val="clear" w:color="auto" w:fill="92D050"/>
            <w:tcPrChange w:id="2074" w:author="Omar Cardona" w:date="2016-10-08T21:56:00Z">
              <w:tcPr>
                <w:tcW w:w="270" w:type="dxa"/>
                <w:shd w:val="clear" w:color="auto" w:fill="92D050"/>
              </w:tcPr>
            </w:tcPrChange>
          </w:tcPr>
          <w:p w14:paraId="2A8F3156" w14:textId="77777777" w:rsidR="00473F6E" w:rsidRPr="007A4C93" w:rsidRDefault="00473F6E" w:rsidP="00294D47">
            <w:pPr>
              <w:rPr>
                <w:rFonts w:ascii="Lucida Console" w:hAnsi="Lucida Console"/>
                <w:sz w:val="12"/>
                <w:szCs w:val="12"/>
              </w:rPr>
            </w:pPr>
          </w:p>
        </w:tc>
        <w:tc>
          <w:tcPr>
            <w:tcW w:w="236" w:type="dxa"/>
            <w:shd w:val="clear" w:color="auto" w:fill="auto"/>
            <w:tcPrChange w:id="2075" w:author="Omar Cardona" w:date="2016-10-08T21:56:00Z">
              <w:tcPr>
                <w:tcW w:w="236" w:type="dxa"/>
                <w:shd w:val="clear" w:color="auto" w:fill="auto"/>
              </w:tcPr>
            </w:tcPrChange>
          </w:tcPr>
          <w:p w14:paraId="526482F6" w14:textId="77777777" w:rsidR="00473F6E" w:rsidRPr="007A4C93" w:rsidRDefault="00473F6E" w:rsidP="00294D47">
            <w:pPr>
              <w:rPr>
                <w:rFonts w:ascii="Lucida Console" w:hAnsi="Lucida Console"/>
                <w:sz w:val="12"/>
                <w:szCs w:val="12"/>
              </w:rPr>
            </w:pPr>
          </w:p>
        </w:tc>
        <w:tc>
          <w:tcPr>
            <w:tcW w:w="9925" w:type="dxa"/>
            <w:shd w:val="clear" w:color="auto" w:fill="auto"/>
            <w:tcPrChange w:id="2076" w:author="Omar Cardona" w:date="2016-10-08T21:56:00Z">
              <w:tcPr>
                <w:tcW w:w="10019" w:type="dxa"/>
                <w:shd w:val="clear" w:color="auto" w:fill="auto"/>
              </w:tcPr>
            </w:tcPrChange>
          </w:tcPr>
          <w:p w14:paraId="75010595" w14:textId="17E8E3C4" w:rsidR="00473F6E" w:rsidRPr="00B957AD" w:rsidRDefault="00965D79" w:rsidP="00BC6E5E">
            <w:pPr>
              <w:rPr>
                <w:rFonts w:ascii="Lucida Console" w:eastAsia="Times New Roman" w:hAnsi="Lucida Console" w:cs="Calibri"/>
                <w:color w:val="009900"/>
                <w:sz w:val="12"/>
                <w:szCs w:val="12"/>
              </w:rPr>
            </w:pPr>
            <w:r>
              <w:rPr>
                <w:noProof/>
              </w:rPr>
              <w:drawing>
                <wp:inline distT="0" distB="0" distL="0" distR="0" wp14:anchorId="5C768807" wp14:editId="70AAE8BC">
                  <wp:extent cx="3187700" cy="176474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6503" cy="1775155"/>
                          </a:xfrm>
                          <a:prstGeom prst="rect">
                            <a:avLst/>
                          </a:prstGeom>
                        </pic:spPr>
                      </pic:pic>
                    </a:graphicData>
                  </a:graphic>
                </wp:inline>
              </w:drawing>
            </w:r>
          </w:p>
        </w:tc>
      </w:tr>
      <w:tr w:rsidR="001651DE" w:rsidRPr="007A4C93" w14:paraId="1864999B" w14:textId="77777777" w:rsidTr="001058D9">
        <w:tc>
          <w:tcPr>
            <w:tcW w:w="361" w:type="dxa"/>
            <w:shd w:val="clear" w:color="auto" w:fill="auto"/>
            <w:tcPrChange w:id="2077" w:author="Omar Cardona" w:date="2016-10-08T21:56:00Z">
              <w:tcPr>
                <w:tcW w:w="265" w:type="dxa"/>
                <w:shd w:val="clear" w:color="auto" w:fill="auto"/>
              </w:tcPr>
            </w:tcPrChange>
          </w:tcPr>
          <w:p w14:paraId="23291747" w14:textId="6452BF14" w:rsidR="001651DE" w:rsidRPr="001058D9" w:rsidRDefault="001058D9" w:rsidP="00294D47">
            <w:pPr>
              <w:rPr>
                <w:rFonts w:ascii="Lucida Console" w:hAnsi="Lucida Console"/>
                <w:b/>
                <w:sz w:val="12"/>
                <w:szCs w:val="12"/>
                <w:rPrChange w:id="2078" w:author="Omar Cardona" w:date="2016-10-08T21:56:00Z">
                  <w:rPr>
                    <w:rFonts w:ascii="Lucida Console" w:hAnsi="Lucida Console"/>
                    <w:sz w:val="12"/>
                    <w:szCs w:val="12"/>
                  </w:rPr>
                </w:rPrChange>
              </w:rPr>
            </w:pPr>
            <w:ins w:id="2079" w:author="Omar Cardona" w:date="2016-10-08T21:55:00Z">
              <w:r w:rsidRPr="001058D9">
                <w:rPr>
                  <w:rFonts w:ascii="Lucida Console" w:hAnsi="Lucida Console"/>
                  <w:b/>
                  <w:sz w:val="12"/>
                  <w:szCs w:val="12"/>
                  <w:rPrChange w:id="2080" w:author="Omar Cardona" w:date="2016-10-08T21:56:00Z">
                    <w:rPr>
                      <w:rFonts w:ascii="Lucida Console" w:hAnsi="Lucida Console"/>
                      <w:sz w:val="12"/>
                      <w:szCs w:val="12"/>
                    </w:rPr>
                  </w:rPrChange>
                </w:rPr>
                <w:t>2</w:t>
              </w:r>
            </w:ins>
          </w:p>
        </w:tc>
        <w:tc>
          <w:tcPr>
            <w:tcW w:w="268" w:type="dxa"/>
            <w:shd w:val="clear" w:color="auto" w:fill="92D050"/>
            <w:tcPrChange w:id="2081" w:author="Omar Cardona" w:date="2016-10-08T21:56:00Z">
              <w:tcPr>
                <w:tcW w:w="270" w:type="dxa"/>
                <w:shd w:val="clear" w:color="auto" w:fill="92D050"/>
              </w:tcPr>
            </w:tcPrChange>
          </w:tcPr>
          <w:p w14:paraId="7A6EC213" w14:textId="77777777" w:rsidR="001651DE" w:rsidRPr="007A4C93" w:rsidRDefault="001651DE" w:rsidP="00294D47">
            <w:pPr>
              <w:rPr>
                <w:rFonts w:ascii="Lucida Console" w:hAnsi="Lucida Console"/>
                <w:sz w:val="12"/>
                <w:szCs w:val="12"/>
              </w:rPr>
            </w:pPr>
          </w:p>
        </w:tc>
        <w:tc>
          <w:tcPr>
            <w:tcW w:w="236" w:type="dxa"/>
            <w:shd w:val="clear" w:color="auto" w:fill="auto"/>
            <w:tcPrChange w:id="2082" w:author="Omar Cardona" w:date="2016-10-08T21:56:00Z">
              <w:tcPr>
                <w:tcW w:w="236" w:type="dxa"/>
                <w:shd w:val="clear" w:color="auto" w:fill="auto"/>
              </w:tcPr>
            </w:tcPrChange>
          </w:tcPr>
          <w:p w14:paraId="06185774" w14:textId="77777777" w:rsidR="001651DE" w:rsidRPr="007A4C93" w:rsidRDefault="001651DE" w:rsidP="00294D47">
            <w:pPr>
              <w:rPr>
                <w:rFonts w:ascii="Lucida Console" w:hAnsi="Lucida Console"/>
                <w:sz w:val="12"/>
                <w:szCs w:val="12"/>
              </w:rPr>
            </w:pPr>
          </w:p>
        </w:tc>
        <w:tc>
          <w:tcPr>
            <w:tcW w:w="9925" w:type="dxa"/>
            <w:shd w:val="clear" w:color="auto" w:fill="auto"/>
            <w:tcPrChange w:id="2083" w:author="Omar Cardona" w:date="2016-10-08T21:56:00Z">
              <w:tcPr>
                <w:tcW w:w="10019" w:type="dxa"/>
                <w:shd w:val="clear" w:color="auto" w:fill="auto"/>
              </w:tcPr>
            </w:tcPrChange>
          </w:tcPr>
          <w:p w14:paraId="66246CA9" w14:textId="77777777" w:rsidR="001651DE" w:rsidRPr="00B957AD" w:rsidRDefault="001651DE" w:rsidP="001651DE">
            <w:pPr>
              <w:rPr>
                <w:rFonts w:ascii="Lucida Console" w:eastAsia="Times New Roman" w:hAnsi="Lucida Console" w:cs="Calibri"/>
                <w:color w:val="009900"/>
                <w:sz w:val="12"/>
                <w:szCs w:val="12"/>
              </w:rPr>
            </w:pPr>
          </w:p>
          <w:p w14:paraId="666588C7" w14:textId="13586936" w:rsidR="001651DE" w:rsidRDefault="001651DE" w:rsidP="001651DE">
            <w:pPr>
              <w:rPr>
                <w:ins w:id="2084"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085" w:author="Omar Cardona" w:date="2016-11-21T23:46:00Z">
                  <w:rPr>
                    <w:rFonts w:ascii="Lucida Console" w:eastAsia="Times New Roman" w:hAnsi="Lucida Console" w:cs="Calibri"/>
                    <w:color w:val="009900"/>
                    <w:sz w:val="12"/>
                    <w:szCs w:val="12"/>
                  </w:rPr>
                </w:rPrChange>
              </w:rPr>
              <w:t># Set Priority tagging on the Host vNIC to complement the previous VLAN settings.</w:t>
            </w:r>
          </w:p>
          <w:p w14:paraId="41C8E66D" w14:textId="77777777" w:rsidR="009903E3" w:rsidRPr="009903E3" w:rsidRDefault="009903E3" w:rsidP="001651DE">
            <w:pPr>
              <w:rPr>
                <w:rFonts w:ascii="Lucida Console" w:eastAsia="Times New Roman" w:hAnsi="Lucida Console" w:cs="Calibri"/>
                <w:color w:val="000000" w:themeColor="text1"/>
                <w:sz w:val="12"/>
                <w:szCs w:val="12"/>
                <w:rPrChange w:id="2086" w:author="Omar Cardona" w:date="2016-11-21T23:46:00Z">
                  <w:rPr>
                    <w:rFonts w:ascii="Lucida Console" w:eastAsia="Times New Roman" w:hAnsi="Lucida Console" w:cs="Calibri"/>
                    <w:color w:val="009900"/>
                    <w:sz w:val="12"/>
                    <w:szCs w:val="12"/>
                  </w:rPr>
                </w:rPrChange>
              </w:rPr>
            </w:pPr>
          </w:p>
          <w:p w14:paraId="2AAD2332" w14:textId="6D260527" w:rsidR="0023640B" w:rsidRDefault="001651DE" w:rsidP="001651DE">
            <w:pPr>
              <w:rPr>
                <w:ins w:id="2087" w:author="Omar Cardona" w:date="2016-10-08T19:26:00Z"/>
                <w:rFonts w:ascii="Lucida Console" w:eastAsia="Times New Roman" w:hAnsi="Lucida Console" w:cs="Calibri"/>
                <w:b/>
                <w:color w:val="000000"/>
                <w:sz w:val="12"/>
                <w:szCs w:val="12"/>
              </w:rPr>
            </w:pPr>
            <w:del w:id="2088" w:author="Omar Cardona" w:date="2016-10-08T19:26:00Z">
              <w:r w:rsidRPr="007A4C93" w:rsidDel="0023640B">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Set-</w:t>
            </w:r>
            <w:proofErr w:type="spellStart"/>
            <w:r w:rsidRPr="007A4C93">
              <w:rPr>
                <w:rFonts w:ascii="Lucida Console" w:eastAsia="Times New Roman" w:hAnsi="Lucida Console" w:cs="Calibri"/>
                <w:b/>
                <w:color w:val="000000"/>
                <w:sz w:val="12"/>
                <w:szCs w:val="12"/>
              </w:rPr>
              <w:t>VMNetworkAdapter</w:t>
            </w:r>
            <w:proofErr w:type="spellEnd"/>
            <w:r w:rsidRPr="007A4C93">
              <w:rPr>
                <w:rFonts w:ascii="Lucida Console" w:eastAsia="Times New Roman" w:hAnsi="Lucida Console" w:cs="Calibri"/>
                <w:b/>
                <w:color w:val="000000"/>
                <w:sz w:val="12"/>
                <w:szCs w:val="12"/>
              </w:rPr>
              <w:t xml:space="preserve"> -</w:t>
            </w:r>
            <w:proofErr w:type="spellStart"/>
            <w:r w:rsidRPr="007A4C93">
              <w:rPr>
                <w:rFonts w:ascii="Lucida Console" w:eastAsia="Times New Roman" w:hAnsi="Lucida Console" w:cs="Calibri"/>
                <w:b/>
                <w:color w:val="000000"/>
                <w:sz w:val="12"/>
                <w:szCs w:val="12"/>
              </w:rPr>
              <w:t>ManagementOS</w:t>
            </w:r>
            <w:proofErr w:type="spellEnd"/>
            <w:r w:rsidRPr="007A4C93">
              <w:rPr>
                <w:rFonts w:ascii="Lucida Console" w:eastAsia="Times New Roman" w:hAnsi="Lucida Console" w:cs="Calibri"/>
                <w:b/>
                <w:color w:val="000000"/>
                <w:sz w:val="12"/>
                <w:szCs w:val="12"/>
              </w:rPr>
              <w:t xml:space="preserve"> -Name "VMSTEST" -</w:t>
            </w:r>
            <w:proofErr w:type="spellStart"/>
            <w:r w:rsidRPr="007A4C93">
              <w:rPr>
                <w:rFonts w:ascii="Lucida Console" w:eastAsia="Times New Roman" w:hAnsi="Lucida Console" w:cs="Calibri"/>
                <w:b/>
                <w:color w:val="000000"/>
                <w:sz w:val="12"/>
                <w:szCs w:val="12"/>
                <w:highlight w:val="yellow"/>
              </w:rPr>
              <w:t>IeeePriorityTag</w:t>
            </w:r>
            <w:proofErr w:type="spellEnd"/>
            <w:r w:rsidRPr="007A4C93">
              <w:rPr>
                <w:rFonts w:ascii="Lucida Console" w:eastAsia="Times New Roman" w:hAnsi="Lucida Console" w:cs="Calibri"/>
                <w:b/>
                <w:color w:val="000000"/>
                <w:sz w:val="12"/>
                <w:szCs w:val="12"/>
                <w:highlight w:val="yellow"/>
              </w:rPr>
              <w:t xml:space="preserve"> on</w:t>
            </w:r>
          </w:p>
          <w:p w14:paraId="4F2C0DCE" w14:textId="7BC002D6" w:rsidR="0023640B" w:rsidRPr="0023640B" w:rsidRDefault="0023640B" w:rsidP="0023640B">
            <w:pPr>
              <w:rPr>
                <w:ins w:id="2089" w:author="Omar Cardona" w:date="2016-10-08T19:26:00Z"/>
                <w:rFonts w:ascii="Lucida Console" w:eastAsia="Times New Roman" w:hAnsi="Lucida Console" w:cs="Calibri"/>
                <w:b/>
                <w:color w:val="000000"/>
                <w:sz w:val="12"/>
                <w:szCs w:val="12"/>
                <w:rPrChange w:id="2090" w:author="Omar Cardona" w:date="2016-10-08T19:26:00Z">
                  <w:rPr>
                    <w:ins w:id="2091" w:author="Omar Cardona" w:date="2016-10-08T19:26:00Z"/>
                    <w:rFonts w:ascii="Lucida Console" w:eastAsia="Times New Roman" w:hAnsi="Lucida Console" w:cs="Calibri"/>
                    <w:color w:val="000000"/>
                    <w:sz w:val="12"/>
                    <w:szCs w:val="12"/>
                  </w:rPr>
                </w:rPrChange>
              </w:rPr>
            </w:pPr>
            <w:ins w:id="2092" w:author="Omar Cardona" w:date="2016-10-08T19:26:00Z">
              <w:r w:rsidRPr="0023640B">
                <w:rPr>
                  <w:rFonts w:ascii="Lucida Console" w:eastAsia="Times New Roman" w:hAnsi="Lucida Console" w:cs="Calibri"/>
                  <w:b/>
                  <w:color w:val="000000"/>
                  <w:sz w:val="12"/>
                  <w:szCs w:val="12"/>
                  <w:rPrChange w:id="2093" w:author="Omar Cardona" w:date="2016-10-08T19:26:00Z">
                    <w:rPr>
                      <w:rFonts w:ascii="Lucida Console" w:eastAsia="Times New Roman" w:hAnsi="Lucida Console" w:cs="Calibri"/>
                      <w:color w:val="000000"/>
                      <w:sz w:val="12"/>
                      <w:szCs w:val="12"/>
                    </w:rPr>
                  </w:rPrChange>
                </w:rPr>
                <w:t>Get-</w:t>
              </w:r>
              <w:proofErr w:type="spellStart"/>
              <w:r w:rsidRPr="0023640B">
                <w:rPr>
                  <w:rFonts w:ascii="Lucida Console" w:eastAsia="Times New Roman" w:hAnsi="Lucida Console" w:cs="Calibri"/>
                  <w:b/>
                  <w:color w:val="000000"/>
                  <w:sz w:val="12"/>
                  <w:szCs w:val="12"/>
                  <w:rPrChange w:id="2094" w:author="Omar Cardona" w:date="2016-10-08T19:26:00Z">
                    <w:rPr>
                      <w:rFonts w:ascii="Lucida Console" w:eastAsia="Times New Roman" w:hAnsi="Lucida Console" w:cs="Calibri"/>
                      <w:color w:val="000000"/>
                      <w:sz w:val="12"/>
                      <w:szCs w:val="12"/>
                    </w:rPr>
                  </w:rPrChange>
                </w:rPr>
                <w:t>VMNetworkAdapter</w:t>
              </w:r>
              <w:proofErr w:type="spellEnd"/>
              <w:r w:rsidRPr="0023640B">
                <w:rPr>
                  <w:rFonts w:ascii="Lucida Console" w:eastAsia="Times New Roman" w:hAnsi="Lucida Console" w:cs="Calibri"/>
                  <w:b/>
                  <w:color w:val="000000"/>
                  <w:sz w:val="12"/>
                  <w:szCs w:val="12"/>
                  <w:rPrChange w:id="2095" w:author="Omar Cardona" w:date="2016-10-08T19:26:00Z">
                    <w:rPr>
                      <w:rFonts w:ascii="Lucida Console" w:eastAsia="Times New Roman" w:hAnsi="Lucida Console" w:cs="Calibri"/>
                      <w:color w:val="000000"/>
                      <w:sz w:val="12"/>
                      <w:szCs w:val="12"/>
                    </w:rPr>
                  </w:rPrChange>
                </w:rPr>
                <w:t xml:space="preserve"> -</w:t>
              </w:r>
              <w:proofErr w:type="spellStart"/>
              <w:r w:rsidRPr="0023640B">
                <w:rPr>
                  <w:rFonts w:ascii="Lucida Console" w:eastAsia="Times New Roman" w:hAnsi="Lucida Console" w:cs="Calibri"/>
                  <w:b/>
                  <w:color w:val="000000"/>
                  <w:sz w:val="12"/>
                  <w:szCs w:val="12"/>
                  <w:rPrChange w:id="2096" w:author="Omar Cardona" w:date="2016-10-08T19:26:00Z">
                    <w:rPr>
                      <w:rFonts w:ascii="Lucida Console" w:eastAsia="Times New Roman" w:hAnsi="Lucida Console" w:cs="Calibri"/>
                      <w:color w:val="000000"/>
                      <w:sz w:val="12"/>
                      <w:szCs w:val="12"/>
                    </w:rPr>
                  </w:rPrChange>
                </w:rPr>
                <w:t>ManagementOS</w:t>
              </w:r>
              <w:proofErr w:type="spellEnd"/>
              <w:r w:rsidRPr="0023640B">
                <w:rPr>
                  <w:rFonts w:ascii="Lucida Console" w:eastAsia="Times New Roman" w:hAnsi="Lucida Console" w:cs="Calibri"/>
                  <w:b/>
                  <w:color w:val="000000"/>
                  <w:sz w:val="12"/>
                  <w:szCs w:val="12"/>
                  <w:rPrChange w:id="2097" w:author="Omar Cardona" w:date="2016-10-08T19:26:00Z">
                    <w:rPr>
                      <w:rFonts w:ascii="Lucida Console" w:eastAsia="Times New Roman" w:hAnsi="Lucida Console" w:cs="Calibri"/>
                      <w:color w:val="000000"/>
                      <w:sz w:val="12"/>
                      <w:szCs w:val="12"/>
                    </w:rPr>
                  </w:rPrChange>
                </w:rPr>
                <w:t xml:space="preserve"> -Name "VMSTEST"</w:t>
              </w:r>
              <w:r>
                <w:rPr>
                  <w:rFonts w:ascii="Lucida Console" w:eastAsia="Times New Roman" w:hAnsi="Lucida Console" w:cs="Calibri"/>
                  <w:b/>
                  <w:color w:val="000000"/>
                  <w:sz w:val="12"/>
                  <w:szCs w:val="12"/>
                </w:rPr>
                <w:t xml:space="preserve"> </w:t>
              </w:r>
              <w:r w:rsidRPr="0023640B">
                <w:rPr>
                  <w:rFonts w:ascii="Lucida Console" w:eastAsia="Times New Roman" w:hAnsi="Lucida Console" w:cs="Calibri"/>
                  <w:b/>
                  <w:color w:val="000000"/>
                  <w:sz w:val="12"/>
                  <w:szCs w:val="12"/>
                  <w:rPrChange w:id="2098" w:author="Omar Cardona" w:date="2016-10-08T19:26:00Z">
                    <w:rPr>
                      <w:rFonts w:ascii="Lucida Console" w:eastAsia="Times New Roman" w:hAnsi="Lucida Console" w:cs="Calibri"/>
                      <w:color w:val="000000"/>
                      <w:sz w:val="12"/>
                      <w:szCs w:val="12"/>
                    </w:rPr>
                  </w:rPrChange>
                </w:rPr>
                <w:t xml:space="preserve">| </w:t>
              </w:r>
              <w:proofErr w:type="spellStart"/>
              <w:r w:rsidRPr="0023640B">
                <w:rPr>
                  <w:rFonts w:ascii="Lucida Console" w:eastAsia="Times New Roman" w:hAnsi="Lucida Console" w:cs="Calibri"/>
                  <w:b/>
                  <w:color w:val="000000"/>
                  <w:sz w:val="12"/>
                  <w:szCs w:val="12"/>
                  <w:rPrChange w:id="2099" w:author="Omar Cardona" w:date="2016-10-08T19:26:00Z">
                    <w:rPr>
                      <w:rFonts w:ascii="Lucida Console" w:eastAsia="Times New Roman" w:hAnsi="Lucida Console" w:cs="Calibri"/>
                      <w:color w:val="000000"/>
                      <w:sz w:val="12"/>
                      <w:szCs w:val="12"/>
                    </w:rPr>
                  </w:rPrChange>
                </w:rPr>
                <w:t>fl</w:t>
              </w:r>
              <w:proofErr w:type="spellEnd"/>
              <w:r w:rsidRPr="0023640B">
                <w:rPr>
                  <w:rFonts w:ascii="Lucida Console" w:eastAsia="Times New Roman" w:hAnsi="Lucida Console" w:cs="Calibri"/>
                  <w:b/>
                  <w:color w:val="000000"/>
                  <w:sz w:val="12"/>
                  <w:szCs w:val="12"/>
                  <w:rPrChange w:id="2100" w:author="Omar Cardona" w:date="2016-10-08T19:26:00Z">
                    <w:rPr>
                      <w:rFonts w:ascii="Lucida Console" w:eastAsia="Times New Roman" w:hAnsi="Lucida Console" w:cs="Calibri"/>
                      <w:color w:val="000000"/>
                      <w:sz w:val="12"/>
                      <w:szCs w:val="12"/>
                    </w:rPr>
                  </w:rPrChange>
                </w:rPr>
                <w:t xml:space="preserve"> </w:t>
              </w:r>
              <w:proofErr w:type="spellStart"/>
              <w:proofErr w:type="gramStart"/>
              <w:r w:rsidRPr="0023640B">
                <w:rPr>
                  <w:rFonts w:ascii="Lucida Console" w:eastAsia="Times New Roman" w:hAnsi="Lucida Console" w:cs="Calibri"/>
                  <w:b/>
                  <w:color w:val="000000"/>
                  <w:sz w:val="12"/>
                  <w:szCs w:val="12"/>
                  <w:rPrChange w:id="2101" w:author="Omar Cardona" w:date="2016-10-08T19:26:00Z">
                    <w:rPr>
                      <w:rFonts w:ascii="Lucida Console" w:eastAsia="Times New Roman" w:hAnsi="Lucida Console" w:cs="Calibri"/>
                      <w:color w:val="000000"/>
                      <w:sz w:val="12"/>
                      <w:szCs w:val="12"/>
                    </w:rPr>
                  </w:rPrChange>
                </w:rPr>
                <w:t>Name,IeeePriorityTag</w:t>
              </w:r>
              <w:proofErr w:type="spellEnd"/>
              <w:proofErr w:type="gramEnd"/>
            </w:ins>
          </w:p>
          <w:p w14:paraId="681A6D1A" w14:textId="77777777" w:rsidR="0023640B" w:rsidRPr="00B56EF4" w:rsidRDefault="0023640B" w:rsidP="0023640B">
            <w:pPr>
              <w:rPr>
                <w:ins w:id="2102" w:author="Omar Cardona" w:date="2016-10-08T19:26:00Z"/>
                <w:rFonts w:ascii="Lucida Console" w:eastAsia="Times New Roman" w:hAnsi="Lucida Console" w:cs="Calibri"/>
                <w:color w:val="000000"/>
                <w:sz w:val="12"/>
                <w:szCs w:val="12"/>
              </w:rPr>
            </w:pPr>
          </w:p>
          <w:p w14:paraId="58D87368" w14:textId="77777777" w:rsidR="0023640B" w:rsidRPr="00B56EF4" w:rsidRDefault="0023640B" w:rsidP="0023640B">
            <w:pPr>
              <w:rPr>
                <w:ins w:id="2103" w:author="Omar Cardona" w:date="2016-10-08T19:26:00Z"/>
                <w:rFonts w:ascii="Lucida Console" w:eastAsia="Times New Roman" w:hAnsi="Lucida Console" w:cs="Calibri"/>
                <w:color w:val="000000"/>
                <w:sz w:val="12"/>
                <w:szCs w:val="12"/>
              </w:rPr>
            </w:pPr>
            <w:ins w:id="2104" w:author="Omar Cardona" w:date="2016-10-08T19:26:00Z">
              <w:r w:rsidRPr="00B56EF4">
                <w:rPr>
                  <w:rFonts w:ascii="Lucida Console" w:eastAsia="Times New Roman" w:hAnsi="Lucida Console" w:cs="Calibri"/>
                  <w:color w:val="000000"/>
                  <w:sz w:val="12"/>
                  <w:szCs w:val="12"/>
                </w:rPr>
                <w:t xml:space="preserve">Name          </w:t>
              </w:r>
              <w:proofErr w:type="gramStart"/>
              <w:r w:rsidRPr="00B56EF4">
                <w:rPr>
                  <w:rFonts w:ascii="Lucida Console" w:eastAsia="Times New Roman" w:hAnsi="Lucida Console" w:cs="Calibri"/>
                  <w:color w:val="000000"/>
                  <w:sz w:val="12"/>
                  <w:szCs w:val="12"/>
                </w:rPr>
                <w:t xml:space="preserve">  :</w:t>
              </w:r>
              <w:proofErr w:type="gramEnd"/>
              <w:r w:rsidRPr="00B56EF4">
                <w:rPr>
                  <w:rFonts w:ascii="Lucida Console" w:eastAsia="Times New Roman" w:hAnsi="Lucida Console" w:cs="Calibri"/>
                  <w:color w:val="000000"/>
                  <w:sz w:val="12"/>
                  <w:szCs w:val="12"/>
                </w:rPr>
                <w:t xml:space="preserve"> VMSTEST</w:t>
              </w:r>
            </w:ins>
          </w:p>
          <w:p w14:paraId="7174666D" w14:textId="77777777" w:rsidR="0023640B" w:rsidRDefault="0023640B" w:rsidP="0023640B">
            <w:pPr>
              <w:rPr>
                <w:ins w:id="2105" w:author="Omar Cardona" w:date="2016-10-08T19:26:00Z"/>
                <w:rFonts w:ascii="Lucida Console" w:eastAsia="Times New Roman" w:hAnsi="Lucida Console" w:cs="Calibri"/>
                <w:color w:val="000000"/>
                <w:sz w:val="12"/>
                <w:szCs w:val="12"/>
              </w:rPr>
            </w:pPr>
            <w:proofErr w:type="spellStart"/>
            <w:proofErr w:type="gramStart"/>
            <w:ins w:id="2106" w:author="Omar Cardona" w:date="2016-10-08T19:26:00Z">
              <w:r w:rsidRPr="0023640B">
                <w:rPr>
                  <w:rFonts w:ascii="Lucida Console" w:eastAsia="Times New Roman" w:hAnsi="Lucida Console" w:cs="Calibri"/>
                  <w:color w:val="000000"/>
                  <w:sz w:val="12"/>
                  <w:szCs w:val="12"/>
                  <w:highlight w:val="yellow"/>
                  <w:rPrChange w:id="2107" w:author="Omar Cardona" w:date="2016-10-08T19:26:00Z">
                    <w:rPr>
                      <w:rFonts w:ascii="Lucida Console" w:eastAsia="Times New Roman" w:hAnsi="Lucida Console" w:cs="Calibri"/>
                      <w:color w:val="000000"/>
                      <w:sz w:val="12"/>
                      <w:szCs w:val="12"/>
                    </w:rPr>
                  </w:rPrChange>
                </w:rPr>
                <w:t>IeeePriorityTag</w:t>
              </w:r>
              <w:proofErr w:type="spellEnd"/>
              <w:r w:rsidRPr="0023640B">
                <w:rPr>
                  <w:rFonts w:ascii="Lucida Console" w:eastAsia="Times New Roman" w:hAnsi="Lucida Console" w:cs="Calibri"/>
                  <w:color w:val="000000"/>
                  <w:sz w:val="12"/>
                  <w:szCs w:val="12"/>
                  <w:highlight w:val="yellow"/>
                  <w:rPrChange w:id="2108" w:author="Omar Cardona" w:date="2016-10-08T19:26:00Z">
                    <w:rPr>
                      <w:rFonts w:ascii="Lucida Console" w:eastAsia="Times New Roman" w:hAnsi="Lucida Console" w:cs="Calibri"/>
                      <w:color w:val="000000"/>
                      <w:sz w:val="12"/>
                      <w:szCs w:val="12"/>
                    </w:rPr>
                  </w:rPrChange>
                </w:rPr>
                <w:t xml:space="preserve"> :</w:t>
              </w:r>
              <w:proofErr w:type="gramEnd"/>
              <w:r w:rsidRPr="0023640B">
                <w:rPr>
                  <w:rFonts w:ascii="Lucida Console" w:eastAsia="Times New Roman" w:hAnsi="Lucida Console" w:cs="Calibri"/>
                  <w:color w:val="000000"/>
                  <w:sz w:val="12"/>
                  <w:szCs w:val="12"/>
                  <w:highlight w:val="yellow"/>
                  <w:rPrChange w:id="2109" w:author="Omar Cardona" w:date="2016-10-08T19:26:00Z">
                    <w:rPr>
                      <w:rFonts w:ascii="Lucida Console" w:eastAsia="Times New Roman" w:hAnsi="Lucida Console" w:cs="Calibri"/>
                      <w:color w:val="000000"/>
                      <w:sz w:val="12"/>
                      <w:szCs w:val="12"/>
                    </w:rPr>
                  </w:rPrChange>
                </w:rPr>
                <w:t xml:space="preserve"> On</w:t>
              </w:r>
            </w:ins>
          </w:p>
          <w:p w14:paraId="240EB8F2" w14:textId="09976CA0" w:rsidR="001651DE" w:rsidRPr="00A76500" w:rsidDel="0023640B" w:rsidRDefault="00A76500" w:rsidP="0023640B">
            <w:pPr>
              <w:rPr>
                <w:del w:id="2110" w:author="Omar Cardona" w:date="2016-10-08T19:26:00Z"/>
                <w:rFonts w:ascii="Lucida Console" w:eastAsia="Times New Roman" w:hAnsi="Lucida Console" w:cs="Calibri"/>
                <w:b/>
                <w:color w:val="000000"/>
                <w:sz w:val="12"/>
                <w:szCs w:val="12"/>
              </w:rPr>
            </w:pPr>
            <w:del w:id="2111" w:author="Brian Leong (Inspur Worldwide Services Ltd)" w:date="2016-10-04T16:04:00Z">
              <w:r w:rsidDel="00B224C4">
                <w:rPr>
                  <w:rFonts w:ascii="Lucida Console" w:eastAsia="Times New Roman" w:hAnsi="Lucida Console" w:cs="Calibri"/>
                  <w:b/>
                  <w:color w:val="000000"/>
                  <w:sz w:val="12"/>
                  <w:szCs w:val="12"/>
                </w:rPr>
                <w:delText> </w:delText>
              </w:r>
            </w:del>
          </w:p>
          <w:p w14:paraId="63D9E1BF" w14:textId="1246AC34" w:rsidR="001651DE" w:rsidRPr="007A4C93" w:rsidDel="0023640B" w:rsidRDefault="001651DE" w:rsidP="001651DE">
            <w:pPr>
              <w:rPr>
                <w:del w:id="2112" w:author="Omar Cardona" w:date="2016-10-08T19:26:00Z"/>
                <w:rFonts w:ascii="Lucida Console" w:eastAsia="Times New Roman" w:hAnsi="Lucida Console" w:cs="Calibri"/>
                <w:b/>
                <w:color w:val="000000"/>
                <w:sz w:val="12"/>
                <w:szCs w:val="12"/>
              </w:rPr>
            </w:pPr>
            <w:del w:id="2113" w:author="Omar Cardona" w:date="2016-10-08T19:26:00Z">
              <w:r w:rsidRPr="007A4C93" w:rsidDel="0023640B">
                <w:rPr>
                  <w:rFonts w:ascii="Lucida Console" w:eastAsia="Times New Roman" w:hAnsi="Lucida Console" w:cs="Calibri"/>
                  <w:color w:val="000000"/>
                  <w:sz w:val="12"/>
                  <w:szCs w:val="12"/>
                </w:rPr>
                <w:delText xml:space="preserve">PS C:\TEST&gt; </w:delText>
              </w:r>
              <w:r w:rsidRPr="007A4C93" w:rsidDel="0023640B">
                <w:rPr>
                  <w:rFonts w:ascii="Lucida Console" w:eastAsia="Times New Roman" w:hAnsi="Lucida Console" w:cs="Calibri"/>
                  <w:b/>
                  <w:color w:val="000000"/>
                  <w:sz w:val="12"/>
                  <w:szCs w:val="12"/>
                </w:rPr>
                <w:delText>Get-VMNetworkAdapter -ManagementOS -Name "VMSTEST"  | fl *</w:delText>
              </w:r>
            </w:del>
          </w:p>
          <w:p w14:paraId="34A04366" w14:textId="14C56051" w:rsidR="00BE5752" w:rsidRPr="00BE5752" w:rsidDel="0023640B" w:rsidRDefault="00BE5752" w:rsidP="00BE5752">
            <w:pPr>
              <w:rPr>
                <w:del w:id="2114" w:author="Omar Cardona" w:date="2016-10-08T19:26:00Z"/>
                <w:rFonts w:ascii="Lucida Console" w:hAnsi="Lucida Console"/>
                <w:sz w:val="12"/>
                <w:szCs w:val="12"/>
              </w:rPr>
            </w:pPr>
            <w:del w:id="2115" w:author="Omar Cardona" w:date="2016-10-08T19:26:00Z">
              <w:r w:rsidRPr="00BE5752" w:rsidDel="0023640B">
                <w:rPr>
                  <w:rFonts w:ascii="Lucida Console" w:hAnsi="Lucida Console"/>
                  <w:sz w:val="12"/>
                  <w:szCs w:val="12"/>
                </w:rPr>
                <w:delText xml:space="preserve">Name                           : </w:delText>
              </w:r>
              <w:r w:rsidDel="0023640B">
                <w:rPr>
                  <w:rFonts w:ascii="Lucida Console" w:hAnsi="Lucida Console"/>
                  <w:sz w:val="12"/>
                  <w:szCs w:val="12"/>
                </w:rPr>
                <w:delText>VMTEST</w:delText>
              </w:r>
            </w:del>
          </w:p>
          <w:p w14:paraId="03467ED8" w14:textId="4B8C39AC" w:rsidR="00BE5752" w:rsidRPr="00BE5752" w:rsidDel="0023640B" w:rsidRDefault="00BE5752" w:rsidP="00BE5752">
            <w:pPr>
              <w:rPr>
                <w:del w:id="2116" w:author="Omar Cardona" w:date="2016-10-08T19:26:00Z"/>
                <w:rFonts w:ascii="Lucida Console" w:hAnsi="Lucida Console"/>
                <w:sz w:val="12"/>
                <w:szCs w:val="12"/>
              </w:rPr>
            </w:pPr>
            <w:del w:id="2117" w:author="Omar Cardona" w:date="2016-10-08T19:26:00Z">
              <w:r w:rsidRPr="00BE5752" w:rsidDel="0023640B">
                <w:rPr>
                  <w:rFonts w:ascii="Lucida Console" w:hAnsi="Lucida Console"/>
                  <w:sz w:val="12"/>
                  <w:szCs w:val="12"/>
                </w:rPr>
                <w:delText>Id                             : Microsoft:AD9BB542-DDA2-4450-A00E-F96D44BDFBEC\0ECC7558-3BC0-4D39-88D6-E50EE07B8D1C</w:delText>
              </w:r>
            </w:del>
          </w:p>
          <w:p w14:paraId="427CCF54" w14:textId="5D8D6668" w:rsidR="00BE5752" w:rsidRPr="00BE5752" w:rsidDel="0023640B" w:rsidRDefault="00BE5752" w:rsidP="00BE5752">
            <w:pPr>
              <w:rPr>
                <w:del w:id="2118" w:author="Omar Cardona" w:date="2016-10-08T19:26:00Z"/>
                <w:rFonts w:ascii="Lucida Console" w:hAnsi="Lucida Console"/>
                <w:sz w:val="12"/>
                <w:szCs w:val="12"/>
              </w:rPr>
            </w:pPr>
            <w:del w:id="2119" w:author="Omar Cardona" w:date="2016-10-08T19:26:00Z">
              <w:r w:rsidRPr="00BE5752" w:rsidDel="0023640B">
                <w:rPr>
                  <w:rFonts w:ascii="Lucida Console" w:hAnsi="Lucida Console"/>
                  <w:sz w:val="12"/>
                  <w:szCs w:val="12"/>
                </w:rPr>
                <w:delText>IsManagementOs                 : True</w:delText>
              </w:r>
            </w:del>
          </w:p>
          <w:p w14:paraId="492A9F76" w14:textId="149E8557" w:rsidR="00BE5752" w:rsidRPr="00BE5752" w:rsidDel="0023640B" w:rsidRDefault="00BE5752" w:rsidP="00BE5752">
            <w:pPr>
              <w:rPr>
                <w:del w:id="2120" w:author="Omar Cardona" w:date="2016-10-08T19:26:00Z"/>
                <w:rFonts w:ascii="Lucida Console" w:hAnsi="Lucida Console"/>
                <w:sz w:val="12"/>
                <w:szCs w:val="12"/>
              </w:rPr>
            </w:pPr>
            <w:del w:id="2121" w:author="Omar Cardona" w:date="2016-10-08T19:26:00Z">
              <w:r w:rsidRPr="00BE5752" w:rsidDel="0023640B">
                <w:rPr>
                  <w:rFonts w:ascii="Lucida Console" w:hAnsi="Lucida Console"/>
                  <w:sz w:val="12"/>
                  <w:szCs w:val="12"/>
                </w:rPr>
                <w:delText>ComputerName                   : 27-3145G0803</w:delText>
              </w:r>
            </w:del>
          </w:p>
          <w:p w14:paraId="03344976" w14:textId="206E211E" w:rsidR="00BE5752" w:rsidRPr="00BE5752" w:rsidDel="0023640B" w:rsidRDefault="00BE5752" w:rsidP="00BE5752">
            <w:pPr>
              <w:rPr>
                <w:del w:id="2122" w:author="Omar Cardona" w:date="2016-10-08T19:26:00Z"/>
                <w:rFonts w:ascii="Lucida Console" w:hAnsi="Lucida Console"/>
                <w:sz w:val="12"/>
                <w:szCs w:val="12"/>
              </w:rPr>
            </w:pPr>
            <w:del w:id="2123" w:author="Omar Cardona" w:date="2016-10-08T19:26:00Z">
              <w:r w:rsidRPr="00BE5752" w:rsidDel="0023640B">
                <w:rPr>
                  <w:rFonts w:ascii="Lucida Console" w:hAnsi="Lucida Console"/>
                  <w:sz w:val="12"/>
                  <w:szCs w:val="12"/>
                </w:rPr>
                <w:delText>SwitchName                     : VMSTEST</w:delText>
              </w:r>
            </w:del>
          </w:p>
          <w:p w14:paraId="07F2F44F" w14:textId="612B2C97" w:rsidR="00BE5752" w:rsidRPr="00BE5752" w:rsidDel="0023640B" w:rsidRDefault="00BE5752" w:rsidP="00BE5752">
            <w:pPr>
              <w:rPr>
                <w:del w:id="2124" w:author="Omar Cardona" w:date="2016-10-08T19:26:00Z"/>
                <w:rFonts w:ascii="Lucida Console" w:hAnsi="Lucida Console"/>
                <w:sz w:val="12"/>
                <w:szCs w:val="12"/>
              </w:rPr>
            </w:pPr>
            <w:del w:id="2125" w:author="Omar Cardona" w:date="2016-10-08T19:26:00Z">
              <w:r w:rsidRPr="00BE5752" w:rsidDel="0023640B">
                <w:rPr>
                  <w:rFonts w:ascii="Lucida Console" w:hAnsi="Lucida Console"/>
                  <w:sz w:val="12"/>
                  <w:szCs w:val="12"/>
                </w:rPr>
                <w:delText>SwitchId                       : ad9bb542-dda2-4450-a00e-f96d44bdfbec</w:delText>
              </w:r>
            </w:del>
          </w:p>
          <w:p w14:paraId="0E933646" w14:textId="505A7D83" w:rsidR="00BE5752" w:rsidRPr="00BE5752" w:rsidDel="0023640B" w:rsidRDefault="00BE5752" w:rsidP="00BE5752">
            <w:pPr>
              <w:rPr>
                <w:del w:id="2126" w:author="Omar Cardona" w:date="2016-10-08T19:26:00Z"/>
                <w:rFonts w:ascii="Lucida Console" w:hAnsi="Lucida Console"/>
                <w:sz w:val="12"/>
                <w:szCs w:val="12"/>
              </w:rPr>
            </w:pPr>
            <w:del w:id="2127" w:author="Omar Cardona" w:date="2016-10-08T19:26:00Z">
              <w:r w:rsidRPr="00BE5752" w:rsidDel="0023640B">
                <w:rPr>
                  <w:rFonts w:ascii="Lucida Console" w:hAnsi="Lucida Console"/>
                  <w:sz w:val="12"/>
                  <w:szCs w:val="12"/>
                </w:rPr>
                <w:delText xml:space="preserve">Connected                      : </w:delText>
              </w:r>
            </w:del>
          </w:p>
          <w:p w14:paraId="4095CF0C" w14:textId="3A8DF091" w:rsidR="00BE5752" w:rsidRPr="00BE5752" w:rsidDel="0023640B" w:rsidRDefault="00BE5752" w:rsidP="00BE5752">
            <w:pPr>
              <w:rPr>
                <w:del w:id="2128" w:author="Omar Cardona" w:date="2016-10-08T19:26:00Z"/>
                <w:rFonts w:ascii="Lucida Console" w:hAnsi="Lucida Console"/>
                <w:sz w:val="12"/>
                <w:szCs w:val="12"/>
              </w:rPr>
            </w:pPr>
            <w:del w:id="2129" w:author="Omar Cardona" w:date="2016-10-08T19:26:00Z">
              <w:r w:rsidRPr="00BE5752" w:rsidDel="0023640B">
                <w:rPr>
                  <w:rFonts w:ascii="Lucida Console" w:hAnsi="Lucida Console"/>
                  <w:sz w:val="12"/>
                  <w:szCs w:val="12"/>
                </w:rPr>
                <w:delText xml:space="preserve">PoolName                       : </w:delText>
              </w:r>
            </w:del>
          </w:p>
          <w:p w14:paraId="4E34CFB8" w14:textId="7252CCAE" w:rsidR="00BE5752" w:rsidRPr="00BE5752" w:rsidDel="0023640B" w:rsidRDefault="00BE5752" w:rsidP="00BE5752">
            <w:pPr>
              <w:rPr>
                <w:del w:id="2130" w:author="Omar Cardona" w:date="2016-10-08T19:26:00Z"/>
                <w:rFonts w:ascii="Lucida Console" w:hAnsi="Lucida Console"/>
                <w:sz w:val="12"/>
                <w:szCs w:val="12"/>
              </w:rPr>
            </w:pPr>
            <w:del w:id="2131" w:author="Omar Cardona" w:date="2016-10-08T19:26:00Z">
              <w:r w:rsidRPr="00BE5752" w:rsidDel="0023640B">
                <w:rPr>
                  <w:rFonts w:ascii="Lucida Console" w:hAnsi="Lucida Console"/>
                  <w:sz w:val="12"/>
                  <w:szCs w:val="12"/>
                </w:rPr>
                <w:delText>MacAddress                     : E41D2D074071</w:delText>
              </w:r>
            </w:del>
          </w:p>
          <w:p w14:paraId="5B11AB98" w14:textId="6D831F87" w:rsidR="00BE5752" w:rsidRPr="00BE5752" w:rsidDel="0023640B" w:rsidRDefault="00BE5752" w:rsidP="00BE5752">
            <w:pPr>
              <w:rPr>
                <w:del w:id="2132" w:author="Omar Cardona" w:date="2016-10-08T19:26:00Z"/>
                <w:rFonts w:ascii="Lucida Console" w:hAnsi="Lucida Console"/>
                <w:sz w:val="12"/>
                <w:szCs w:val="12"/>
              </w:rPr>
            </w:pPr>
            <w:del w:id="2133" w:author="Omar Cardona" w:date="2016-10-08T19:26:00Z">
              <w:r w:rsidRPr="00BE5752" w:rsidDel="0023640B">
                <w:rPr>
                  <w:rFonts w:ascii="Lucida Console" w:hAnsi="Lucida Console"/>
                  <w:sz w:val="12"/>
                  <w:szCs w:val="12"/>
                </w:rPr>
                <w:delText xml:space="preserve">DynamicMacAddressEnabled       : </w:delText>
              </w:r>
            </w:del>
          </w:p>
          <w:p w14:paraId="4FF0D9AF" w14:textId="5A5D62AC" w:rsidR="00BE5752" w:rsidRPr="00BE5752" w:rsidDel="0023640B" w:rsidRDefault="00BE5752" w:rsidP="00BE5752">
            <w:pPr>
              <w:rPr>
                <w:del w:id="2134" w:author="Omar Cardona" w:date="2016-10-08T19:26:00Z"/>
                <w:rFonts w:ascii="Lucida Console" w:hAnsi="Lucida Console"/>
                <w:sz w:val="12"/>
                <w:szCs w:val="12"/>
              </w:rPr>
            </w:pPr>
            <w:del w:id="2135" w:author="Omar Cardona" w:date="2016-10-08T19:26:00Z">
              <w:r w:rsidRPr="00BE5752" w:rsidDel="0023640B">
                <w:rPr>
                  <w:rFonts w:ascii="Lucida Console" w:hAnsi="Lucida Console"/>
                  <w:sz w:val="12"/>
                  <w:szCs w:val="12"/>
                </w:rPr>
                <w:delText xml:space="preserve">AllowPacketDirect              : </w:delText>
              </w:r>
            </w:del>
          </w:p>
          <w:p w14:paraId="65DBE4E4" w14:textId="4B9F383A" w:rsidR="00BE5752" w:rsidRPr="00BE5752" w:rsidDel="0023640B" w:rsidRDefault="00BE5752" w:rsidP="00BE5752">
            <w:pPr>
              <w:rPr>
                <w:del w:id="2136" w:author="Omar Cardona" w:date="2016-10-08T19:26:00Z"/>
                <w:rFonts w:ascii="Lucida Console" w:hAnsi="Lucida Console"/>
                <w:sz w:val="12"/>
                <w:szCs w:val="12"/>
              </w:rPr>
            </w:pPr>
            <w:del w:id="2137" w:author="Omar Cardona" w:date="2016-10-08T19:26:00Z">
              <w:r w:rsidRPr="00BE5752" w:rsidDel="0023640B">
                <w:rPr>
                  <w:rFonts w:ascii="Lucida Console" w:hAnsi="Lucida Console"/>
                  <w:sz w:val="12"/>
                  <w:szCs w:val="12"/>
                </w:rPr>
                <w:delText>MacAddressSpoofing             : Off</w:delText>
              </w:r>
            </w:del>
          </w:p>
          <w:p w14:paraId="3FE8E242" w14:textId="57220A1A" w:rsidR="00BE5752" w:rsidRPr="00BE5752" w:rsidDel="0023640B" w:rsidRDefault="00BE5752" w:rsidP="00BE5752">
            <w:pPr>
              <w:rPr>
                <w:del w:id="2138" w:author="Omar Cardona" w:date="2016-10-08T19:26:00Z"/>
                <w:rFonts w:ascii="Lucida Console" w:hAnsi="Lucida Console"/>
                <w:sz w:val="12"/>
                <w:szCs w:val="12"/>
              </w:rPr>
            </w:pPr>
            <w:del w:id="2139" w:author="Omar Cardona" w:date="2016-10-08T19:26:00Z">
              <w:r w:rsidRPr="00BE5752" w:rsidDel="0023640B">
                <w:rPr>
                  <w:rFonts w:ascii="Lucida Console" w:hAnsi="Lucida Console"/>
                  <w:sz w:val="12"/>
                  <w:szCs w:val="12"/>
                </w:rPr>
                <w:delText>AllowTeaming                   : Off</w:delText>
              </w:r>
            </w:del>
          </w:p>
          <w:p w14:paraId="643CD93D" w14:textId="4FEA718B" w:rsidR="00BE5752" w:rsidRPr="00BE5752" w:rsidDel="0023640B" w:rsidRDefault="00BE5752" w:rsidP="00BE5752">
            <w:pPr>
              <w:rPr>
                <w:del w:id="2140" w:author="Omar Cardona" w:date="2016-10-08T19:26:00Z"/>
                <w:rFonts w:ascii="Lucida Console" w:hAnsi="Lucida Console"/>
                <w:sz w:val="12"/>
                <w:szCs w:val="12"/>
              </w:rPr>
            </w:pPr>
            <w:del w:id="2141" w:author="Omar Cardona" w:date="2016-10-08T19:26:00Z">
              <w:r w:rsidRPr="00BE5752" w:rsidDel="0023640B">
                <w:rPr>
                  <w:rFonts w:ascii="Lucida Console" w:hAnsi="Lucida Console"/>
                  <w:sz w:val="12"/>
                  <w:szCs w:val="12"/>
                </w:rPr>
                <w:delText>RouterGuard                    : Off</w:delText>
              </w:r>
            </w:del>
          </w:p>
          <w:p w14:paraId="0D66DC25" w14:textId="7012C320" w:rsidR="00BE5752" w:rsidRPr="00BE5752" w:rsidDel="0023640B" w:rsidRDefault="00BE5752" w:rsidP="00BE5752">
            <w:pPr>
              <w:rPr>
                <w:del w:id="2142" w:author="Omar Cardona" w:date="2016-10-08T19:26:00Z"/>
                <w:rFonts w:ascii="Lucida Console" w:hAnsi="Lucida Console"/>
                <w:sz w:val="12"/>
                <w:szCs w:val="12"/>
              </w:rPr>
            </w:pPr>
            <w:del w:id="2143" w:author="Omar Cardona" w:date="2016-10-08T19:26:00Z">
              <w:r w:rsidRPr="00BE5752" w:rsidDel="0023640B">
                <w:rPr>
                  <w:rFonts w:ascii="Lucida Console" w:hAnsi="Lucida Console"/>
                  <w:sz w:val="12"/>
                  <w:szCs w:val="12"/>
                </w:rPr>
                <w:delText>DhcpGuard                      : Off</w:delText>
              </w:r>
            </w:del>
          </w:p>
          <w:p w14:paraId="3E1828E5" w14:textId="1AD49677" w:rsidR="00BE5752" w:rsidRPr="00BE5752" w:rsidDel="0023640B" w:rsidRDefault="00BE5752" w:rsidP="00BE5752">
            <w:pPr>
              <w:rPr>
                <w:del w:id="2144" w:author="Omar Cardona" w:date="2016-10-08T19:26:00Z"/>
                <w:rFonts w:ascii="Lucida Console" w:hAnsi="Lucida Console"/>
                <w:sz w:val="12"/>
                <w:szCs w:val="12"/>
              </w:rPr>
            </w:pPr>
            <w:del w:id="2145" w:author="Omar Cardona" w:date="2016-10-08T19:26:00Z">
              <w:r w:rsidRPr="00BE5752" w:rsidDel="0023640B">
                <w:rPr>
                  <w:rFonts w:ascii="Lucida Console" w:hAnsi="Lucida Console"/>
                  <w:sz w:val="12"/>
                  <w:szCs w:val="12"/>
                </w:rPr>
                <w:delText>StormLimit                     : 0</w:delText>
              </w:r>
            </w:del>
          </w:p>
          <w:p w14:paraId="42F48D9A" w14:textId="5CA32C10" w:rsidR="001651DE" w:rsidRPr="00BE5752" w:rsidDel="0023640B" w:rsidRDefault="00BE5752" w:rsidP="001651DE">
            <w:pPr>
              <w:rPr>
                <w:del w:id="2146" w:author="Omar Cardona" w:date="2016-10-08T19:26:00Z"/>
                <w:rFonts w:ascii="Lucida Console" w:hAnsi="Lucida Console"/>
                <w:sz w:val="12"/>
                <w:szCs w:val="12"/>
              </w:rPr>
            </w:pPr>
            <w:del w:id="2147" w:author="Omar Cardona" w:date="2016-10-08T19:26:00Z">
              <w:r w:rsidRPr="00BE5752" w:rsidDel="0023640B">
                <w:rPr>
                  <w:rFonts w:ascii="Lucida Console" w:hAnsi="Lucida Console"/>
                  <w:sz w:val="12"/>
                  <w:szCs w:val="12"/>
                </w:rPr>
                <w:delText>PortMi</w:delText>
              </w:r>
              <w:r w:rsidDel="0023640B">
                <w:rPr>
                  <w:rFonts w:ascii="Lucida Console" w:hAnsi="Lucida Console"/>
                  <w:sz w:val="12"/>
                  <w:szCs w:val="12"/>
                </w:rPr>
                <w:delText>rroringMode              : None</w:delText>
              </w:r>
            </w:del>
          </w:p>
          <w:p w14:paraId="3AE92A3B" w14:textId="21FC5100" w:rsidR="001651DE" w:rsidDel="0023640B" w:rsidRDefault="001651DE" w:rsidP="001651DE">
            <w:pPr>
              <w:rPr>
                <w:ins w:id="2148" w:author="Brian Leong (Inspur Worldwide Services Ltd)" w:date="2016-09-30T15:33:00Z"/>
                <w:del w:id="2149" w:author="Omar Cardona" w:date="2016-10-08T19:26:00Z"/>
                <w:rFonts w:ascii="Lucida Console" w:eastAsia="Times New Roman" w:hAnsi="Lucida Console" w:cs="Calibri"/>
                <w:color w:val="000000"/>
                <w:sz w:val="12"/>
                <w:szCs w:val="12"/>
              </w:rPr>
            </w:pPr>
            <w:del w:id="2150" w:author="Omar Cardona" w:date="2016-10-08T19:26:00Z">
              <w:r w:rsidRPr="007A4C93" w:rsidDel="0023640B">
                <w:rPr>
                  <w:rFonts w:ascii="Lucida Console" w:eastAsia="Times New Roman" w:hAnsi="Lucida Console" w:cs="Calibri"/>
                  <w:color w:val="000000"/>
                  <w:sz w:val="12"/>
                  <w:szCs w:val="12"/>
                  <w:highlight w:val="yellow"/>
                </w:rPr>
                <w:delText>IeeePriorityTag         : On</w:delText>
              </w:r>
            </w:del>
          </w:p>
          <w:p w14:paraId="1609777D" w14:textId="67BC2053" w:rsidR="00B56EF4" w:rsidDel="0023640B" w:rsidRDefault="00B56EF4" w:rsidP="001651DE">
            <w:pPr>
              <w:rPr>
                <w:ins w:id="2151" w:author="Brian Leong (Inspur Worldwide Services Ltd)" w:date="2016-09-30T15:33:00Z"/>
                <w:del w:id="2152" w:author="Omar Cardona" w:date="2016-10-08T19:26:00Z"/>
                <w:rFonts w:ascii="Lucida Console" w:eastAsia="Times New Roman" w:hAnsi="Lucida Console" w:cs="Calibri"/>
                <w:color w:val="000000"/>
                <w:sz w:val="12"/>
                <w:szCs w:val="12"/>
              </w:rPr>
            </w:pPr>
          </w:p>
          <w:tbl>
            <w:tblPr>
              <w:tblStyle w:val="TableGrid"/>
              <w:tblW w:w="0" w:type="auto"/>
              <w:tblLook w:val="04A0" w:firstRow="1" w:lastRow="0" w:firstColumn="1" w:lastColumn="0" w:noHBand="0" w:noVBand="1"/>
              <w:tblPrChange w:id="2153" w:author="Brian Leong (Inspur Worldwide Services Ltd)" w:date="2016-09-30T15:34:00Z">
                <w:tblPr>
                  <w:tblStyle w:val="TableGrid"/>
                  <w:tblW w:w="0" w:type="auto"/>
                  <w:tblLook w:val="04A0" w:firstRow="1" w:lastRow="0" w:firstColumn="1" w:lastColumn="0" w:noHBand="0" w:noVBand="1"/>
                </w:tblPr>
              </w:tblPrChange>
            </w:tblPr>
            <w:tblGrid>
              <w:gridCol w:w="6652"/>
              <w:tblGridChange w:id="2154">
                <w:tblGrid>
                  <w:gridCol w:w="9793"/>
                </w:tblGrid>
              </w:tblGridChange>
            </w:tblGrid>
            <w:tr w:rsidR="00B56EF4" w:rsidDel="0023640B" w14:paraId="400A368B" w14:textId="3F452A32" w:rsidTr="00B56EF4">
              <w:trPr>
                <w:ins w:id="2155" w:author="Brian Leong (Inspur Worldwide Services Ltd)" w:date="2016-09-30T15:33:00Z"/>
                <w:del w:id="2156" w:author="Omar Cardona" w:date="2016-10-08T19:26:00Z"/>
              </w:trPr>
              <w:tc>
                <w:tcPr>
                  <w:tcW w:w="0" w:type="auto"/>
                  <w:tcPrChange w:id="2157" w:author="Brian Leong (Inspur Worldwide Services Ltd)" w:date="2016-09-30T15:34:00Z">
                    <w:tcPr>
                      <w:tcW w:w="9793" w:type="dxa"/>
                    </w:tcPr>
                  </w:tcPrChange>
                </w:tcPr>
                <w:p w14:paraId="138D7F96" w14:textId="3730FA40" w:rsidR="00B56EF4" w:rsidDel="0023640B" w:rsidRDefault="00B56EF4" w:rsidP="001651DE">
                  <w:pPr>
                    <w:rPr>
                      <w:ins w:id="2158" w:author="Brian Leong (Inspur Worldwide Services Ltd)" w:date="2016-09-30T15:33:00Z"/>
                      <w:del w:id="2159" w:author="Omar Cardona" w:date="2016-10-08T19:26:00Z"/>
                      <w:rFonts w:ascii="Lucida Console" w:eastAsia="Times New Roman" w:hAnsi="Lucida Console" w:cs="Calibri"/>
                      <w:color w:val="000000"/>
                      <w:sz w:val="12"/>
                      <w:szCs w:val="12"/>
                    </w:rPr>
                  </w:pPr>
                </w:p>
                <w:p w14:paraId="5E90F736" w14:textId="30FA39B6" w:rsidR="00B56EF4" w:rsidDel="0023640B" w:rsidRDefault="00B56EF4" w:rsidP="001651DE">
                  <w:pPr>
                    <w:rPr>
                      <w:ins w:id="2160" w:author="Brian Leong (Inspur Worldwide Services Ltd)" w:date="2016-09-30T15:34:00Z"/>
                      <w:del w:id="2161" w:author="Omar Cardona" w:date="2016-10-08T19:26:00Z"/>
                      <w:rFonts w:ascii="Lucida Console" w:eastAsia="Times New Roman" w:hAnsi="Lucida Console" w:cs="Calibri"/>
                      <w:color w:val="000000"/>
                      <w:sz w:val="12"/>
                      <w:szCs w:val="12"/>
                    </w:rPr>
                  </w:pPr>
                  <w:ins w:id="2162" w:author="Brian Leong (Inspur Worldwide Services Ltd)" w:date="2016-09-30T15:33:00Z">
                    <w:del w:id="2163" w:author="Omar Cardona" w:date="2016-10-08T19:26:00Z">
                      <w:r w:rsidRPr="00836A5F" w:rsidDel="0023640B">
                        <w:rPr>
                          <w:rFonts w:ascii="Lucida Console" w:eastAsia="Times New Roman" w:hAnsi="Lucida Console" w:cs="Calibri"/>
                          <w:color w:val="000000"/>
                          <w:sz w:val="12"/>
                          <w:szCs w:val="12"/>
                          <w:highlight w:val="red"/>
                          <w:rPrChange w:id="2164" w:author="Omar Cardona" w:date="2016-10-07T20:30:00Z">
                            <w:rPr>
                              <w:rFonts w:ascii="Lucida Console" w:eastAsia="Times New Roman" w:hAnsi="Lucida Console" w:cs="Calibri"/>
                              <w:color w:val="000000"/>
                              <w:sz w:val="12"/>
                              <w:szCs w:val="12"/>
                            </w:rPr>
                          </w:rPrChange>
                        </w:rPr>
                        <w:delText>Maybe just:</w:delText>
                      </w:r>
                      <w:r w:rsidDel="0023640B">
                        <w:rPr>
                          <w:rFonts w:ascii="Lucida Console" w:eastAsia="Times New Roman" w:hAnsi="Lucida Console" w:cs="Calibri"/>
                          <w:color w:val="000000"/>
                          <w:sz w:val="12"/>
                          <w:szCs w:val="12"/>
                        </w:rPr>
                        <w:br/>
                      </w:r>
                    </w:del>
                  </w:ins>
                </w:p>
                <w:p w14:paraId="726C3531" w14:textId="255AA7A2" w:rsidR="00B56EF4" w:rsidRPr="00B56EF4" w:rsidDel="0023640B" w:rsidRDefault="00B56EF4" w:rsidP="00B56EF4">
                  <w:pPr>
                    <w:rPr>
                      <w:ins w:id="2165" w:author="Brian Leong (Inspur Worldwide Services Ltd)" w:date="2016-09-30T15:34:00Z"/>
                      <w:del w:id="2166" w:author="Omar Cardona" w:date="2016-10-08T19:26:00Z"/>
                      <w:rFonts w:ascii="Lucida Console" w:eastAsia="Times New Roman" w:hAnsi="Lucida Console" w:cs="Calibri"/>
                      <w:color w:val="000000"/>
                      <w:sz w:val="12"/>
                      <w:szCs w:val="12"/>
                    </w:rPr>
                  </w:pPr>
                  <w:ins w:id="2167" w:author="Brian Leong (Inspur Worldwide Services Ltd)" w:date="2016-09-30T15:34:00Z">
                    <w:del w:id="2168" w:author="Omar Cardona" w:date="2016-10-08T19:26:00Z">
                      <w:r w:rsidRPr="00B56EF4" w:rsidDel="0023640B">
                        <w:rPr>
                          <w:rFonts w:ascii="Lucida Console" w:eastAsia="Times New Roman" w:hAnsi="Lucida Console" w:cs="Calibri"/>
                          <w:color w:val="000000"/>
                          <w:sz w:val="12"/>
                          <w:szCs w:val="12"/>
                        </w:rPr>
                        <w:delText>PS C:\Test&gt; Get-VMNetworkAdapter -ManagementOS -Name "VMSTEST"  | fl Name,IeeePriorityTag</w:delText>
                      </w:r>
                    </w:del>
                  </w:ins>
                </w:p>
                <w:p w14:paraId="3C419AE0" w14:textId="21DDC3FA" w:rsidR="00B56EF4" w:rsidRPr="00B56EF4" w:rsidDel="0023640B" w:rsidRDefault="00B56EF4" w:rsidP="00B56EF4">
                  <w:pPr>
                    <w:rPr>
                      <w:ins w:id="2169" w:author="Brian Leong (Inspur Worldwide Services Ltd)" w:date="2016-09-30T15:34:00Z"/>
                      <w:del w:id="2170" w:author="Omar Cardona" w:date="2016-10-08T19:26:00Z"/>
                      <w:rFonts w:ascii="Lucida Console" w:eastAsia="Times New Roman" w:hAnsi="Lucida Console" w:cs="Calibri"/>
                      <w:color w:val="000000"/>
                      <w:sz w:val="12"/>
                      <w:szCs w:val="12"/>
                    </w:rPr>
                  </w:pPr>
                </w:p>
                <w:p w14:paraId="3BDF69CD" w14:textId="53B4044B" w:rsidR="00B56EF4" w:rsidRPr="00B56EF4" w:rsidDel="0023640B" w:rsidRDefault="00B56EF4" w:rsidP="00B56EF4">
                  <w:pPr>
                    <w:rPr>
                      <w:ins w:id="2171" w:author="Brian Leong (Inspur Worldwide Services Ltd)" w:date="2016-09-30T15:34:00Z"/>
                      <w:del w:id="2172" w:author="Omar Cardona" w:date="2016-10-08T19:26:00Z"/>
                      <w:rFonts w:ascii="Lucida Console" w:eastAsia="Times New Roman" w:hAnsi="Lucida Console" w:cs="Calibri"/>
                      <w:color w:val="000000"/>
                      <w:sz w:val="12"/>
                      <w:szCs w:val="12"/>
                    </w:rPr>
                  </w:pPr>
                  <w:ins w:id="2173" w:author="Brian Leong (Inspur Worldwide Services Ltd)" w:date="2016-09-30T15:34:00Z">
                    <w:del w:id="2174" w:author="Omar Cardona" w:date="2016-10-08T19:26:00Z">
                      <w:r w:rsidRPr="00B56EF4" w:rsidDel="0023640B">
                        <w:rPr>
                          <w:rFonts w:ascii="Lucida Console" w:eastAsia="Times New Roman" w:hAnsi="Lucida Console" w:cs="Calibri"/>
                          <w:color w:val="000000"/>
                          <w:sz w:val="12"/>
                          <w:szCs w:val="12"/>
                        </w:rPr>
                        <w:delText>Name            : VMSTEST</w:delText>
                      </w:r>
                    </w:del>
                  </w:ins>
                </w:p>
                <w:p w14:paraId="5684CF1C" w14:textId="21D3392D" w:rsidR="00B56EF4" w:rsidDel="0023640B" w:rsidRDefault="00B56EF4" w:rsidP="00B56EF4">
                  <w:pPr>
                    <w:rPr>
                      <w:ins w:id="2175" w:author="Brian Leong (Inspur Worldwide Services Ltd)" w:date="2016-09-30T15:33:00Z"/>
                      <w:del w:id="2176" w:author="Omar Cardona" w:date="2016-10-08T19:26:00Z"/>
                      <w:rFonts w:ascii="Lucida Console" w:eastAsia="Times New Roman" w:hAnsi="Lucida Console" w:cs="Calibri"/>
                      <w:color w:val="000000"/>
                      <w:sz w:val="12"/>
                      <w:szCs w:val="12"/>
                    </w:rPr>
                  </w:pPr>
                  <w:ins w:id="2177" w:author="Brian Leong (Inspur Worldwide Services Ltd)" w:date="2016-09-30T15:34:00Z">
                    <w:del w:id="2178" w:author="Omar Cardona" w:date="2016-10-08T19:26:00Z">
                      <w:r w:rsidRPr="00B56EF4" w:rsidDel="0023640B">
                        <w:rPr>
                          <w:rFonts w:ascii="Lucida Console" w:eastAsia="Times New Roman" w:hAnsi="Lucida Console" w:cs="Calibri"/>
                          <w:color w:val="000000"/>
                          <w:sz w:val="12"/>
                          <w:szCs w:val="12"/>
                        </w:rPr>
                        <w:delText>IeeePriorityTag : On</w:delText>
                      </w:r>
                    </w:del>
                  </w:ins>
                  <w:ins w:id="2179" w:author="Brian Leong (Inspur Worldwide Services Ltd)" w:date="2016-09-30T15:33:00Z">
                    <w:del w:id="2180" w:author="Omar Cardona" w:date="2016-10-08T19:26:00Z">
                      <w:r w:rsidDel="0023640B">
                        <w:rPr>
                          <w:rFonts w:ascii="Lucida Console" w:eastAsia="Times New Roman" w:hAnsi="Lucida Console" w:cs="Calibri"/>
                          <w:color w:val="000000"/>
                          <w:sz w:val="12"/>
                          <w:szCs w:val="12"/>
                        </w:rPr>
                        <w:br/>
                      </w:r>
                    </w:del>
                  </w:ins>
                </w:p>
              </w:tc>
            </w:tr>
          </w:tbl>
          <w:p w14:paraId="3456AE35" w14:textId="5B709881" w:rsidR="00B56EF4" w:rsidRPr="007A4C93" w:rsidDel="0023640B" w:rsidRDefault="00B56EF4" w:rsidP="001651DE">
            <w:pPr>
              <w:rPr>
                <w:del w:id="2181" w:author="Omar Cardona" w:date="2016-10-08T19:26:00Z"/>
                <w:rFonts w:ascii="Lucida Console" w:eastAsia="Times New Roman" w:hAnsi="Lucida Console" w:cs="Calibri"/>
                <w:color w:val="000000"/>
                <w:sz w:val="12"/>
                <w:szCs w:val="12"/>
              </w:rPr>
            </w:pPr>
          </w:p>
          <w:p w14:paraId="6EDFBD0D" w14:textId="77777777" w:rsidR="001651DE" w:rsidRPr="00B957AD" w:rsidRDefault="001651DE" w:rsidP="00BC6E5E">
            <w:pPr>
              <w:rPr>
                <w:rFonts w:ascii="Lucida Console" w:eastAsia="Times New Roman" w:hAnsi="Lucida Console" w:cs="Calibri"/>
                <w:color w:val="009900"/>
                <w:sz w:val="12"/>
                <w:szCs w:val="12"/>
              </w:rPr>
            </w:pPr>
          </w:p>
        </w:tc>
      </w:tr>
      <w:tr w:rsidR="00136338" w:rsidRPr="007A4C93" w14:paraId="6D9409BF" w14:textId="77777777" w:rsidTr="001058D9">
        <w:tc>
          <w:tcPr>
            <w:tcW w:w="361" w:type="dxa"/>
            <w:tcPrChange w:id="2182" w:author="Omar Cardona" w:date="2016-10-08T21:56:00Z">
              <w:tcPr>
                <w:tcW w:w="265" w:type="dxa"/>
              </w:tcPr>
            </w:tcPrChange>
          </w:tcPr>
          <w:p w14:paraId="2EE47442" w14:textId="55793C54" w:rsidR="00136338" w:rsidRPr="001058D9" w:rsidRDefault="001058D9" w:rsidP="00294D47">
            <w:pPr>
              <w:rPr>
                <w:rFonts w:ascii="Lucida Console" w:hAnsi="Lucida Console"/>
                <w:b/>
                <w:sz w:val="12"/>
                <w:szCs w:val="12"/>
                <w:rPrChange w:id="2183" w:author="Omar Cardona" w:date="2016-10-08T21:56:00Z">
                  <w:rPr>
                    <w:rFonts w:ascii="Lucida Console" w:hAnsi="Lucida Console"/>
                    <w:sz w:val="12"/>
                    <w:szCs w:val="12"/>
                  </w:rPr>
                </w:rPrChange>
              </w:rPr>
            </w:pPr>
            <w:ins w:id="2184" w:author="Omar Cardona" w:date="2016-10-08T21:55:00Z">
              <w:r w:rsidRPr="001058D9">
                <w:rPr>
                  <w:rFonts w:ascii="Lucida Console" w:hAnsi="Lucida Console"/>
                  <w:b/>
                  <w:sz w:val="12"/>
                  <w:szCs w:val="12"/>
                  <w:rPrChange w:id="2185" w:author="Omar Cardona" w:date="2016-10-08T21:56:00Z">
                    <w:rPr>
                      <w:rFonts w:ascii="Lucida Console" w:hAnsi="Lucida Console"/>
                      <w:sz w:val="12"/>
                      <w:szCs w:val="12"/>
                    </w:rPr>
                  </w:rPrChange>
                </w:rPr>
                <w:t>3</w:t>
              </w:r>
            </w:ins>
          </w:p>
        </w:tc>
        <w:tc>
          <w:tcPr>
            <w:tcW w:w="268" w:type="dxa"/>
            <w:shd w:val="clear" w:color="auto" w:fill="92D050"/>
            <w:tcPrChange w:id="2186" w:author="Omar Cardona" w:date="2016-10-08T21:56:00Z">
              <w:tcPr>
                <w:tcW w:w="270" w:type="dxa"/>
                <w:shd w:val="clear" w:color="auto" w:fill="92D050"/>
              </w:tcPr>
            </w:tcPrChange>
          </w:tcPr>
          <w:p w14:paraId="0D4CD023" w14:textId="77777777" w:rsidR="00136338" w:rsidRPr="007A4C93" w:rsidRDefault="00136338" w:rsidP="00294D47">
            <w:pPr>
              <w:rPr>
                <w:rFonts w:ascii="Lucida Console" w:hAnsi="Lucida Console"/>
                <w:sz w:val="12"/>
                <w:szCs w:val="12"/>
              </w:rPr>
            </w:pPr>
          </w:p>
        </w:tc>
        <w:tc>
          <w:tcPr>
            <w:tcW w:w="236" w:type="dxa"/>
            <w:tcPrChange w:id="2187" w:author="Omar Cardona" w:date="2016-10-08T21:56:00Z">
              <w:tcPr>
                <w:tcW w:w="236" w:type="dxa"/>
              </w:tcPr>
            </w:tcPrChange>
          </w:tcPr>
          <w:p w14:paraId="56D97F1E" w14:textId="77777777" w:rsidR="00136338" w:rsidRPr="007A4C93" w:rsidRDefault="00136338" w:rsidP="00294D47">
            <w:pPr>
              <w:rPr>
                <w:rFonts w:ascii="Lucida Console" w:hAnsi="Lucida Console"/>
                <w:sz w:val="12"/>
                <w:szCs w:val="12"/>
              </w:rPr>
            </w:pPr>
          </w:p>
        </w:tc>
        <w:tc>
          <w:tcPr>
            <w:tcW w:w="9925" w:type="dxa"/>
            <w:tcPrChange w:id="2188" w:author="Omar Cardona" w:date="2016-10-08T21:56:00Z">
              <w:tcPr>
                <w:tcW w:w="10019" w:type="dxa"/>
              </w:tcPr>
            </w:tcPrChange>
          </w:tcPr>
          <w:p w14:paraId="11D5AA6C" w14:textId="434670E8" w:rsidR="00CC379E" w:rsidRPr="00B957AD" w:rsidRDefault="00CC379E" w:rsidP="00BC6E5E">
            <w:pPr>
              <w:rPr>
                <w:rFonts w:ascii="Lucida Console" w:eastAsia="Times New Roman" w:hAnsi="Lucida Console" w:cs="Calibri"/>
                <w:color w:val="009900"/>
                <w:sz w:val="12"/>
                <w:szCs w:val="12"/>
              </w:rPr>
            </w:pPr>
          </w:p>
          <w:p w14:paraId="20155ECE" w14:textId="1CEC466D" w:rsidR="00CC379E" w:rsidRPr="00CC379E" w:rsidRDefault="00CC379E" w:rsidP="00CC379E">
            <w:pPr>
              <w:rPr>
                <w:rFonts w:ascii="Lucida Console" w:eastAsia="Times New Roman" w:hAnsi="Lucida Console" w:cs="Calibri"/>
                <w:b/>
                <w:sz w:val="12"/>
                <w:szCs w:val="12"/>
              </w:rPr>
            </w:pPr>
            <w:del w:id="2189" w:author="Omar Cardona" w:date="2016-10-08T19:26:00Z">
              <w:r w:rsidRPr="00CC379E" w:rsidDel="00A60F93">
                <w:rPr>
                  <w:rFonts w:ascii="Lucida Console" w:eastAsia="Times New Roman" w:hAnsi="Lucida Console" w:cs="Calibri"/>
                  <w:sz w:val="12"/>
                  <w:szCs w:val="12"/>
                </w:rPr>
                <w:delText xml:space="preserve">PS C:\TEST&gt; </w:delText>
              </w:r>
            </w:del>
            <w:r w:rsidRPr="00CC379E">
              <w:rPr>
                <w:rFonts w:ascii="Lucida Console" w:eastAsia="Times New Roman" w:hAnsi="Lucida Console" w:cs="Calibri"/>
                <w:b/>
                <w:sz w:val="12"/>
                <w:szCs w:val="12"/>
              </w:rPr>
              <w:t>Get-</w:t>
            </w:r>
            <w:proofErr w:type="spellStart"/>
            <w:r w:rsidRPr="00CC379E">
              <w:rPr>
                <w:rFonts w:ascii="Lucida Console" w:eastAsia="Times New Roman" w:hAnsi="Lucida Console" w:cs="Calibri"/>
                <w:b/>
                <w:sz w:val="12"/>
                <w:szCs w:val="12"/>
              </w:rPr>
              <w:t>NetAdapterRdma</w:t>
            </w:r>
            <w:proofErr w:type="spellEnd"/>
            <w:r w:rsidRPr="00CC379E">
              <w:rPr>
                <w:rFonts w:ascii="Lucida Console" w:eastAsia="Times New Roman" w:hAnsi="Lucida Console" w:cs="Calibri"/>
                <w:b/>
                <w:sz w:val="12"/>
                <w:szCs w:val="12"/>
              </w:rPr>
              <w:t xml:space="preserve"> -Name "</w:t>
            </w:r>
            <w:proofErr w:type="spellStart"/>
            <w:r w:rsidRPr="00CC379E">
              <w:rPr>
                <w:rFonts w:ascii="Lucida Console" w:eastAsia="Times New Roman" w:hAnsi="Lucida Console" w:cs="Calibri"/>
                <w:b/>
                <w:sz w:val="12"/>
                <w:szCs w:val="12"/>
              </w:rPr>
              <w:t>vEthernet</w:t>
            </w:r>
            <w:proofErr w:type="spellEnd"/>
            <w:r w:rsidRPr="00CC379E">
              <w:rPr>
                <w:rFonts w:ascii="Lucida Console" w:eastAsia="Times New Roman" w:hAnsi="Lucida Console" w:cs="Calibri"/>
                <w:b/>
                <w:sz w:val="12"/>
                <w:szCs w:val="12"/>
              </w:rPr>
              <w:t xml:space="preserve"> (VMSTEST)"</w:t>
            </w:r>
          </w:p>
          <w:p w14:paraId="6EE2B96F" w14:textId="77777777" w:rsidR="00CC379E" w:rsidRPr="00CC379E" w:rsidRDefault="00CC379E" w:rsidP="00CC379E">
            <w:pPr>
              <w:rPr>
                <w:rFonts w:ascii="Lucida Console" w:eastAsia="Times New Roman" w:hAnsi="Lucida Console" w:cs="Calibri"/>
                <w:sz w:val="12"/>
                <w:szCs w:val="12"/>
              </w:rPr>
            </w:pPr>
          </w:p>
          <w:p w14:paraId="0AF0C4CC" w14:textId="77777777" w:rsidR="00CC379E" w:rsidRPr="00CC379E" w:rsidRDefault="00CC379E" w:rsidP="00CC379E">
            <w:pPr>
              <w:rPr>
                <w:rFonts w:ascii="Lucida Console" w:eastAsia="Times New Roman" w:hAnsi="Lucida Console" w:cs="Calibri"/>
                <w:sz w:val="12"/>
                <w:szCs w:val="12"/>
              </w:rPr>
            </w:pPr>
            <w:r w:rsidRPr="00CC379E">
              <w:rPr>
                <w:rFonts w:ascii="Lucida Console" w:eastAsia="Times New Roman" w:hAnsi="Lucida Console" w:cs="Calibri"/>
                <w:sz w:val="12"/>
                <w:szCs w:val="12"/>
              </w:rPr>
              <w:t xml:space="preserve">Name                      </w:t>
            </w:r>
            <w:proofErr w:type="spellStart"/>
            <w:r w:rsidRPr="00CC379E">
              <w:rPr>
                <w:rFonts w:ascii="Lucida Console" w:eastAsia="Times New Roman" w:hAnsi="Lucida Console" w:cs="Calibri"/>
                <w:sz w:val="12"/>
                <w:szCs w:val="12"/>
              </w:rPr>
              <w:t>InterfaceDescription</w:t>
            </w:r>
            <w:proofErr w:type="spellEnd"/>
            <w:r w:rsidRPr="00CC379E">
              <w:rPr>
                <w:rFonts w:ascii="Lucida Console" w:eastAsia="Times New Roman" w:hAnsi="Lucida Console" w:cs="Calibri"/>
                <w:sz w:val="12"/>
                <w:szCs w:val="12"/>
              </w:rPr>
              <w:t xml:space="preserve">                     Enabled    </w:t>
            </w:r>
          </w:p>
          <w:p w14:paraId="51BA881F" w14:textId="77777777" w:rsidR="00CC379E" w:rsidRPr="00CC379E" w:rsidRDefault="00CC379E" w:rsidP="00CC379E">
            <w:pPr>
              <w:rPr>
                <w:rFonts w:ascii="Lucida Console" w:eastAsia="Times New Roman" w:hAnsi="Lucida Console" w:cs="Calibri"/>
                <w:sz w:val="12"/>
                <w:szCs w:val="12"/>
              </w:rPr>
            </w:pPr>
            <w:r w:rsidRPr="00CC379E">
              <w:rPr>
                <w:rFonts w:ascii="Lucida Console" w:eastAsia="Times New Roman" w:hAnsi="Lucida Console" w:cs="Calibri"/>
                <w:sz w:val="12"/>
                <w:szCs w:val="12"/>
              </w:rPr>
              <w:t xml:space="preserve">----                      --------------------                     -------    </w:t>
            </w:r>
          </w:p>
          <w:p w14:paraId="006658B0" w14:textId="7C04E812" w:rsidR="00CC379E" w:rsidRPr="00CC379E" w:rsidRDefault="00CC379E" w:rsidP="00CC379E">
            <w:pPr>
              <w:rPr>
                <w:rFonts w:ascii="Lucida Console" w:eastAsia="Times New Roman" w:hAnsi="Lucida Console" w:cs="Calibri"/>
                <w:sz w:val="12"/>
                <w:szCs w:val="12"/>
              </w:rPr>
            </w:pPr>
            <w:proofErr w:type="spellStart"/>
            <w:r w:rsidRPr="00CC379E">
              <w:rPr>
                <w:rFonts w:ascii="Lucida Console" w:eastAsia="Times New Roman" w:hAnsi="Lucida Console" w:cs="Calibri"/>
                <w:sz w:val="12"/>
                <w:szCs w:val="12"/>
              </w:rPr>
              <w:t>vEthernet</w:t>
            </w:r>
            <w:proofErr w:type="spellEnd"/>
            <w:r w:rsidRPr="00CC379E">
              <w:rPr>
                <w:rFonts w:ascii="Lucida Console" w:eastAsia="Times New Roman" w:hAnsi="Lucida Console" w:cs="Calibri"/>
                <w:sz w:val="12"/>
                <w:szCs w:val="12"/>
              </w:rPr>
              <w:t xml:space="preserve"> (</w:t>
            </w:r>
            <w:proofErr w:type="gramStart"/>
            <w:r w:rsidRPr="00CC379E">
              <w:rPr>
                <w:rFonts w:ascii="Lucida Console" w:eastAsia="Times New Roman" w:hAnsi="Lucida Console" w:cs="Calibri"/>
                <w:sz w:val="12"/>
                <w:szCs w:val="12"/>
              </w:rPr>
              <w:t xml:space="preserve">VMSTEST)   </w:t>
            </w:r>
            <w:proofErr w:type="gramEnd"/>
            <w:r w:rsidRPr="00CC379E">
              <w:rPr>
                <w:rFonts w:ascii="Lucida Console" w:eastAsia="Times New Roman" w:hAnsi="Lucida Console" w:cs="Calibri"/>
                <w:sz w:val="12"/>
                <w:szCs w:val="12"/>
              </w:rPr>
              <w:t xml:space="preserve">    Hyper-V Virtual Ethernet Adapter #2      </w:t>
            </w:r>
            <w:r w:rsidRPr="00CC379E">
              <w:rPr>
                <w:rFonts w:ascii="Lucida Console" w:eastAsia="Times New Roman" w:hAnsi="Lucida Console" w:cs="Calibri"/>
                <w:sz w:val="12"/>
                <w:szCs w:val="12"/>
                <w:highlight w:val="yellow"/>
              </w:rPr>
              <w:t>False</w:t>
            </w:r>
            <w:r w:rsidRPr="00CC379E">
              <w:rPr>
                <w:rFonts w:ascii="Lucida Console" w:eastAsia="Times New Roman" w:hAnsi="Lucida Console" w:cs="Calibri"/>
                <w:sz w:val="12"/>
                <w:szCs w:val="12"/>
              </w:rPr>
              <w:t xml:space="preserve">      </w:t>
            </w:r>
          </w:p>
          <w:p w14:paraId="566D89A5" w14:textId="2FFC2153" w:rsidR="00CC379E" w:rsidRPr="00B957AD" w:rsidRDefault="00CC379E" w:rsidP="00BC6E5E">
            <w:pPr>
              <w:rPr>
                <w:ins w:id="2190" w:author="Omar Cardona" w:date="2016-10-08T19:27:00Z"/>
                <w:rFonts w:ascii="Lucida Console" w:eastAsia="Times New Roman" w:hAnsi="Lucida Console" w:cs="Calibri"/>
                <w:color w:val="009900"/>
                <w:sz w:val="12"/>
                <w:szCs w:val="12"/>
              </w:rPr>
            </w:pPr>
          </w:p>
          <w:p w14:paraId="769733BB" w14:textId="77777777" w:rsidR="00A60F93" w:rsidRPr="00B957AD" w:rsidRDefault="00A60F93" w:rsidP="00BC6E5E">
            <w:pPr>
              <w:rPr>
                <w:rFonts w:ascii="Lucida Console" w:eastAsia="Times New Roman" w:hAnsi="Lucida Console" w:cs="Calibri"/>
                <w:color w:val="009900"/>
                <w:sz w:val="12"/>
                <w:szCs w:val="12"/>
              </w:rPr>
            </w:pPr>
          </w:p>
          <w:p w14:paraId="70EE88C6" w14:textId="533CCB13" w:rsidR="00BC6E5E" w:rsidRDefault="00BC6E5E" w:rsidP="00BC6E5E">
            <w:pPr>
              <w:rPr>
                <w:ins w:id="2191"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192" w:author="Omar Cardona" w:date="2016-11-21T23:46:00Z">
                  <w:rPr>
                    <w:rFonts w:ascii="Lucida Console" w:eastAsia="Times New Roman" w:hAnsi="Lucida Console" w:cs="Calibri"/>
                    <w:color w:val="009900"/>
                    <w:sz w:val="12"/>
                    <w:szCs w:val="12"/>
                  </w:rPr>
                </w:rPrChange>
              </w:rPr>
              <w:t># Now enable RDMA on the Host vNIC</w:t>
            </w:r>
          </w:p>
          <w:p w14:paraId="5E476BD2" w14:textId="77777777" w:rsidR="009903E3" w:rsidRPr="009903E3" w:rsidRDefault="009903E3" w:rsidP="00BC6E5E">
            <w:pPr>
              <w:rPr>
                <w:rFonts w:ascii="Lucida Console" w:eastAsia="Times New Roman" w:hAnsi="Lucida Console" w:cs="Calibri"/>
                <w:color w:val="000000" w:themeColor="text1"/>
                <w:sz w:val="12"/>
                <w:szCs w:val="12"/>
                <w:rPrChange w:id="2193" w:author="Omar Cardona" w:date="2016-11-21T23:46:00Z">
                  <w:rPr>
                    <w:rFonts w:ascii="Lucida Console" w:eastAsia="Times New Roman" w:hAnsi="Lucida Console" w:cs="Calibri"/>
                    <w:color w:val="009900"/>
                    <w:sz w:val="12"/>
                    <w:szCs w:val="12"/>
                  </w:rPr>
                </w:rPrChange>
              </w:rPr>
            </w:pPr>
          </w:p>
          <w:p w14:paraId="0A01FCD5" w14:textId="2F56747D" w:rsidR="00BC6E5E" w:rsidRPr="007A4C93" w:rsidRDefault="00BC6E5E" w:rsidP="00BC6E5E">
            <w:pPr>
              <w:rPr>
                <w:rFonts w:ascii="Lucida Console" w:eastAsia="Times New Roman" w:hAnsi="Lucida Console" w:cs="Calibri"/>
                <w:color w:val="000000"/>
                <w:sz w:val="12"/>
                <w:szCs w:val="12"/>
              </w:rPr>
            </w:pPr>
            <w:del w:id="2194" w:author="Omar Cardona" w:date="2016-10-08T19:26:00Z">
              <w:r w:rsidRPr="007A4C93" w:rsidDel="00A60F93">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Get-NetAdapter</w:t>
            </w:r>
          </w:p>
          <w:p w14:paraId="094D363F" w14:textId="77777777" w:rsidR="00BC6E5E" w:rsidRPr="007A4C93" w:rsidRDefault="00BC6E5E" w:rsidP="00BC6E5E">
            <w:pPr>
              <w:rPr>
                <w:rFonts w:ascii="Lucida Console" w:eastAsia="Times New Roman" w:hAnsi="Lucida Console" w:cs="Calibri"/>
                <w:color w:val="000000"/>
                <w:sz w:val="12"/>
                <w:szCs w:val="12"/>
              </w:rPr>
            </w:pPr>
          </w:p>
          <w:p w14:paraId="7226D192"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ifIndex</w:t>
            </w:r>
            <w:proofErr w:type="spellEnd"/>
            <w:r w:rsidRPr="007A4C93">
              <w:rPr>
                <w:rFonts w:ascii="Lucida Console" w:eastAsia="Times New Roman" w:hAnsi="Lucida Console" w:cs="Calibri"/>
                <w:color w:val="000000"/>
                <w:sz w:val="12"/>
                <w:szCs w:val="12"/>
              </w:rPr>
              <w:t xml:space="preserve"> Status       </w:t>
            </w:r>
            <w:proofErr w:type="spellStart"/>
            <w:r w:rsidRPr="007A4C93">
              <w:rPr>
                <w:rFonts w:ascii="Lucida Console" w:eastAsia="Times New Roman" w:hAnsi="Lucida Console" w:cs="Calibri"/>
                <w:color w:val="000000"/>
                <w:sz w:val="12"/>
                <w:szCs w:val="12"/>
              </w:rPr>
              <w:t>MacAddress</w:t>
            </w:r>
            <w:proofErr w:type="spellEnd"/>
            <w:r w:rsidRPr="007A4C93">
              <w:rPr>
                <w:rFonts w:ascii="Lucida Console" w:eastAsia="Times New Roman" w:hAnsi="Lucida Console" w:cs="Calibri"/>
                <w:color w:val="000000"/>
                <w:sz w:val="12"/>
                <w:szCs w:val="12"/>
              </w:rPr>
              <w:t xml:space="preserve">             </w:t>
            </w:r>
            <w:proofErr w:type="spellStart"/>
            <w:r w:rsidRPr="007A4C93">
              <w:rPr>
                <w:rFonts w:ascii="Lucida Console" w:eastAsia="Times New Roman" w:hAnsi="Lucida Console" w:cs="Calibri"/>
                <w:color w:val="000000"/>
                <w:sz w:val="12"/>
                <w:szCs w:val="12"/>
              </w:rPr>
              <w:t>LinkSpeed</w:t>
            </w:r>
            <w:proofErr w:type="spellEnd"/>
          </w:p>
          <w:p w14:paraId="5642C134"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w:t>
            </w:r>
          </w:p>
          <w:p w14:paraId="59FAC8C6" w14:textId="77777777" w:rsidR="00BC6E5E" w:rsidRPr="007A4C93" w:rsidRDefault="00BC6E5E" w:rsidP="00BC6E5E">
            <w:pPr>
              <w:rPr>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highlight w:val="yellow"/>
              </w:rPr>
              <w:t>vEthernet</w:t>
            </w:r>
            <w:proofErr w:type="spellEnd"/>
            <w:r w:rsidRPr="007A4C93">
              <w:rPr>
                <w:rFonts w:ascii="Lucida Console" w:eastAsia="Times New Roman" w:hAnsi="Lucida Console" w:cs="Calibri"/>
                <w:color w:val="000000"/>
                <w:sz w:val="12"/>
                <w:szCs w:val="12"/>
                <w:highlight w:val="yellow"/>
              </w:rPr>
              <w:t xml:space="preserve"> (</w:t>
            </w:r>
            <w:proofErr w:type="gramStart"/>
            <w:r w:rsidRPr="007A4C93">
              <w:rPr>
                <w:rFonts w:ascii="Lucida Console" w:eastAsia="Times New Roman" w:hAnsi="Lucida Console" w:cs="Calibri"/>
                <w:color w:val="000000"/>
                <w:sz w:val="12"/>
                <w:szCs w:val="12"/>
                <w:highlight w:val="yellow"/>
              </w:rPr>
              <w:t>VMSTEST)</w:t>
            </w:r>
            <w:r w:rsidRPr="007A4C93">
              <w:rPr>
                <w:rFonts w:ascii="Lucida Console" w:eastAsia="Times New Roman" w:hAnsi="Lucida Console" w:cs="Calibri"/>
                <w:color w:val="000000"/>
                <w:sz w:val="12"/>
                <w:szCs w:val="12"/>
              </w:rPr>
              <w:t xml:space="preserve">   </w:t>
            </w:r>
            <w:proofErr w:type="gramEnd"/>
            <w:r w:rsidRPr="007A4C93">
              <w:rPr>
                <w:rFonts w:ascii="Lucida Console" w:eastAsia="Times New Roman" w:hAnsi="Lucida Console" w:cs="Calibri"/>
                <w:color w:val="000000"/>
                <w:sz w:val="12"/>
                <w:szCs w:val="12"/>
              </w:rPr>
              <w:t xml:space="preserve">    Hyper-V Virtual Ethernet Adapter #2          27 Up           E4-1D-2D-07-40-71        40 Gbps</w:t>
            </w:r>
          </w:p>
          <w:p w14:paraId="04F52874" w14:textId="77777777" w:rsidR="00BC6E5E" w:rsidRPr="007A4C93" w:rsidRDefault="00BC6E5E" w:rsidP="00BC6E5E">
            <w:pPr>
              <w:rPr>
                <w:rFonts w:ascii="Lucida Console" w:eastAsia="Times New Roman" w:hAnsi="Lucida Console" w:cs="Calibri"/>
                <w:color w:val="000000"/>
                <w:sz w:val="12"/>
                <w:szCs w:val="12"/>
              </w:rPr>
            </w:pPr>
          </w:p>
          <w:p w14:paraId="4EE3CAC5" w14:textId="22BFBA0A" w:rsidR="00E676E5" w:rsidRPr="00A76500" w:rsidRDefault="00BC6E5E" w:rsidP="00BC6E5E">
            <w:pPr>
              <w:rPr>
                <w:rFonts w:ascii="Lucida Console" w:eastAsia="Times New Roman" w:hAnsi="Lucida Console" w:cs="Calibri"/>
                <w:b/>
                <w:color w:val="000000"/>
                <w:sz w:val="12"/>
                <w:szCs w:val="12"/>
              </w:rPr>
            </w:pPr>
            <w:del w:id="2195" w:author="Omar Cardona" w:date="2016-10-08T19:26:00Z">
              <w:r w:rsidRPr="007A4C93" w:rsidDel="00A60F93">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Enable-</w:t>
            </w:r>
            <w:proofErr w:type="spellStart"/>
            <w:r w:rsidRPr="007A4C93">
              <w:rPr>
                <w:rFonts w:ascii="Lucida Console" w:eastAsia="Times New Roman" w:hAnsi="Lucida Console" w:cs="Calibri"/>
                <w:b/>
                <w:color w:val="000000"/>
                <w:sz w:val="12"/>
                <w:szCs w:val="12"/>
              </w:rPr>
              <w:t>NetAdapterRdma</w:t>
            </w:r>
            <w:proofErr w:type="spellEnd"/>
            <w:r w:rsidRPr="007A4C93">
              <w:rPr>
                <w:rFonts w:ascii="Lucida Console" w:eastAsia="Times New Roman" w:hAnsi="Lucida Console" w:cs="Calibri"/>
                <w:b/>
                <w:color w:val="000000"/>
                <w:sz w:val="12"/>
                <w:szCs w:val="12"/>
              </w:rPr>
              <w:t xml:space="preserve"> -Name </w:t>
            </w:r>
            <w:r w:rsidRPr="007A4C93">
              <w:rPr>
                <w:rFonts w:ascii="Lucida Console" w:eastAsia="Times New Roman" w:hAnsi="Lucida Console" w:cs="Calibri"/>
                <w:b/>
                <w:color w:val="000000"/>
                <w:sz w:val="12"/>
                <w:szCs w:val="12"/>
                <w:highlight w:val="yellow"/>
              </w:rPr>
              <w:t>"</w:t>
            </w:r>
            <w:proofErr w:type="spellStart"/>
            <w:r w:rsidRPr="007A4C93">
              <w:rPr>
                <w:rFonts w:ascii="Lucida Console" w:eastAsia="Times New Roman" w:hAnsi="Lucida Console" w:cs="Calibri"/>
                <w:b/>
                <w:color w:val="000000"/>
                <w:sz w:val="12"/>
                <w:szCs w:val="12"/>
                <w:highlight w:val="yellow"/>
              </w:rPr>
              <w:t>vEthernet</w:t>
            </w:r>
            <w:proofErr w:type="spellEnd"/>
            <w:r w:rsidRPr="007A4C93">
              <w:rPr>
                <w:rFonts w:ascii="Lucida Console" w:eastAsia="Times New Roman" w:hAnsi="Lucida Console" w:cs="Calibri"/>
                <w:b/>
                <w:color w:val="000000"/>
                <w:sz w:val="12"/>
                <w:szCs w:val="12"/>
                <w:highlight w:val="yellow"/>
              </w:rPr>
              <w:t xml:space="preserve"> (VMSTEST)"</w:t>
            </w:r>
          </w:p>
          <w:p w14:paraId="26938F50" w14:textId="3050CC91" w:rsidR="00BC6E5E" w:rsidRPr="007A4C93" w:rsidRDefault="00BC6E5E" w:rsidP="00BC6E5E">
            <w:pPr>
              <w:rPr>
                <w:rFonts w:ascii="Lucida Console" w:eastAsia="Times New Roman" w:hAnsi="Lucida Console" w:cs="Calibri"/>
                <w:color w:val="000000"/>
                <w:sz w:val="12"/>
                <w:szCs w:val="12"/>
              </w:rPr>
            </w:pPr>
            <w:del w:id="2196" w:author="Omar Cardona" w:date="2016-10-08T19:27:00Z">
              <w:r w:rsidRPr="007A4C93" w:rsidDel="00A60F93">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Get-</w:t>
            </w:r>
            <w:proofErr w:type="spellStart"/>
            <w:r w:rsidRPr="007A4C93">
              <w:rPr>
                <w:rFonts w:ascii="Lucida Console" w:eastAsia="Times New Roman" w:hAnsi="Lucida Console" w:cs="Calibri"/>
                <w:b/>
                <w:color w:val="000000"/>
                <w:sz w:val="12"/>
                <w:szCs w:val="12"/>
              </w:rPr>
              <w:t>NetAdapterRdma</w:t>
            </w:r>
            <w:proofErr w:type="spellEnd"/>
            <w:r w:rsidRPr="007A4C93">
              <w:rPr>
                <w:rFonts w:ascii="Lucida Console" w:eastAsia="Times New Roman" w:hAnsi="Lucida Console" w:cs="Calibri"/>
                <w:b/>
                <w:color w:val="000000"/>
                <w:sz w:val="12"/>
                <w:szCs w:val="12"/>
              </w:rPr>
              <w:t xml:space="preserve"> -Name "</w:t>
            </w:r>
            <w:proofErr w:type="spellStart"/>
            <w:r w:rsidRPr="007A4C93">
              <w:rPr>
                <w:rFonts w:ascii="Lucida Console" w:eastAsia="Times New Roman" w:hAnsi="Lucida Console" w:cs="Calibri"/>
                <w:b/>
                <w:color w:val="000000"/>
                <w:sz w:val="12"/>
                <w:szCs w:val="12"/>
              </w:rPr>
              <w:t>vEthernet</w:t>
            </w:r>
            <w:proofErr w:type="spellEnd"/>
            <w:r w:rsidRPr="007A4C93">
              <w:rPr>
                <w:rFonts w:ascii="Lucida Console" w:eastAsia="Times New Roman" w:hAnsi="Lucida Console" w:cs="Calibri"/>
                <w:b/>
                <w:color w:val="000000"/>
                <w:sz w:val="12"/>
                <w:szCs w:val="12"/>
              </w:rPr>
              <w:t xml:space="preserve"> (VMSTEST)"</w:t>
            </w:r>
          </w:p>
          <w:p w14:paraId="05EDCA0E" w14:textId="77777777" w:rsidR="00BC6E5E" w:rsidRPr="007A4C93" w:rsidRDefault="00BC6E5E" w:rsidP="00BC6E5E">
            <w:pPr>
              <w:rPr>
                <w:rFonts w:ascii="Lucida Console" w:eastAsia="Times New Roman" w:hAnsi="Lucida Console" w:cs="Calibri"/>
                <w:color w:val="000000"/>
                <w:sz w:val="12"/>
                <w:szCs w:val="12"/>
              </w:rPr>
            </w:pPr>
          </w:p>
          <w:p w14:paraId="0E6D3456"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w:t>
            </w:r>
            <w:proofErr w:type="spellStart"/>
            <w:r w:rsidRPr="007A4C93">
              <w:rPr>
                <w:rFonts w:ascii="Lucida Console" w:eastAsia="Times New Roman" w:hAnsi="Lucida Console" w:cs="Calibri"/>
                <w:color w:val="000000"/>
                <w:sz w:val="12"/>
                <w:szCs w:val="12"/>
              </w:rPr>
              <w:t>InterfaceDescription</w:t>
            </w:r>
            <w:proofErr w:type="spellEnd"/>
            <w:r w:rsidRPr="007A4C93">
              <w:rPr>
                <w:rFonts w:ascii="Lucida Console" w:eastAsia="Times New Roman" w:hAnsi="Lucida Console" w:cs="Calibri"/>
                <w:color w:val="000000"/>
                <w:sz w:val="12"/>
                <w:szCs w:val="12"/>
              </w:rPr>
              <w:t xml:space="preserve">                     Enabled    </w:t>
            </w:r>
          </w:p>
          <w:p w14:paraId="0E7D7208"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w:t>
            </w:r>
          </w:p>
          <w:p w14:paraId="7D8C4584" w14:textId="77777777" w:rsidR="00BC6E5E" w:rsidRPr="007A4C93" w:rsidDel="00A60F93" w:rsidRDefault="00BC6E5E" w:rsidP="00BC6E5E">
            <w:pPr>
              <w:rPr>
                <w:del w:id="2197" w:author="Omar Cardona" w:date="2016-10-08T19:27:00Z"/>
                <w:rFonts w:ascii="Lucida Console" w:eastAsia="Times New Roman" w:hAnsi="Lucida Console" w:cs="Calibri"/>
                <w:color w:val="000000"/>
                <w:sz w:val="12"/>
                <w:szCs w:val="12"/>
              </w:rPr>
            </w:pPr>
            <w:proofErr w:type="spellStart"/>
            <w:r w:rsidRPr="007A4C93">
              <w:rPr>
                <w:rFonts w:ascii="Lucida Console" w:eastAsia="Times New Roman" w:hAnsi="Lucida Console" w:cs="Calibri"/>
                <w:color w:val="000000"/>
                <w:sz w:val="12"/>
                <w:szCs w:val="12"/>
              </w:rPr>
              <w:t>vEthernet</w:t>
            </w:r>
            <w:proofErr w:type="spellEnd"/>
            <w:r w:rsidRPr="007A4C93">
              <w:rPr>
                <w:rFonts w:ascii="Lucida Console" w:eastAsia="Times New Roman" w:hAnsi="Lucida Console" w:cs="Calibri"/>
                <w:color w:val="000000"/>
                <w:sz w:val="12"/>
                <w:szCs w:val="12"/>
              </w:rPr>
              <w:t xml:space="preserve"> (</w:t>
            </w:r>
            <w:proofErr w:type="gramStart"/>
            <w:r w:rsidRPr="007A4C93">
              <w:rPr>
                <w:rFonts w:ascii="Lucida Console" w:eastAsia="Times New Roman" w:hAnsi="Lucida Console" w:cs="Calibri"/>
                <w:color w:val="000000"/>
                <w:sz w:val="12"/>
                <w:szCs w:val="12"/>
              </w:rPr>
              <w:t xml:space="preserve">VMSTEST)   </w:t>
            </w:r>
            <w:proofErr w:type="gramEnd"/>
            <w:r w:rsidRPr="007A4C93">
              <w:rPr>
                <w:rFonts w:ascii="Lucida Console" w:eastAsia="Times New Roman" w:hAnsi="Lucida Console" w:cs="Calibri"/>
                <w:color w:val="000000"/>
                <w:sz w:val="12"/>
                <w:szCs w:val="12"/>
              </w:rPr>
              <w:t xml:space="preserve">    Hyper-V Virtual Ethernet Adapter #2      </w:t>
            </w:r>
            <w:r w:rsidRPr="007A4C93">
              <w:rPr>
                <w:rFonts w:ascii="Lucida Console" w:eastAsia="Times New Roman" w:hAnsi="Lucida Console" w:cs="Calibri"/>
                <w:color w:val="000000"/>
                <w:sz w:val="12"/>
                <w:szCs w:val="12"/>
                <w:highlight w:val="yellow"/>
              </w:rPr>
              <w:t>True</w:t>
            </w:r>
            <w:r w:rsidRPr="007A4C93">
              <w:rPr>
                <w:rFonts w:ascii="Lucida Console" w:eastAsia="Times New Roman" w:hAnsi="Lucida Console" w:cs="Calibri"/>
                <w:color w:val="000000"/>
                <w:sz w:val="12"/>
                <w:szCs w:val="12"/>
              </w:rPr>
              <w:t xml:space="preserve">    </w:t>
            </w:r>
          </w:p>
          <w:p w14:paraId="70804E99" w14:textId="77777777" w:rsidR="00136338" w:rsidRDefault="00136338" w:rsidP="00294D47">
            <w:pPr>
              <w:rPr>
                <w:ins w:id="2198" w:author="Brian Leong (Inspur Worldwide Services Ltd)" w:date="2016-09-30T15:35:00Z"/>
                <w:rFonts w:ascii="Lucida Console" w:hAnsi="Lucida Console"/>
                <w:sz w:val="12"/>
                <w:szCs w:val="12"/>
              </w:rPr>
            </w:pPr>
          </w:p>
          <w:p w14:paraId="28AD517F" w14:textId="5F0723FA" w:rsidR="00CE6172" w:rsidDel="00A60F93" w:rsidRDefault="00CE6172" w:rsidP="00CE6172">
            <w:pPr>
              <w:rPr>
                <w:ins w:id="2199" w:author="Brian Leong (Inspur Worldwide Services Ltd)" w:date="2016-10-04T12:32:00Z"/>
                <w:del w:id="2200" w:author="Omar Cardona" w:date="2016-10-08T19:27:00Z"/>
                <w:rFonts w:ascii="Lucida Console" w:eastAsia="Times New Roman" w:hAnsi="Lucida Console" w:cs="Calibri"/>
                <w:color w:val="7030A0"/>
                <w:sz w:val="12"/>
                <w:szCs w:val="12"/>
              </w:rPr>
            </w:pPr>
            <w:ins w:id="2201" w:author="Brian Leong (Inspur Worldwide Services Ltd)" w:date="2016-10-04T12:32:00Z">
              <w:del w:id="2202" w:author="Omar Cardona" w:date="2016-10-08T19:27:00Z">
                <w:r w:rsidRPr="00836A5F" w:rsidDel="00A60F93">
                  <w:rPr>
                    <w:rFonts w:ascii="Lucida Console" w:eastAsia="Times New Roman" w:hAnsi="Lucida Console" w:cs="Calibri"/>
                    <w:color w:val="7030A0"/>
                    <w:sz w:val="12"/>
                    <w:szCs w:val="12"/>
                    <w:highlight w:val="red"/>
                    <w:rPrChange w:id="2203" w:author="Omar Cardona" w:date="2016-10-07T20:32:00Z">
                      <w:rPr>
                        <w:rFonts w:ascii="Lucida Console" w:eastAsia="Times New Roman" w:hAnsi="Lucida Console" w:cs="Calibri"/>
                        <w:color w:val="7030A0"/>
                        <w:sz w:val="12"/>
                        <w:szCs w:val="12"/>
                      </w:rPr>
                    </w:rPrChange>
                  </w:rPr>
                  <w:delText>[Brian: OK for single-port scenario.]</w:delText>
                </w:r>
              </w:del>
            </w:ins>
          </w:p>
          <w:p w14:paraId="0953C408" w14:textId="59B1DC38" w:rsidR="001D2917" w:rsidRPr="007A4C93" w:rsidRDefault="001D2917">
            <w:pPr>
              <w:rPr>
                <w:rFonts w:ascii="Lucida Console" w:hAnsi="Lucida Console"/>
                <w:sz w:val="12"/>
                <w:szCs w:val="12"/>
              </w:rPr>
            </w:pPr>
          </w:p>
        </w:tc>
      </w:tr>
      <w:tr w:rsidR="00136338" w:rsidRPr="007A4C93" w14:paraId="1AC65481" w14:textId="77777777" w:rsidTr="001058D9">
        <w:tc>
          <w:tcPr>
            <w:tcW w:w="361" w:type="dxa"/>
            <w:tcPrChange w:id="2204" w:author="Omar Cardona" w:date="2016-10-08T21:56:00Z">
              <w:tcPr>
                <w:tcW w:w="265" w:type="dxa"/>
              </w:tcPr>
            </w:tcPrChange>
          </w:tcPr>
          <w:p w14:paraId="6346CFFB" w14:textId="270C4918" w:rsidR="00136338" w:rsidRPr="001058D9" w:rsidRDefault="001058D9" w:rsidP="00294D47">
            <w:pPr>
              <w:rPr>
                <w:rFonts w:ascii="Lucida Console" w:hAnsi="Lucida Console"/>
                <w:b/>
                <w:sz w:val="12"/>
                <w:szCs w:val="12"/>
                <w:rPrChange w:id="2205" w:author="Omar Cardona" w:date="2016-10-08T21:56:00Z">
                  <w:rPr>
                    <w:rFonts w:ascii="Lucida Console" w:hAnsi="Lucida Console"/>
                    <w:sz w:val="12"/>
                    <w:szCs w:val="12"/>
                  </w:rPr>
                </w:rPrChange>
              </w:rPr>
            </w:pPr>
            <w:ins w:id="2206" w:author="Omar Cardona" w:date="2016-10-08T21:55:00Z">
              <w:r w:rsidRPr="001058D9">
                <w:rPr>
                  <w:rFonts w:ascii="Lucida Console" w:hAnsi="Lucida Console"/>
                  <w:b/>
                  <w:sz w:val="12"/>
                  <w:szCs w:val="12"/>
                  <w:rPrChange w:id="2207" w:author="Omar Cardona" w:date="2016-10-08T21:56:00Z">
                    <w:rPr>
                      <w:rFonts w:ascii="Lucida Console" w:hAnsi="Lucida Console"/>
                      <w:sz w:val="12"/>
                      <w:szCs w:val="12"/>
                    </w:rPr>
                  </w:rPrChange>
                </w:rPr>
                <w:t>4</w:t>
              </w:r>
            </w:ins>
          </w:p>
        </w:tc>
        <w:tc>
          <w:tcPr>
            <w:tcW w:w="268" w:type="dxa"/>
            <w:shd w:val="clear" w:color="auto" w:fill="92D050"/>
            <w:tcPrChange w:id="2208" w:author="Omar Cardona" w:date="2016-10-08T21:56:00Z">
              <w:tcPr>
                <w:tcW w:w="270" w:type="dxa"/>
                <w:shd w:val="clear" w:color="auto" w:fill="92D050"/>
              </w:tcPr>
            </w:tcPrChange>
          </w:tcPr>
          <w:p w14:paraId="2EA5CA18" w14:textId="77777777" w:rsidR="00136338" w:rsidRPr="007A4C93" w:rsidRDefault="00136338" w:rsidP="00294D47">
            <w:pPr>
              <w:rPr>
                <w:rFonts w:ascii="Lucida Console" w:hAnsi="Lucida Console"/>
                <w:sz w:val="12"/>
                <w:szCs w:val="12"/>
              </w:rPr>
            </w:pPr>
          </w:p>
        </w:tc>
        <w:tc>
          <w:tcPr>
            <w:tcW w:w="236" w:type="dxa"/>
            <w:tcPrChange w:id="2209" w:author="Omar Cardona" w:date="2016-10-08T21:56:00Z">
              <w:tcPr>
                <w:tcW w:w="236" w:type="dxa"/>
              </w:tcPr>
            </w:tcPrChange>
          </w:tcPr>
          <w:p w14:paraId="2946C280" w14:textId="77777777" w:rsidR="00136338" w:rsidRPr="007A4C93" w:rsidRDefault="00136338" w:rsidP="00294D47">
            <w:pPr>
              <w:rPr>
                <w:rFonts w:ascii="Lucida Console" w:hAnsi="Lucida Console"/>
                <w:sz w:val="12"/>
                <w:szCs w:val="12"/>
              </w:rPr>
            </w:pPr>
          </w:p>
        </w:tc>
        <w:tc>
          <w:tcPr>
            <w:tcW w:w="9925" w:type="dxa"/>
            <w:tcPrChange w:id="2210" w:author="Omar Cardona" w:date="2016-10-08T21:56:00Z">
              <w:tcPr>
                <w:tcW w:w="10019" w:type="dxa"/>
              </w:tcPr>
            </w:tcPrChange>
          </w:tcPr>
          <w:p w14:paraId="0C7FAD7D" w14:textId="77777777" w:rsidR="00E676E5" w:rsidRDefault="00E676E5" w:rsidP="00E676E5">
            <w:pPr>
              <w:rPr>
                <w:rFonts w:ascii="Lucida Console" w:hAnsi="Lucida Console"/>
                <w:sz w:val="12"/>
                <w:szCs w:val="12"/>
              </w:rPr>
            </w:pPr>
          </w:p>
          <w:p w14:paraId="06D577F7" w14:textId="57BD1F74" w:rsidR="00E676E5" w:rsidRPr="00E676E5" w:rsidRDefault="00E676E5" w:rsidP="00E676E5">
            <w:pPr>
              <w:rPr>
                <w:rFonts w:ascii="Lucida Console" w:hAnsi="Lucida Console"/>
                <w:b/>
                <w:sz w:val="12"/>
                <w:szCs w:val="12"/>
              </w:rPr>
            </w:pPr>
            <w:del w:id="2211" w:author="Omar Cardona" w:date="2016-10-08T19:27:00Z">
              <w:r w:rsidRPr="00E676E5" w:rsidDel="005B57C5">
                <w:rPr>
                  <w:rFonts w:ascii="Lucida Console" w:hAnsi="Lucida Console"/>
                  <w:sz w:val="12"/>
                  <w:szCs w:val="12"/>
                </w:rPr>
                <w:delText xml:space="preserve">PS C:\TEST&gt; </w:delText>
              </w:r>
            </w:del>
            <w:r w:rsidRPr="00E676E5">
              <w:rPr>
                <w:rFonts w:ascii="Lucida Console" w:hAnsi="Lucida Console"/>
                <w:b/>
                <w:sz w:val="12"/>
                <w:szCs w:val="12"/>
              </w:rPr>
              <w:t xml:space="preserve">Get-NetAdapter </w:t>
            </w:r>
          </w:p>
          <w:p w14:paraId="4667F1D5" w14:textId="77777777" w:rsidR="00E676E5" w:rsidRPr="00E676E5" w:rsidRDefault="00E676E5" w:rsidP="00E676E5">
            <w:pPr>
              <w:rPr>
                <w:rFonts w:ascii="Lucida Console" w:hAnsi="Lucida Console"/>
                <w:sz w:val="12"/>
                <w:szCs w:val="12"/>
              </w:rPr>
            </w:pPr>
          </w:p>
          <w:p w14:paraId="1CB54D9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 xml:space="preserve">Name                      </w:t>
            </w:r>
            <w:proofErr w:type="spellStart"/>
            <w:r w:rsidRPr="00E676E5">
              <w:rPr>
                <w:rFonts w:ascii="Lucida Console" w:hAnsi="Lucida Console"/>
                <w:sz w:val="12"/>
                <w:szCs w:val="12"/>
              </w:rPr>
              <w:t>InterfaceDescription</w:t>
            </w:r>
            <w:proofErr w:type="spellEnd"/>
            <w:r w:rsidRPr="00E676E5">
              <w:rPr>
                <w:rFonts w:ascii="Lucida Console" w:hAnsi="Lucida Console"/>
                <w:sz w:val="12"/>
                <w:szCs w:val="12"/>
              </w:rPr>
              <w:t xml:space="preserve">                    </w:t>
            </w:r>
            <w:proofErr w:type="spellStart"/>
            <w:r w:rsidRPr="00E676E5">
              <w:rPr>
                <w:rFonts w:ascii="Lucida Console" w:hAnsi="Lucida Console"/>
                <w:sz w:val="12"/>
                <w:szCs w:val="12"/>
              </w:rPr>
              <w:t>ifIndex</w:t>
            </w:r>
            <w:proofErr w:type="spellEnd"/>
            <w:r w:rsidRPr="00E676E5">
              <w:rPr>
                <w:rFonts w:ascii="Lucida Console" w:hAnsi="Lucida Console"/>
                <w:sz w:val="12"/>
                <w:szCs w:val="12"/>
              </w:rPr>
              <w:t xml:space="preserve"> Status       </w:t>
            </w:r>
            <w:proofErr w:type="spellStart"/>
            <w:r w:rsidRPr="00E676E5">
              <w:rPr>
                <w:rFonts w:ascii="Lucida Console" w:hAnsi="Lucida Console"/>
                <w:sz w:val="12"/>
                <w:szCs w:val="12"/>
              </w:rPr>
              <w:t>MacAddress</w:t>
            </w:r>
            <w:proofErr w:type="spellEnd"/>
            <w:r w:rsidRPr="00E676E5">
              <w:rPr>
                <w:rFonts w:ascii="Lucida Console" w:hAnsi="Lucida Console"/>
                <w:sz w:val="12"/>
                <w:szCs w:val="12"/>
              </w:rPr>
              <w:t xml:space="preserve">             </w:t>
            </w:r>
            <w:proofErr w:type="spellStart"/>
            <w:r w:rsidRPr="00E676E5">
              <w:rPr>
                <w:rFonts w:ascii="Lucida Console" w:hAnsi="Lucida Console"/>
                <w:sz w:val="12"/>
                <w:szCs w:val="12"/>
              </w:rPr>
              <w:t>LinkSpeed</w:t>
            </w:r>
            <w:proofErr w:type="spellEnd"/>
          </w:p>
          <w:p w14:paraId="726DC808"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                      --------------------                    ------- ------       ----------             ---------</w:t>
            </w:r>
          </w:p>
          <w:p w14:paraId="45F9C03B" w14:textId="19507A57" w:rsidR="00136338" w:rsidRDefault="00E676E5" w:rsidP="00E676E5">
            <w:pPr>
              <w:rPr>
                <w:rFonts w:ascii="Lucida Console" w:hAnsi="Lucida Console"/>
                <w:sz w:val="12"/>
                <w:szCs w:val="12"/>
              </w:rPr>
            </w:pPr>
            <w:proofErr w:type="spellStart"/>
            <w:r w:rsidRPr="00E676E5">
              <w:rPr>
                <w:rFonts w:ascii="Lucida Console" w:hAnsi="Lucida Console"/>
                <w:sz w:val="12"/>
                <w:szCs w:val="12"/>
              </w:rPr>
              <w:t>vEthernet</w:t>
            </w:r>
            <w:proofErr w:type="spellEnd"/>
            <w:r w:rsidRPr="00E676E5">
              <w:rPr>
                <w:rFonts w:ascii="Lucida Console" w:hAnsi="Lucida Console"/>
                <w:sz w:val="12"/>
                <w:szCs w:val="12"/>
              </w:rPr>
              <w:t xml:space="preserve"> (</w:t>
            </w:r>
            <w:proofErr w:type="gramStart"/>
            <w:r w:rsidRPr="00E676E5">
              <w:rPr>
                <w:rFonts w:ascii="Lucida Console" w:hAnsi="Lucida Console"/>
                <w:sz w:val="12"/>
                <w:szCs w:val="12"/>
              </w:rPr>
              <w:t xml:space="preserve">VMSTEST)   </w:t>
            </w:r>
            <w:proofErr w:type="gramEnd"/>
            <w:r w:rsidRPr="00E676E5">
              <w:rPr>
                <w:rFonts w:ascii="Lucida Console" w:hAnsi="Lucida Console"/>
                <w:sz w:val="12"/>
                <w:szCs w:val="12"/>
              </w:rPr>
              <w:t xml:space="preserve">    Hyper-V Virtual Ethernet Adapter #2          </w:t>
            </w:r>
            <w:r w:rsidRPr="00E676E5">
              <w:rPr>
                <w:rFonts w:ascii="Lucida Console" w:hAnsi="Lucida Console"/>
                <w:sz w:val="12"/>
                <w:szCs w:val="12"/>
                <w:highlight w:val="yellow"/>
              </w:rPr>
              <w:t>27</w:t>
            </w:r>
            <w:r w:rsidRPr="00E676E5">
              <w:rPr>
                <w:rFonts w:ascii="Lucida Console" w:hAnsi="Lucida Console"/>
                <w:sz w:val="12"/>
                <w:szCs w:val="12"/>
              </w:rPr>
              <w:t xml:space="preserve"> Up           E4-1D-2D-07-40-71        40 Gbps</w:t>
            </w:r>
          </w:p>
          <w:p w14:paraId="3F722C74" w14:textId="1A20379C" w:rsidR="00E676E5" w:rsidRDefault="00E676E5" w:rsidP="00E676E5">
            <w:pPr>
              <w:rPr>
                <w:rFonts w:ascii="Lucida Console" w:hAnsi="Lucida Console"/>
                <w:sz w:val="12"/>
                <w:szCs w:val="12"/>
              </w:rPr>
            </w:pPr>
          </w:p>
          <w:p w14:paraId="61020A80" w14:textId="13E6CDD9" w:rsidR="00E676E5" w:rsidRDefault="00E676E5" w:rsidP="00E676E5">
            <w:pPr>
              <w:rPr>
                <w:rFonts w:ascii="Lucida Console" w:hAnsi="Lucida Console"/>
                <w:sz w:val="12"/>
                <w:szCs w:val="12"/>
              </w:rPr>
            </w:pPr>
          </w:p>
          <w:p w14:paraId="70BF19F9" w14:textId="0D6C95E9" w:rsidR="00E676E5" w:rsidRPr="00E676E5" w:rsidRDefault="00E676E5" w:rsidP="00E676E5">
            <w:pPr>
              <w:rPr>
                <w:rFonts w:ascii="Lucida Console" w:hAnsi="Lucida Console"/>
                <w:sz w:val="12"/>
                <w:szCs w:val="12"/>
              </w:rPr>
            </w:pPr>
            <w:del w:id="2212" w:author="Omar Cardona" w:date="2016-10-08T19:27:00Z">
              <w:r w:rsidRPr="00E676E5" w:rsidDel="005B57C5">
                <w:rPr>
                  <w:rFonts w:ascii="Lucida Console" w:hAnsi="Lucida Console"/>
                  <w:sz w:val="12"/>
                  <w:szCs w:val="12"/>
                </w:rPr>
                <w:delText xml:space="preserve">PS C:\TEST&gt; </w:delText>
              </w:r>
            </w:del>
            <w:r w:rsidRPr="00E676E5">
              <w:rPr>
                <w:rFonts w:ascii="Lucida Console" w:hAnsi="Lucida Console"/>
                <w:b/>
                <w:sz w:val="12"/>
                <w:szCs w:val="12"/>
              </w:rPr>
              <w:t>C:\TEST\Test-RDMA.PS1 -</w:t>
            </w:r>
            <w:proofErr w:type="spellStart"/>
            <w:r w:rsidRPr="00E676E5">
              <w:rPr>
                <w:rFonts w:ascii="Lucida Console" w:hAnsi="Lucida Console"/>
                <w:b/>
                <w:sz w:val="12"/>
                <w:szCs w:val="12"/>
              </w:rPr>
              <w:t>IfIndex</w:t>
            </w:r>
            <w:proofErr w:type="spellEnd"/>
            <w:r w:rsidRPr="00E676E5">
              <w:rPr>
                <w:rFonts w:ascii="Lucida Console" w:hAnsi="Lucida Console"/>
                <w:b/>
                <w:sz w:val="12"/>
                <w:szCs w:val="12"/>
              </w:rPr>
              <w:t xml:space="preserve"> </w:t>
            </w:r>
            <w:r w:rsidRPr="00E676E5">
              <w:rPr>
                <w:rFonts w:ascii="Lucida Console" w:hAnsi="Lucida Console"/>
                <w:b/>
                <w:sz w:val="12"/>
                <w:szCs w:val="12"/>
                <w:highlight w:val="yellow"/>
              </w:rPr>
              <w:t>27</w:t>
            </w:r>
            <w:r w:rsidRPr="00E676E5">
              <w:rPr>
                <w:rFonts w:ascii="Lucida Console" w:hAnsi="Lucida Console"/>
                <w:b/>
                <w:sz w:val="12"/>
                <w:szCs w:val="12"/>
              </w:rPr>
              <w:t xml:space="preserve"> -</w:t>
            </w:r>
            <w:proofErr w:type="spellStart"/>
            <w:r w:rsidRPr="00E676E5">
              <w:rPr>
                <w:rFonts w:ascii="Lucida Console" w:hAnsi="Lucida Console"/>
                <w:b/>
                <w:sz w:val="12"/>
                <w:szCs w:val="12"/>
              </w:rPr>
              <w:t>IsRoCE</w:t>
            </w:r>
            <w:proofErr w:type="spellEnd"/>
            <w:r w:rsidRPr="00E676E5">
              <w:rPr>
                <w:rFonts w:ascii="Lucida Console" w:hAnsi="Lucida Console"/>
                <w:b/>
                <w:sz w:val="12"/>
                <w:szCs w:val="12"/>
              </w:rPr>
              <w:t xml:space="preserve"> $true -</w:t>
            </w:r>
            <w:proofErr w:type="spellStart"/>
            <w:r w:rsidRPr="00E676E5">
              <w:rPr>
                <w:rFonts w:ascii="Lucida Console" w:hAnsi="Lucida Console"/>
                <w:b/>
                <w:sz w:val="12"/>
                <w:szCs w:val="12"/>
              </w:rPr>
              <w:t>RemoteIpAddress</w:t>
            </w:r>
            <w:proofErr w:type="spellEnd"/>
            <w:r w:rsidRPr="00E676E5">
              <w:rPr>
                <w:rFonts w:ascii="Lucida Console" w:hAnsi="Lucida Console"/>
                <w:b/>
                <w:sz w:val="12"/>
                <w:szCs w:val="12"/>
              </w:rPr>
              <w:t xml:space="preserve"> 192.168.</w:t>
            </w:r>
            <w:r w:rsidRPr="00E676E5">
              <w:rPr>
                <w:rFonts w:ascii="Lucida Console" w:hAnsi="Lucida Console"/>
                <w:b/>
                <w:sz w:val="12"/>
                <w:szCs w:val="12"/>
                <w:highlight w:val="yellow"/>
              </w:rPr>
              <w:t>1</w:t>
            </w:r>
            <w:r w:rsidRPr="00E676E5">
              <w:rPr>
                <w:rFonts w:ascii="Lucida Console" w:hAnsi="Lucida Console"/>
                <w:b/>
                <w:sz w:val="12"/>
                <w:szCs w:val="12"/>
              </w:rPr>
              <w:t>.5 -</w:t>
            </w:r>
            <w:proofErr w:type="spellStart"/>
            <w:r w:rsidRPr="00E676E5">
              <w:rPr>
                <w:rFonts w:ascii="Lucida Console" w:hAnsi="Lucida Console"/>
                <w:b/>
                <w:sz w:val="12"/>
                <w:szCs w:val="12"/>
              </w:rPr>
              <w:t>PathToDiskspd</w:t>
            </w:r>
            <w:proofErr w:type="spellEnd"/>
            <w:r w:rsidRPr="00E676E5">
              <w:rPr>
                <w:rFonts w:ascii="Lucida Console" w:hAnsi="Lucida Console"/>
                <w:b/>
                <w:sz w:val="12"/>
                <w:szCs w:val="12"/>
              </w:rPr>
              <w:t xml:space="preserve"> C:\TEST\Diskspd-v2.0.17\amd64fre\</w:t>
            </w:r>
          </w:p>
          <w:p w14:paraId="6E544B35"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Diskspd.exe found at C:\TEST\Diskspd-v2.0.17\amd64fre\\diskspd.exe</w:t>
            </w:r>
          </w:p>
          <w:p w14:paraId="32D623DF"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 xml:space="preserve">VERBOSE: The adapter </w:t>
            </w:r>
            <w:proofErr w:type="spellStart"/>
            <w:r w:rsidRPr="00E676E5">
              <w:rPr>
                <w:rFonts w:ascii="Lucida Console" w:hAnsi="Lucida Console"/>
                <w:sz w:val="12"/>
                <w:szCs w:val="12"/>
              </w:rPr>
              <w:t>vEthernet</w:t>
            </w:r>
            <w:proofErr w:type="spellEnd"/>
            <w:r w:rsidRPr="00E676E5">
              <w:rPr>
                <w:rFonts w:ascii="Lucida Console" w:hAnsi="Lucida Console"/>
                <w:sz w:val="12"/>
                <w:szCs w:val="12"/>
              </w:rPr>
              <w:t xml:space="preserve"> (VMSTEST) is a virtual adapter</w:t>
            </w:r>
          </w:p>
          <w:p w14:paraId="5C2ADFFA"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Retrieving vSwitch bound to the virtual adapter</w:t>
            </w:r>
          </w:p>
          <w:p w14:paraId="73DF5BF9"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Found vSwitch: VMSTEST</w:t>
            </w:r>
          </w:p>
          <w:p w14:paraId="5AD85DB6"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Found the following physical adapter(s) bound to vSwitch: TEST-40G-1</w:t>
            </w:r>
          </w:p>
          <w:p w14:paraId="398FEB81"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Underlying adapter is RoCE. Checking if QoS/DCB/PFC is configured on each physical adapter(s)</w:t>
            </w:r>
          </w:p>
          <w:p w14:paraId="614A8C47"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QoS/DCB/PFC configuration is correct.</w:t>
            </w:r>
          </w:p>
          <w:p w14:paraId="03F46686"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RDMA configuration is correct.</w:t>
            </w:r>
          </w:p>
          <w:p w14:paraId="520DD747"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Checking if remote IP address, 192.168.1.5, is reachable.</w:t>
            </w:r>
          </w:p>
          <w:p w14:paraId="7808AC4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Remote IP 192.168.1.5 is reachable.</w:t>
            </w:r>
          </w:p>
          <w:p w14:paraId="7FC56EA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Disabling RDMA on adapters that are not part of this test. RDMA will be enabled on them later.</w:t>
            </w:r>
          </w:p>
          <w:p w14:paraId="54325D6C"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Testing RDMA traffic now for. Traffic will be sent in a parallel job. Job details:</w:t>
            </w:r>
          </w:p>
          <w:p w14:paraId="2B36DBF7"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72A16380"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sent per second</w:t>
            </w:r>
          </w:p>
          <w:p w14:paraId="34731E5C"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3F6088D0"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sent per second</w:t>
            </w:r>
          </w:p>
          <w:p w14:paraId="756D61C9"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004D4E24"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sent per second</w:t>
            </w:r>
          </w:p>
          <w:p w14:paraId="30BB60C5"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1F7C270F"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9162492 RDMA bytes sent per second</w:t>
            </w:r>
          </w:p>
          <w:p w14:paraId="78F322DE"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938797258 RDMA bytes written per second</w:t>
            </w:r>
          </w:p>
          <w:p w14:paraId="228D963C"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34621865 RDMA bytes sent per second</w:t>
            </w:r>
          </w:p>
          <w:p w14:paraId="2CC951BE"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933572610 RDMA bytes written per second</w:t>
            </w:r>
          </w:p>
          <w:p w14:paraId="4251A69D"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35035861 RDMA bytes sent per second</w:t>
            </w:r>
          </w:p>
          <w:p w14:paraId="71BF7C5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Enabling RDMA on adapters that are not part of this test. RDMA was disabled on them prior to sending RDMA traffic.</w:t>
            </w:r>
          </w:p>
          <w:p w14:paraId="1873AEFD" w14:textId="5A1170AA" w:rsidR="00E676E5" w:rsidRPr="00B957AD" w:rsidRDefault="00E676E5" w:rsidP="00E676E5">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192.168.1.5</w:t>
            </w:r>
          </w:p>
          <w:p w14:paraId="7CAA316F" w14:textId="05463BA4" w:rsidR="00E676E5" w:rsidDel="00EF6BEA" w:rsidRDefault="00E676E5" w:rsidP="00E676E5">
            <w:pPr>
              <w:rPr>
                <w:ins w:id="2213" w:author="Brian Leong (Inspur Worldwide Services Ltd)" w:date="2016-09-30T15:37:00Z"/>
                <w:del w:id="2214" w:author="Omar Cardona" w:date="2016-10-08T19:27:00Z"/>
                <w:rFonts w:ascii="Lucida Console" w:hAnsi="Lucida Console"/>
                <w:sz w:val="12"/>
                <w:szCs w:val="12"/>
              </w:rPr>
            </w:pPr>
          </w:p>
          <w:p w14:paraId="24632DF2" w14:textId="164C397D" w:rsidR="00480154" w:rsidDel="00EF6BEA" w:rsidRDefault="00480154" w:rsidP="00480154">
            <w:pPr>
              <w:rPr>
                <w:ins w:id="2215" w:author="Brian Leong (Inspur Worldwide Services Ltd)" w:date="2016-10-04T12:32:00Z"/>
                <w:del w:id="2216" w:author="Omar Cardona" w:date="2016-10-08T19:27:00Z"/>
                <w:rFonts w:ascii="Lucida Console" w:eastAsia="Times New Roman" w:hAnsi="Lucida Console" w:cs="Calibri"/>
                <w:color w:val="7030A0"/>
                <w:sz w:val="12"/>
                <w:szCs w:val="12"/>
              </w:rPr>
            </w:pPr>
            <w:ins w:id="2217" w:author="Brian Leong (Inspur Worldwide Services Ltd)" w:date="2016-10-04T12:32:00Z">
              <w:del w:id="2218" w:author="Omar Cardona" w:date="2016-10-08T19:27:00Z">
                <w:r w:rsidRPr="00836A5F" w:rsidDel="00EF6BEA">
                  <w:rPr>
                    <w:rFonts w:ascii="Lucida Console" w:eastAsia="Times New Roman" w:hAnsi="Lucida Console" w:cs="Calibri"/>
                    <w:color w:val="7030A0"/>
                    <w:sz w:val="12"/>
                    <w:szCs w:val="12"/>
                    <w:highlight w:val="red"/>
                    <w:rPrChange w:id="2219" w:author="Omar Cardona" w:date="2016-10-07T20:32:00Z">
                      <w:rPr>
                        <w:rFonts w:ascii="Lucida Console" w:eastAsia="Times New Roman" w:hAnsi="Lucida Console" w:cs="Calibri"/>
                        <w:color w:val="7030A0"/>
                        <w:sz w:val="12"/>
                        <w:szCs w:val="12"/>
                      </w:rPr>
                    </w:rPrChange>
                  </w:rPr>
                  <w:delText>[Brian: OK for single-port scenario.]</w:delText>
                </w:r>
              </w:del>
            </w:ins>
          </w:p>
          <w:p w14:paraId="1AA082CB" w14:textId="2768DB1A" w:rsidR="00EF4A1C" w:rsidRPr="007A4C93" w:rsidRDefault="00EF4A1C">
            <w:pPr>
              <w:rPr>
                <w:rFonts w:ascii="Lucida Console" w:hAnsi="Lucida Console"/>
                <w:sz w:val="12"/>
                <w:szCs w:val="12"/>
              </w:rPr>
            </w:pPr>
          </w:p>
        </w:tc>
      </w:tr>
      <w:tr w:rsidR="00965D79" w:rsidRPr="007A4C93" w14:paraId="0662BF75" w14:textId="77777777" w:rsidTr="001058D9">
        <w:tc>
          <w:tcPr>
            <w:tcW w:w="361" w:type="dxa"/>
            <w:tcPrChange w:id="2220" w:author="Omar Cardona" w:date="2016-10-08T21:56:00Z">
              <w:tcPr>
                <w:tcW w:w="265" w:type="dxa"/>
              </w:tcPr>
            </w:tcPrChange>
          </w:tcPr>
          <w:p w14:paraId="7C7D2445" w14:textId="1D5CEABF" w:rsidR="00965D79" w:rsidRPr="001058D9" w:rsidRDefault="001058D9" w:rsidP="00294D47">
            <w:pPr>
              <w:rPr>
                <w:rFonts w:ascii="Lucida Console" w:hAnsi="Lucida Console"/>
                <w:b/>
                <w:sz w:val="12"/>
                <w:szCs w:val="12"/>
                <w:rPrChange w:id="2221" w:author="Omar Cardona" w:date="2016-10-08T21:56:00Z">
                  <w:rPr>
                    <w:rFonts w:ascii="Lucida Console" w:hAnsi="Lucida Console"/>
                    <w:sz w:val="12"/>
                    <w:szCs w:val="12"/>
                  </w:rPr>
                </w:rPrChange>
              </w:rPr>
            </w:pPr>
            <w:ins w:id="2222" w:author="Omar Cardona" w:date="2016-10-08T21:55:00Z">
              <w:r w:rsidRPr="001058D9">
                <w:rPr>
                  <w:rFonts w:ascii="Lucida Console" w:hAnsi="Lucida Console"/>
                  <w:b/>
                  <w:sz w:val="12"/>
                  <w:szCs w:val="12"/>
                  <w:rPrChange w:id="2223" w:author="Omar Cardona" w:date="2016-10-08T21:56:00Z">
                    <w:rPr>
                      <w:rFonts w:ascii="Lucida Console" w:hAnsi="Lucida Console"/>
                      <w:sz w:val="12"/>
                      <w:szCs w:val="12"/>
                    </w:rPr>
                  </w:rPrChange>
                </w:rPr>
                <w:t>5</w:t>
              </w:r>
            </w:ins>
          </w:p>
        </w:tc>
        <w:tc>
          <w:tcPr>
            <w:tcW w:w="268" w:type="dxa"/>
            <w:shd w:val="clear" w:color="auto" w:fill="auto"/>
            <w:tcPrChange w:id="2224" w:author="Omar Cardona" w:date="2016-10-08T21:56:00Z">
              <w:tcPr>
                <w:tcW w:w="270" w:type="dxa"/>
                <w:shd w:val="clear" w:color="auto" w:fill="auto"/>
              </w:tcPr>
            </w:tcPrChange>
          </w:tcPr>
          <w:p w14:paraId="67E55384" w14:textId="77777777" w:rsidR="00965D79" w:rsidRPr="007A4C93" w:rsidRDefault="00965D79" w:rsidP="00294D47">
            <w:pPr>
              <w:rPr>
                <w:rFonts w:ascii="Lucida Console" w:hAnsi="Lucida Console"/>
                <w:sz w:val="12"/>
                <w:szCs w:val="12"/>
              </w:rPr>
            </w:pPr>
          </w:p>
        </w:tc>
        <w:tc>
          <w:tcPr>
            <w:tcW w:w="236" w:type="dxa"/>
            <w:shd w:val="clear" w:color="auto" w:fill="00B0F0"/>
            <w:tcPrChange w:id="2225" w:author="Omar Cardona" w:date="2016-10-08T21:56:00Z">
              <w:tcPr>
                <w:tcW w:w="236" w:type="dxa"/>
                <w:shd w:val="clear" w:color="auto" w:fill="00B0F0"/>
              </w:tcPr>
            </w:tcPrChange>
          </w:tcPr>
          <w:p w14:paraId="63C1D0E2" w14:textId="77777777" w:rsidR="00965D79" w:rsidRPr="007A4C93" w:rsidRDefault="00965D79" w:rsidP="00294D47">
            <w:pPr>
              <w:rPr>
                <w:rFonts w:ascii="Lucida Console" w:hAnsi="Lucida Console"/>
                <w:sz w:val="12"/>
                <w:szCs w:val="12"/>
              </w:rPr>
            </w:pPr>
          </w:p>
        </w:tc>
        <w:tc>
          <w:tcPr>
            <w:tcW w:w="9925" w:type="dxa"/>
            <w:tcPrChange w:id="2226" w:author="Omar Cardona" w:date="2016-10-08T21:56:00Z">
              <w:tcPr>
                <w:tcW w:w="10019" w:type="dxa"/>
              </w:tcPr>
            </w:tcPrChange>
          </w:tcPr>
          <w:p w14:paraId="1D775774" w14:textId="070F4F04" w:rsidR="00965D79" w:rsidRDefault="00965D79" w:rsidP="00E676E5">
            <w:pPr>
              <w:rPr>
                <w:rFonts w:ascii="Lucida Console" w:hAnsi="Lucida Console"/>
                <w:sz w:val="12"/>
                <w:szCs w:val="12"/>
              </w:rPr>
            </w:pPr>
            <w:r>
              <w:rPr>
                <w:noProof/>
              </w:rPr>
              <w:drawing>
                <wp:inline distT="0" distB="0" distL="0" distR="0" wp14:anchorId="7156F390" wp14:editId="658BDD6A">
                  <wp:extent cx="4140200" cy="1828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4892" cy="1844297"/>
                          </a:xfrm>
                          <a:prstGeom prst="rect">
                            <a:avLst/>
                          </a:prstGeom>
                        </pic:spPr>
                      </pic:pic>
                    </a:graphicData>
                  </a:graphic>
                </wp:inline>
              </w:drawing>
            </w:r>
          </w:p>
        </w:tc>
      </w:tr>
      <w:tr w:rsidR="00BE5752" w:rsidRPr="007A4C93" w14:paraId="527036A5" w14:textId="77777777" w:rsidTr="001058D9">
        <w:tc>
          <w:tcPr>
            <w:tcW w:w="361" w:type="dxa"/>
            <w:tcPrChange w:id="2227" w:author="Omar Cardona" w:date="2016-10-08T21:56:00Z">
              <w:tcPr>
                <w:tcW w:w="265" w:type="dxa"/>
              </w:tcPr>
            </w:tcPrChange>
          </w:tcPr>
          <w:p w14:paraId="33DFFA0F" w14:textId="10A670BD" w:rsidR="00BE5752" w:rsidRPr="001058D9" w:rsidRDefault="001058D9" w:rsidP="00294D47">
            <w:pPr>
              <w:rPr>
                <w:rFonts w:ascii="Lucida Console" w:hAnsi="Lucida Console"/>
                <w:b/>
                <w:sz w:val="12"/>
                <w:szCs w:val="12"/>
                <w:rPrChange w:id="2228" w:author="Omar Cardona" w:date="2016-10-08T21:56:00Z">
                  <w:rPr>
                    <w:rFonts w:ascii="Lucida Console" w:hAnsi="Lucida Console"/>
                    <w:sz w:val="12"/>
                    <w:szCs w:val="12"/>
                  </w:rPr>
                </w:rPrChange>
              </w:rPr>
            </w:pPr>
            <w:ins w:id="2229" w:author="Omar Cardona" w:date="2016-10-08T21:55:00Z">
              <w:r w:rsidRPr="001058D9">
                <w:rPr>
                  <w:rFonts w:ascii="Lucida Console" w:hAnsi="Lucida Console"/>
                  <w:b/>
                  <w:sz w:val="12"/>
                  <w:szCs w:val="12"/>
                  <w:rPrChange w:id="2230" w:author="Omar Cardona" w:date="2016-10-08T21:56:00Z">
                    <w:rPr>
                      <w:rFonts w:ascii="Lucida Console" w:hAnsi="Lucida Console"/>
                      <w:sz w:val="12"/>
                      <w:szCs w:val="12"/>
                    </w:rPr>
                  </w:rPrChange>
                </w:rPr>
                <w:t>6</w:t>
              </w:r>
            </w:ins>
          </w:p>
        </w:tc>
        <w:tc>
          <w:tcPr>
            <w:tcW w:w="268" w:type="dxa"/>
            <w:shd w:val="clear" w:color="auto" w:fill="auto"/>
            <w:tcPrChange w:id="2231" w:author="Omar Cardona" w:date="2016-10-08T21:56:00Z">
              <w:tcPr>
                <w:tcW w:w="270" w:type="dxa"/>
                <w:shd w:val="clear" w:color="auto" w:fill="auto"/>
              </w:tcPr>
            </w:tcPrChange>
          </w:tcPr>
          <w:p w14:paraId="3288E06D" w14:textId="77777777" w:rsidR="00BE5752" w:rsidRPr="007A4C93" w:rsidRDefault="00BE5752" w:rsidP="00294D47">
            <w:pPr>
              <w:rPr>
                <w:rFonts w:ascii="Lucida Console" w:hAnsi="Lucida Console"/>
                <w:sz w:val="12"/>
                <w:szCs w:val="12"/>
              </w:rPr>
            </w:pPr>
          </w:p>
        </w:tc>
        <w:tc>
          <w:tcPr>
            <w:tcW w:w="236" w:type="dxa"/>
            <w:shd w:val="clear" w:color="auto" w:fill="00B0F0"/>
            <w:tcPrChange w:id="2232" w:author="Omar Cardona" w:date="2016-10-08T21:56:00Z">
              <w:tcPr>
                <w:tcW w:w="236" w:type="dxa"/>
                <w:shd w:val="clear" w:color="auto" w:fill="00B0F0"/>
              </w:tcPr>
            </w:tcPrChange>
          </w:tcPr>
          <w:p w14:paraId="48167A4F" w14:textId="77777777" w:rsidR="00BE5752" w:rsidRPr="007A4C93" w:rsidRDefault="00BE5752" w:rsidP="00294D47">
            <w:pPr>
              <w:rPr>
                <w:rFonts w:ascii="Lucida Console" w:hAnsi="Lucida Console"/>
                <w:sz w:val="12"/>
                <w:szCs w:val="12"/>
              </w:rPr>
            </w:pPr>
          </w:p>
        </w:tc>
        <w:tc>
          <w:tcPr>
            <w:tcW w:w="9925" w:type="dxa"/>
            <w:tcPrChange w:id="2233" w:author="Omar Cardona" w:date="2016-10-08T21:56:00Z">
              <w:tcPr>
                <w:tcW w:w="10019" w:type="dxa"/>
              </w:tcPr>
            </w:tcPrChange>
          </w:tcPr>
          <w:p w14:paraId="2C58F1D9" w14:textId="77777777" w:rsidR="00BE5752" w:rsidRDefault="00BE5752" w:rsidP="00E676E5">
            <w:pPr>
              <w:rPr>
                <w:rFonts w:ascii="Lucida Console" w:hAnsi="Lucida Console"/>
                <w:sz w:val="12"/>
                <w:szCs w:val="12"/>
              </w:rPr>
            </w:pPr>
          </w:p>
          <w:p w14:paraId="64428254" w14:textId="1F6EF9DA" w:rsidR="00BE5752" w:rsidRPr="00A76500" w:rsidRDefault="00BE5752" w:rsidP="00E676E5">
            <w:pPr>
              <w:rPr>
                <w:rFonts w:ascii="Lucida Console" w:hAnsi="Lucida Console"/>
                <w:b/>
                <w:sz w:val="12"/>
                <w:szCs w:val="12"/>
              </w:rPr>
            </w:pPr>
            <w:del w:id="2234" w:author="Omar Cardona" w:date="2016-10-08T19:51:00Z">
              <w:r w:rsidRPr="00BE5752" w:rsidDel="001E1E29">
                <w:rPr>
                  <w:rFonts w:ascii="Lucida Console" w:hAnsi="Lucida Console"/>
                  <w:sz w:val="12"/>
                  <w:szCs w:val="12"/>
                </w:rPr>
                <w:delText>PS C:\TEST&gt;</w:delText>
              </w:r>
              <w:r w:rsidRPr="00850A0E" w:rsidDel="001E1E29">
                <w:rPr>
                  <w:rFonts w:ascii="Lucida Console" w:hAnsi="Lucida Console"/>
                  <w:b/>
                  <w:sz w:val="12"/>
                  <w:szCs w:val="12"/>
                </w:rPr>
                <w:delText xml:space="preserve"> </w:delText>
              </w:r>
            </w:del>
            <w:r w:rsidRPr="00850A0E">
              <w:rPr>
                <w:rFonts w:ascii="Lucida Console" w:hAnsi="Lucida Console"/>
                <w:b/>
                <w:sz w:val="12"/>
                <w:szCs w:val="12"/>
              </w:rPr>
              <w:t>Set-</w:t>
            </w:r>
            <w:proofErr w:type="spellStart"/>
            <w:r w:rsidRPr="00850A0E">
              <w:rPr>
                <w:rFonts w:ascii="Lucida Console" w:hAnsi="Lucida Console"/>
                <w:b/>
                <w:sz w:val="12"/>
                <w:szCs w:val="12"/>
              </w:rPr>
              <w:t>VMNetworkAdapter</w:t>
            </w:r>
            <w:proofErr w:type="spellEnd"/>
            <w:r w:rsidRPr="00850A0E">
              <w:rPr>
                <w:rFonts w:ascii="Lucida Console" w:hAnsi="Lucida Console"/>
                <w:b/>
                <w:sz w:val="12"/>
                <w:szCs w:val="12"/>
              </w:rPr>
              <w:t xml:space="preserve"> -</w:t>
            </w:r>
            <w:proofErr w:type="spellStart"/>
            <w:r w:rsidRPr="00850A0E">
              <w:rPr>
                <w:rFonts w:ascii="Lucida Console" w:hAnsi="Lucida Console"/>
                <w:b/>
                <w:sz w:val="12"/>
                <w:szCs w:val="12"/>
              </w:rPr>
              <w:t>ManagementOS</w:t>
            </w:r>
            <w:proofErr w:type="spellEnd"/>
            <w:r w:rsidRPr="00850A0E">
              <w:rPr>
                <w:rFonts w:ascii="Lucida Console" w:hAnsi="Lucida Console"/>
                <w:b/>
                <w:sz w:val="12"/>
                <w:szCs w:val="12"/>
              </w:rPr>
              <w:t xml:space="preserve"> -Name "</w:t>
            </w:r>
            <w:r w:rsidRPr="00850A0E">
              <w:rPr>
                <w:rFonts w:ascii="Lucida Console" w:hAnsi="Lucida Console"/>
                <w:b/>
                <w:sz w:val="12"/>
                <w:szCs w:val="12"/>
                <w:highlight w:val="yellow"/>
              </w:rPr>
              <w:t>MGT</w:t>
            </w:r>
            <w:r w:rsidRPr="00850A0E">
              <w:rPr>
                <w:rFonts w:ascii="Lucida Console" w:hAnsi="Lucida Console"/>
                <w:b/>
                <w:sz w:val="12"/>
                <w:szCs w:val="12"/>
              </w:rPr>
              <w:t>" -</w:t>
            </w:r>
            <w:proofErr w:type="spellStart"/>
            <w:r w:rsidRPr="00850A0E">
              <w:rPr>
                <w:rFonts w:ascii="Lucida Console" w:hAnsi="Lucida Console"/>
                <w:b/>
                <w:sz w:val="12"/>
                <w:szCs w:val="12"/>
                <w:highlight w:val="yellow"/>
              </w:rPr>
              <w:t>IeeePriorityTag</w:t>
            </w:r>
            <w:proofErr w:type="spellEnd"/>
            <w:r w:rsidRPr="00850A0E">
              <w:rPr>
                <w:rFonts w:ascii="Lucida Console" w:hAnsi="Lucida Console"/>
                <w:b/>
                <w:sz w:val="12"/>
                <w:szCs w:val="12"/>
                <w:highlight w:val="yellow"/>
              </w:rPr>
              <w:t xml:space="preserve"> on</w:t>
            </w:r>
          </w:p>
          <w:p w14:paraId="026A9B4D" w14:textId="6E096F6A" w:rsidR="001E1E29" w:rsidRPr="001E1E29" w:rsidRDefault="001E1E29" w:rsidP="001E1E29">
            <w:pPr>
              <w:rPr>
                <w:ins w:id="2235" w:author="Omar Cardona" w:date="2016-10-08T19:51:00Z"/>
                <w:rFonts w:ascii="Lucida Console" w:hAnsi="Lucida Console"/>
                <w:b/>
                <w:sz w:val="12"/>
                <w:szCs w:val="12"/>
                <w:rPrChange w:id="2236" w:author="Omar Cardona" w:date="2016-10-08T19:51:00Z">
                  <w:rPr>
                    <w:ins w:id="2237" w:author="Omar Cardona" w:date="2016-10-08T19:51:00Z"/>
                    <w:rFonts w:ascii="Lucida Console" w:hAnsi="Lucida Console"/>
                    <w:sz w:val="12"/>
                    <w:szCs w:val="12"/>
                  </w:rPr>
                </w:rPrChange>
              </w:rPr>
            </w:pPr>
            <w:ins w:id="2238" w:author="Omar Cardona" w:date="2016-10-08T19:51:00Z">
              <w:r w:rsidRPr="001E1E29">
                <w:rPr>
                  <w:rFonts w:ascii="Lucida Console" w:hAnsi="Lucida Console"/>
                  <w:b/>
                  <w:sz w:val="12"/>
                  <w:szCs w:val="12"/>
                  <w:rPrChange w:id="2239" w:author="Omar Cardona" w:date="2016-10-08T19:51:00Z">
                    <w:rPr>
                      <w:rFonts w:ascii="Lucida Console" w:hAnsi="Lucida Console"/>
                      <w:sz w:val="12"/>
                      <w:szCs w:val="12"/>
                    </w:rPr>
                  </w:rPrChange>
                </w:rPr>
                <w:t>Get-</w:t>
              </w:r>
              <w:proofErr w:type="spellStart"/>
              <w:r w:rsidRPr="001E1E29">
                <w:rPr>
                  <w:rFonts w:ascii="Lucida Console" w:hAnsi="Lucida Console"/>
                  <w:b/>
                  <w:sz w:val="12"/>
                  <w:szCs w:val="12"/>
                  <w:rPrChange w:id="2240" w:author="Omar Cardona" w:date="2016-10-08T19:51:00Z">
                    <w:rPr>
                      <w:rFonts w:ascii="Lucida Console" w:hAnsi="Lucida Console"/>
                      <w:sz w:val="12"/>
                      <w:szCs w:val="12"/>
                    </w:rPr>
                  </w:rPrChange>
                </w:rPr>
                <w:t>VMNetworkAdapter</w:t>
              </w:r>
              <w:proofErr w:type="spellEnd"/>
              <w:r w:rsidRPr="001E1E29">
                <w:rPr>
                  <w:rFonts w:ascii="Lucida Console" w:hAnsi="Lucida Console"/>
                  <w:b/>
                  <w:sz w:val="12"/>
                  <w:szCs w:val="12"/>
                  <w:rPrChange w:id="2241" w:author="Omar Cardona" w:date="2016-10-08T19:51:00Z">
                    <w:rPr>
                      <w:rFonts w:ascii="Lucida Console" w:hAnsi="Lucida Console"/>
                      <w:sz w:val="12"/>
                      <w:szCs w:val="12"/>
                    </w:rPr>
                  </w:rPrChange>
                </w:rPr>
                <w:t xml:space="preserve"> -</w:t>
              </w:r>
              <w:proofErr w:type="spellStart"/>
              <w:r w:rsidRPr="001E1E29">
                <w:rPr>
                  <w:rFonts w:ascii="Lucida Console" w:hAnsi="Lucida Console"/>
                  <w:b/>
                  <w:sz w:val="12"/>
                  <w:szCs w:val="12"/>
                  <w:rPrChange w:id="2242" w:author="Omar Cardona" w:date="2016-10-08T19:51:00Z">
                    <w:rPr>
                      <w:rFonts w:ascii="Lucida Console" w:hAnsi="Lucida Console"/>
                      <w:sz w:val="12"/>
                      <w:szCs w:val="12"/>
                    </w:rPr>
                  </w:rPrChange>
                </w:rPr>
                <w:t>ManagementOS</w:t>
              </w:r>
              <w:proofErr w:type="spellEnd"/>
              <w:r w:rsidRPr="001E1E29">
                <w:rPr>
                  <w:rFonts w:ascii="Lucida Console" w:hAnsi="Lucida Console"/>
                  <w:b/>
                  <w:sz w:val="12"/>
                  <w:szCs w:val="12"/>
                  <w:rPrChange w:id="2243" w:author="Omar Cardona" w:date="2016-10-08T19:51:00Z">
                    <w:rPr>
                      <w:rFonts w:ascii="Lucida Console" w:hAnsi="Lucida Console"/>
                      <w:sz w:val="12"/>
                      <w:szCs w:val="12"/>
                    </w:rPr>
                  </w:rPrChange>
                </w:rPr>
                <w:t xml:space="preserve"> -Name "MGT" | </w:t>
              </w:r>
              <w:proofErr w:type="spellStart"/>
              <w:r w:rsidRPr="001E1E29">
                <w:rPr>
                  <w:rFonts w:ascii="Lucida Console" w:hAnsi="Lucida Console"/>
                  <w:b/>
                  <w:sz w:val="12"/>
                  <w:szCs w:val="12"/>
                  <w:rPrChange w:id="2244" w:author="Omar Cardona" w:date="2016-10-08T19:51:00Z">
                    <w:rPr>
                      <w:rFonts w:ascii="Lucida Console" w:hAnsi="Lucida Console"/>
                      <w:sz w:val="12"/>
                      <w:szCs w:val="12"/>
                    </w:rPr>
                  </w:rPrChange>
                </w:rPr>
                <w:t>fl</w:t>
              </w:r>
              <w:proofErr w:type="spellEnd"/>
              <w:r w:rsidRPr="001E1E29">
                <w:rPr>
                  <w:rFonts w:ascii="Lucida Console" w:hAnsi="Lucida Console"/>
                  <w:b/>
                  <w:sz w:val="12"/>
                  <w:szCs w:val="12"/>
                  <w:rPrChange w:id="2245" w:author="Omar Cardona" w:date="2016-10-08T19:51:00Z">
                    <w:rPr>
                      <w:rFonts w:ascii="Lucida Console" w:hAnsi="Lucida Console"/>
                      <w:sz w:val="12"/>
                      <w:szCs w:val="12"/>
                    </w:rPr>
                  </w:rPrChange>
                </w:rPr>
                <w:t xml:space="preserve"> </w:t>
              </w:r>
              <w:proofErr w:type="spellStart"/>
              <w:proofErr w:type="gramStart"/>
              <w:r w:rsidRPr="001E1E29">
                <w:rPr>
                  <w:rFonts w:ascii="Lucida Console" w:hAnsi="Lucida Console"/>
                  <w:b/>
                  <w:sz w:val="12"/>
                  <w:szCs w:val="12"/>
                  <w:rPrChange w:id="2246" w:author="Omar Cardona" w:date="2016-10-08T19:51:00Z">
                    <w:rPr>
                      <w:rFonts w:ascii="Lucida Console" w:hAnsi="Lucida Console"/>
                      <w:sz w:val="12"/>
                      <w:szCs w:val="12"/>
                    </w:rPr>
                  </w:rPrChange>
                </w:rPr>
                <w:t>Name,IeeePriorityTag</w:t>
              </w:r>
              <w:proofErr w:type="spellEnd"/>
              <w:proofErr w:type="gramEnd"/>
            </w:ins>
          </w:p>
          <w:p w14:paraId="4ED48E65" w14:textId="77777777" w:rsidR="001E1E29" w:rsidRPr="007024EF" w:rsidRDefault="001E1E29" w:rsidP="001E1E29">
            <w:pPr>
              <w:rPr>
                <w:ins w:id="2247" w:author="Omar Cardona" w:date="2016-10-08T19:51:00Z"/>
                <w:rFonts w:ascii="Lucida Console" w:hAnsi="Lucida Console"/>
                <w:sz w:val="12"/>
                <w:szCs w:val="12"/>
              </w:rPr>
            </w:pPr>
          </w:p>
          <w:p w14:paraId="4B67A617" w14:textId="154936B9" w:rsidR="001E1E29" w:rsidRPr="007024EF" w:rsidRDefault="001E1E29" w:rsidP="001E1E29">
            <w:pPr>
              <w:rPr>
                <w:ins w:id="2248" w:author="Omar Cardona" w:date="2016-10-08T19:51:00Z"/>
                <w:rFonts w:ascii="Lucida Console" w:hAnsi="Lucida Console"/>
                <w:sz w:val="12"/>
                <w:szCs w:val="12"/>
              </w:rPr>
            </w:pPr>
            <w:ins w:id="2249" w:author="Omar Cardona" w:date="2016-10-08T19:51:00Z">
              <w:r w:rsidRPr="007024EF">
                <w:rPr>
                  <w:rFonts w:ascii="Lucida Console" w:hAnsi="Lucida Console"/>
                  <w:sz w:val="12"/>
                  <w:szCs w:val="12"/>
                </w:rPr>
                <w:t xml:space="preserve">Name          </w:t>
              </w:r>
              <w:proofErr w:type="gramStart"/>
              <w:r w:rsidRPr="007024EF">
                <w:rPr>
                  <w:rFonts w:ascii="Lucida Console" w:hAnsi="Lucida Console"/>
                  <w:sz w:val="12"/>
                  <w:szCs w:val="12"/>
                </w:rPr>
                <w:t xml:space="preserve">  :</w:t>
              </w:r>
              <w:proofErr w:type="gramEnd"/>
              <w:r w:rsidRPr="007024EF">
                <w:rPr>
                  <w:rFonts w:ascii="Lucida Console" w:hAnsi="Lucida Console"/>
                  <w:sz w:val="12"/>
                  <w:szCs w:val="12"/>
                </w:rPr>
                <w:t xml:space="preserve"> MGT</w:t>
              </w:r>
            </w:ins>
          </w:p>
          <w:p w14:paraId="52E43EDF" w14:textId="3D457773" w:rsidR="00BE5752" w:rsidRPr="001058D9" w:rsidDel="001E1E29" w:rsidRDefault="001E1E29" w:rsidP="00BE5752">
            <w:pPr>
              <w:rPr>
                <w:del w:id="2250" w:author="Omar Cardona" w:date="2016-10-08T19:51:00Z"/>
                <w:rFonts w:ascii="Lucida Console" w:hAnsi="Lucida Console"/>
                <w:sz w:val="12"/>
                <w:szCs w:val="12"/>
                <w:rPrChange w:id="2251" w:author="Omar Cardona" w:date="2016-10-08T21:57:00Z">
                  <w:rPr>
                    <w:del w:id="2252" w:author="Omar Cardona" w:date="2016-10-08T19:51:00Z"/>
                    <w:rFonts w:ascii="Lucida Console" w:hAnsi="Lucida Console"/>
                    <w:b/>
                    <w:sz w:val="12"/>
                    <w:szCs w:val="12"/>
                  </w:rPr>
                </w:rPrChange>
              </w:rPr>
            </w:pPr>
            <w:proofErr w:type="spellStart"/>
            <w:proofErr w:type="gramStart"/>
            <w:ins w:id="2253" w:author="Omar Cardona" w:date="2016-10-08T19:51:00Z">
              <w:r w:rsidRPr="007024EF">
                <w:rPr>
                  <w:rFonts w:ascii="Lucida Console" w:hAnsi="Lucida Console"/>
                  <w:sz w:val="12"/>
                  <w:szCs w:val="12"/>
                </w:rPr>
                <w:t>IeeePriorityTag</w:t>
              </w:r>
              <w:proofErr w:type="spellEnd"/>
              <w:r w:rsidRPr="007024EF">
                <w:rPr>
                  <w:rFonts w:ascii="Lucida Console" w:hAnsi="Lucida Console"/>
                  <w:sz w:val="12"/>
                  <w:szCs w:val="12"/>
                </w:rPr>
                <w:t xml:space="preserve"> :</w:t>
              </w:r>
              <w:proofErr w:type="gramEnd"/>
              <w:r w:rsidRPr="007024EF">
                <w:rPr>
                  <w:rFonts w:ascii="Lucida Console" w:hAnsi="Lucida Console"/>
                  <w:sz w:val="12"/>
                  <w:szCs w:val="12"/>
                </w:rPr>
                <w:t xml:space="preserve"> </w:t>
              </w:r>
              <w:r w:rsidRPr="003573CB">
                <w:rPr>
                  <w:rFonts w:ascii="Lucida Console" w:hAnsi="Lucida Console"/>
                  <w:sz w:val="12"/>
                  <w:szCs w:val="12"/>
                  <w:highlight w:val="yellow"/>
                </w:rPr>
                <w:t>On</w:t>
              </w:r>
            </w:ins>
            <w:del w:id="2254" w:author="Omar Cardona" w:date="2016-10-08T19:51:00Z">
              <w:r w:rsidR="00BE5752" w:rsidRPr="00BE5752" w:rsidDel="001E1E29">
                <w:rPr>
                  <w:rFonts w:ascii="Lucida Console" w:hAnsi="Lucida Console"/>
                  <w:sz w:val="12"/>
                  <w:szCs w:val="12"/>
                </w:rPr>
                <w:delText xml:space="preserve">PS C:\TEST&gt; </w:delText>
              </w:r>
              <w:r w:rsidR="00BE5752" w:rsidRPr="00850A0E" w:rsidDel="001E1E29">
                <w:rPr>
                  <w:rFonts w:ascii="Lucida Console" w:hAnsi="Lucida Console"/>
                  <w:b/>
                  <w:sz w:val="12"/>
                  <w:szCs w:val="12"/>
                </w:rPr>
                <w:delText>Get-VMNetworkAdapter -ManagementOS -Name "MGT" | fl</w:delText>
              </w:r>
            </w:del>
          </w:p>
          <w:p w14:paraId="194CDD49" w14:textId="77777777" w:rsidR="00BE5752" w:rsidRPr="00BE5752" w:rsidRDefault="00BE5752" w:rsidP="00BE5752">
            <w:pPr>
              <w:rPr>
                <w:rFonts w:ascii="Lucida Console" w:hAnsi="Lucida Console"/>
                <w:sz w:val="12"/>
                <w:szCs w:val="12"/>
              </w:rPr>
            </w:pPr>
          </w:p>
          <w:p w14:paraId="34D1FF0E" w14:textId="3A1F4C8A" w:rsidR="00BE5752" w:rsidRPr="00BE5752" w:rsidDel="001E1E29" w:rsidRDefault="00BE5752" w:rsidP="00BE5752">
            <w:pPr>
              <w:rPr>
                <w:del w:id="2255" w:author="Omar Cardona" w:date="2016-10-08T19:51:00Z"/>
                <w:rFonts w:ascii="Lucida Console" w:hAnsi="Lucida Console"/>
                <w:sz w:val="12"/>
                <w:szCs w:val="12"/>
              </w:rPr>
            </w:pPr>
          </w:p>
          <w:p w14:paraId="77328523" w14:textId="7F73DBFC" w:rsidR="00BE5752" w:rsidRPr="00BE5752" w:rsidDel="001E1E29" w:rsidRDefault="00BE5752" w:rsidP="00BE5752">
            <w:pPr>
              <w:rPr>
                <w:del w:id="2256" w:author="Omar Cardona" w:date="2016-10-08T19:51:00Z"/>
                <w:rFonts w:ascii="Lucida Console" w:hAnsi="Lucida Console"/>
                <w:sz w:val="12"/>
                <w:szCs w:val="12"/>
              </w:rPr>
            </w:pPr>
            <w:del w:id="2257" w:author="Omar Cardona" w:date="2016-10-08T19:51:00Z">
              <w:r w:rsidRPr="00BE5752" w:rsidDel="001E1E29">
                <w:rPr>
                  <w:rFonts w:ascii="Lucida Console" w:hAnsi="Lucida Console"/>
                  <w:sz w:val="12"/>
                  <w:szCs w:val="12"/>
                </w:rPr>
                <w:delText>Name                           : Mgt</w:delText>
              </w:r>
            </w:del>
          </w:p>
          <w:p w14:paraId="682A93BD" w14:textId="04E7A4DD" w:rsidR="00BE5752" w:rsidRPr="00BE5752" w:rsidDel="001E1E29" w:rsidRDefault="00BE5752" w:rsidP="00BE5752">
            <w:pPr>
              <w:rPr>
                <w:del w:id="2258" w:author="Omar Cardona" w:date="2016-10-08T19:51:00Z"/>
                <w:rFonts w:ascii="Lucida Console" w:hAnsi="Lucida Console"/>
                <w:sz w:val="12"/>
                <w:szCs w:val="12"/>
              </w:rPr>
            </w:pPr>
            <w:del w:id="2259" w:author="Omar Cardona" w:date="2016-10-08T19:51:00Z">
              <w:r w:rsidRPr="00BE5752" w:rsidDel="001E1E29">
                <w:rPr>
                  <w:rFonts w:ascii="Lucida Console" w:hAnsi="Lucida Console"/>
                  <w:sz w:val="12"/>
                  <w:szCs w:val="12"/>
                </w:rPr>
                <w:delText>Id                             : Microsoft:AD9BB542-DDA2-4450-A00E-F96D44BDFBEC\0ECC7558-3BC0-4D39-88D6-E50EE07B8D1C</w:delText>
              </w:r>
            </w:del>
          </w:p>
          <w:p w14:paraId="44729599" w14:textId="45AC6456" w:rsidR="00BE5752" w:rsidRPr="00BE5752" w:rsidDel="001E1E29" w:rsidRDefault="00BE5752" w:rsidP="00BE5752">
            <w:pPr>
              <w:rPr>
                <w:del w:id="2260" w:author="Omar Cardona" w:date="2016-10-08T19:51:00Z"/>
                <w:rFonts w:ascii="Lucida Console" w:hAnsi="Lucida Console"/>
                <w:sz w:val="12"/>
                <w:szCs w:val="12"/>
              </w:rPr>
            </w:pPr>
            <w:del w:id="2261" w:author="Omar Cardona" w:date="2016-10-08T19:51:00Z">
              <w:r w:rsidRPr="00BE5752" w:rsidDel="001E1E29">
                <w:rPr>
                  <w:rFonts w:ascii="Lucida Console" w:hAnsi="Lucida Console"/>
                  <w:sz w:val="12"/>
                  <w:szCs w:val="12"/>
                </w:rPr>
                <w:delText>IsManagementOs                 : True</w:delText>
              </w:r>
            </w:del>
          </w:p>
          <w:p w14:paraId="7AE1E38C" w14:textId="01921DF9" w:rsidR="00BE5752" w:rsidRPr="00BE5752" w:rsidDel="001E1E29" w:rsidRDefault="00BE5752" w:rsidP="00BE5752">
            <w:pPr>
              <w:rPr>
                <w:del w:id="2262" w:author="Omar Cardona" w:date="2016-10-08T19:51:00Z"/>
                <w:rFonts w:ascii="Lucida Console" w:hAnsi="Lucida Console"/>
                <w:sz w:val="12"/>
                <w:szCs w:val="12"/>
              </w:rPr>
            </w:pPr>
            <w:del w:id="2263" w:author="Omar Cardona" w:date="2016-10-08T19:51:00Z">
              <w:r w:rsidRPr="00BE5752" w:rsidDel="001E1E29">
                <w:rPr>
                  <w:rFonts w:ascii="Lucida Console" w:hAnsi="Lucida Console"/>
                  <w:sz w:val="12"/>
                  <w:szCs w:val="12"/>
                </w:rPr>
                <w:delText>ComputerName                   : 27-3145G0803</w:delText>
              </w:r>
            </w:del>
          </w:p>
          <w:p w14:paraId="46E37150" w14:textId="5D948E0E" w:rsidR="00BE5752" w:rsidRPr="00BE5752" w:rsidDel="001E1E29" w:rsidRDefault="00BE5752" w:rsidP="00BE5752">
            <w:pPr>
              <w:rPr>
                <w:del w:id="2264" w:author="Omar Cardona" w:date="2016-10-08T19:51:00Z"/>
                <w:rFonts w:ascii="Lucida Console" w:hAnsi="Lucida Console"/>
                <w:sz w:val="12"/>
                <w:szCs w:val="12"/>
              </w:rPr>
            </w:pPr>
            <w:del w:id="2265" w:author="Omar Cardona" w:date="2016-10-08T19:51:00Z">
              <w:r w:rsidRPr="00BE5752" w:rsidDel="001E1E29">
                <w:rPr>
                  <w:rFonts w:ascii="Lucida Console" w:hAnsi="Lucida Console"/>
                  <w:sz w:val="12"/>
                  <w:szCs w:val="12"/>
                </w:rPr>
                <w:delText>SwitchName                     : VMSTEST</w:delText>
              </w:r>
            </w:del>
          </w:p>
          <w:p w14:paraId="1E7EE2DB" w14:textId="271A9C8F" w:rsidR="00BE5752" w:rsidRPr="00BE5752" w:rsidDel="001E1E29" w:rsidRDefault="00BE5752" w:rsidP="00BE5752">
            <w:pPr>
              <w:rPr>
                <w:del w:id="2266" w:author="Omar Cardona" w:date="2016-10-08T19:51:00Z"/>
                <w:rFonts w:ascii="Lucida Console" w:hAnsi="Lucida Console"/>
                <w:sz w:val="12"/>
                <w:szCs w:val="12"/>
              </w:rPr>
            </w:pPr>
            <w:del w:id="2267" w:author="Omar Cardona" w:date="2016-10-08T19:51:00Z">
              <w:r w:rsidRPr="00BE5752" w:rsidDel="001E1E29">
                <w:rPr>
                  <w:rFonts w:ascii="Lucida Console" w:hAnsi="Lucida Console"/>
                  <w:sz w:val="12"/>
                  <w:szCs w:val="12"/>
                </w:rPr>
                <w:delText>SwitchId                       : ad9bb542-dda2-4450-a00e-f96d44bdfbec</w:delText>
              </w:r>
            </w:del>
          </w:p>
          <w:p w14:paraId="04D1A868" w14:textId="485C3386" w:rsidR="00BE5752" w:rsidRPr="00BE5752" w:rsidDel="001E1E29" w:rsidRDefault="00BE5752" w:rsidP="00BE5752">
            <w:pPr>
              <w:rPr>
                <w:del w:id="2268" w:author="Omar Cardona" w:date="2016-10-08T19:51:00Z"/>
                <w:rFonts w:ascii="Lucida Console" w:hAnsi="Lucida Console"/>
                <w:sz w:val="12"/>
                <w:szCs w:val="12"/>
              </w:rPr>
            </w:pPr>
            <w:del w:id="2269" w:author="Omar Cardona" w:date="2016-10-08T19:51:00Z">
              <w:r w:rsidRPr="00BE5752" w:rsidDel="001E1E29">
                <w:rPr>
                  <w:rFonts w:ascii="Lucida Console" w:hAnsi="Lucida Console"/>
                  <w:sz w:val="12"/>
                  <w:szCs w:val="12"/>
                </w:rPr>
                <w:delText xml:space="preserve">Connected                      : </w:delText>
              </w:r>
            </w:del>
          </w:p>
          <w:p w14:paraId="7A363DC6" w14:textId="14316EA1" w:rsidR="00BE5752" w:rsidRPr="00BE5752" w:rsidDel="001E1E29" w:rsidRDefault="00BE5752" w:rsidP="00BE5752">
            <w:pPr>
              <w:rPr>
                <w:del w:id="2270" w:author="Omar Cardona" w:date="2016-10-08T19:51:00Z"/>
                <w:rFonts w:ascii="Lucida Console" w:hAnsi="Lucida Console"/>
                <w:sz w:val="12"/>
                <w:szCs w:val="12"/>
              </w:rPr>
            </w:pPr>
            <w:del w:id="2271" w:author="Omar Cardona" w:date="2016-10-08T19:51:00Z">
              <w:r w:rsidRPr="00BE5752" w:rsidDel="001E1E29">
                <w:rPr>
                  <w:rFonts w:ascii="Lucida Console" w:hAnsi="Lucida Console"/>
                  <w:sz w:val="12"/>
                  <w:szCs w:val="12"/>
                </w:rPr>
                <w:delText xml:space="preserve">PoolName                       : </w:delText>
              </w:r>
            </w:del>
          </w:p>
          <w:p w14:paraId="0DECC447" w14:textId="476DCCE3" w:rsidR="00BE5752" w:rsidRPr="00BE5752" w:rsidDel="001E1E29" w:rsidRDefault="00BE5752" w:rsidP="00BE5752">
            <w:pPr>
              <w:rPr>
                <w:del w:id="2272" w:author="Omar Cardona" w:date="2016-10-08T19:51:00Z"/>
                <w:rFonts w:ascii="Lucida Console" w:hAnsi="Lucida Console"/>
                <w:sz w:val="12"/>
                <w:szCs w:val="12"/>
              </w:rPr>
            </w:pPr>
            <w:del w:id="2273" w:author="Omar Cardona" w:date="2016-10-08T19:51:00Z">
              <w:r w:rsidRPr="00BE5752" w:rsidDel="001E1E29">
                <w:rPr>
                  <w:rFonts w:ascii="Lucida Console" w:hAnsi="Lucida Console"/>
                  <w:sz w:val="12"/>
                  <w:szCs w:val="12"/>
                </w:rPr>
                <w:delText>MacAddress                     : E41D2D074071</w:delText>
              </w:r>
            </w:del>
          </w:p>
          <w:p w14:paraId="4F328845" w14:textId="5A59F55B" w:rsidR="00BE5752" w:rsidRPr="00BE5752" w:rsidDel="001E1E29" w:rsidRDefault="00BE5752" w:rsidP="00BE5752">
            <w:pPr>
              <w:rPr>
                <w:del w:id="2274" w:author="Omar Cardona" w:date="2016-10-08T19:51:00Z"/>
                <w:rFonts w:ascii="Lucida Console" w:hAnsi="Lucida Console"/>
                <w:sz w:val="12"/>
                <w:szCs w:val="12"/>
              </w:rPr>
            </w:pPr>
            <w:del w:id="2275" w:author="Omar Cardona" w:date="2016-10-08T19:51:00Z">
              <w:r w:rsidRPr="00BE5752" w:rsidDel="001E1E29">
                <w:rPr>
                  <w:rFonts w:ascii="Lucida Console" w:hAnsi="Lucida Console"/>
                  <w:sz w:val="12"/>
                  <w:szCs w:val="12"/>
                </w:rPr>
                <w:delText xml:space="preserve">DynamicMacAddressEnabled       : </w:delText>
              </w:r>
            </w:del>
          </w:p>
          <w:p w14:paraId="60A2ACE9" w14:textId="48269C8B" w:rsidR="00BE5752" w:rsidRPr="00BE5752" w:rsidDel="001E1E29" w:rsidRDefault="00BE5752" w:rsidP="00BE5752">
            <w:pPr>
              <w:rPr>
                <w:del w:id="2276" w:author="Omar Cardona" w:date="2016-10-08T19:51:00Z"/>
                <w:rFonts w:ascii="Lucida Console" w:hAnsi="Lucida Console"/>
                <w:sz w:val="12"/>
                <w:szCs w:val="12"/>
              </w:rPr>
            </w:pPr>
            <w:del w:id="2277" w:author="Omar Cardona" w:date="2016-10-08T19:51:00Z">
              <w:r w:rsidRPr="00BE5752" w:rsidDel="001E1E29">
                <w:rPr>
                  <w:rFonts w:ascii="Lucida Console" w:hAnsi="Lucida Console"/>
                  <w:sz w:val="12"/>
                  <w:szCs w:val="12"/>
                </w:rPr>
                <w:delText xml:space="preserve">AllowPacketDirect              : </w:delText>
              </w:r>
            </w:del>
          </w:p>
          <w:p w14:paraId="5BD04B6C" w14:textId="0C505D56" w:rsidR="00BE5752" w:rsidRPr="00BE5752" w:rsidDel="001E1E29" w:rsidRDefault="00BE5752" w:rsidP="00BE5752">
            <w:pPr>
              <w:rPr>
                <w:del w:id="2278" w:author="Omar Cardona" w:date="2016-10-08T19:51:00Z"/>
                <w:rFonts w:ascii="Lucida Console" w:hAnsi="Lucida Console"/>
                <w:sz w:val="12"/>
                <w:szCs w:val="12"/>
              </w:rPr>
            </w:pPr>
            <w:del w:id="2279" w:author="Omar Cardona" w:date="2016-10-08T19:51:00Z">
              <w:r w:rsidRPr="00BE5752" w:rsidDel="001E1E29">
                <w:rPr>
                  <w:rFonts w:ascii="Lucida Console" w:hAnsi="Lucida Console"/>
                  <w:sz w:val="12"/>
                  <w:szCs w:val="12"/>
                </w:rPr>
                <w:delText>MacAddressSpoofing             : Off</w:delText>
              </w:r>
            </w:del>
          </w:p>
          <w:p w14:paraId="60EA53D6" w14:textId="021961BF" w:rsidR="00BE5752" w:rsidRPr="00BE5752" w:rsidDel="001E1E29" w:rsidRDefault="00BE5752" w:rsidP="00BE5752">
            <w:pPr>
              <w:rPr>
                <w:del w:id="2280" w:author="Omar Cardona" w:date="2016-10-08T19:51:00Z"/>
                <w:rFonts w:ascii="Lucida Console" w:hAnsi="Lucida Console"/>
                <w:sz w:val="12"/>
                <w:szCs w:val="12"/>
              </w:rPr>
            </w:pPr>
            <w:del w:id="2281" w:author="Omar Cardona" w:date="2016-10-08T19:51:00Z">
              <w:r w:rsidRPr="00BE5752" w:rsidDel="001E1E29">
                <w:rPr>
                  <w:rFonts w:ascii="Lucida Console" w:hAnsi="Lucida Console"/>
                  <w:sz w:val="12"/>
                  <w:szCs w:val="12"/>
                </w:rPr>
                <w:delText>AllowTeaming                   : Off</w:delText>
              </w:r>
            </w:del>
          </w:p>
          <w:p w14:paraId="189F1E46" w14:textId="5B20B764" w:rsidR="00BE5752" w:rsidRPr="00BE5752" w:rsidDel="001E1E29" w:rsidRDefault="00BE5752" w:rsidP="00BE5752">
            <w:pPr>
              <w:rPr>
                <w:del w:id="2282" w:author="Omar Cardona" w:date="2016-10-08T19:51:00Z"/>
                <w:rFonts w:ascii="Lucida Console" w:hAnsi="Lucida Console"/>
                <w:sz w:val="12"/>
                <w:szCs w:val="12"/>
              </w:rPr>
            </w:pPr>
            <w:del w:id="2283" w:author="Omar Cardona" w:date="2016-10-08T19:51:00Z">
              <w:r w:rsidRPr="00BE5752" w:rsidDel="001E1E29">
                <w:rPr>
                  <w:rFonts w:ascii="Lucida Console" w:hAnsi="Lucida Console"/>
                  <w:sz w:val="12"/>
                  <w:szCs w:val="12"/>
                </w:rPr>
                <w:delText>RouterGuard                    : Off</w:delText>
              </w:r>
            </w:del>
          </w:p>
          <w:p w14:paraId="2B591BA1" w14:textId="112866AD" w:rsidR="00BE5752" w:rsidRPr="00BE5752" w:rsidDel="001E1E29" w:rsidRDefault="00BE5752" w:rsidP="00BE5752">
            <w:pPr>
              <w:rPr>
                <w:del w:id="2284" w:author="Omar Cardona" w:date="2016-10-08T19:51:00Z"/>
                <w:rFonts w:ascii="Lucida Console" w:hAnsi="Lucida Console"/>
                <w:sz w:val="12"/>
                <w:szCs w:val="12"/>
              </w:rPr>
            </w:pPr>
            <w:del w:id="2285" w:author="Omar Cardona" w:date="2016-10-08T19:51:00Z">
              <w:r w:rsidRPr="00BE5752" w:rsidDel="001E1E29">
                <w:rPr>
                  <w:rFonts w:ascii="Lucida Console" w:hAnsi="Lucida Console"/>
                  <w:sz w:val="12"/>
                  <w:szCs w:val="12"/>
                </w:rPr>
                <w:delText>DhcpGuard                      : Off</w:delText>
              </w:r>
            </w:del>
          </w:p>
          <w:p w14:paraId="1485ABCF" w14:textId="55F7AB2D" w:rsidR="00BE5752" w:rsidRPr="00BE5752" w:rsidDel="001E1E29" w:rsidRDefault="00BE5752" w:rsidP="00BE5752">
            <w:pPr>
              <w:rPr>
                <w:del w:id="2286" w:author="Omar Cardona" w:date="2016-10-08T19:51:00Z"/>
                <w:rFonts w:ascii="Lucida Console" w:hAnsi="Lucida Console"/>
                <w:sz w:val="12"/>
                <w:szCs w:val="12"/>
              </w:rPr>
            </w:pPr>
            <w:del w:id="2287" w:author="Omar Cardona" w:date="2016-10-08T19:51:00Z">
              <w:r w:rsidRPr="00BE5752" w:rsidDel="001E1E29">
                <w:rPr>
                  <w:rFonts w:ascii="Lucida Console" w:hAnsi="Lucida Console"/>
                  <w:sz w:val="12"/>
                  <w:szCs w:val="12"/>
                </w:rPr>
                <w:delText>StormLimit                     : 0</w:delText>
              </w:r>
            </w:del>
          </w:p>
          <w:p w14:paraId="671CE024" w14:textId="196EBD42" w:rsidR="00BE5752" w:rsidRPr="00BE5752" w:rsidDel="001E1E29" w:rsidRDefault="00BE5752" w:rsidP="00BE5752">
            <w:pPr>
              <w:rPr>
                <w:del w:id="2288" w:author="Omar Cardona" w:date="2016-10-08T19:51:00Z"/>
                <w:rFonts w:ascii="Lucida Console" w:hAnsi="Lucida Console"/>
                <w:sz w:val="12"/>
                <w:szCs w:val="12"/>
              </w:rPr>
            </w:pPr>
            <w:del w:id="2289" w:author="Omar Cardona" w:date="2016-10-08T19:51:00Z">
              <w:r w:rsidRPr="00BE5752" w:rsidDel="001E1E29">
                <w:rPr>
                  <w:rFonts w:ascii="Lucida Console" w:hAnsi="Lucida Console"/>
                  <w:sz w:val="12"/>
                  <w:szCs w:val="12"/>
                </w:rPr>
                <w:delText>PortMirroringMode              : None</w:delText>
              </w:r>
            </w:del>
          </w:p>
          <w:p w14:paraId="0A2A36BC" w14:textId="0C1852B5" w:rsidR="00BE5752" w:rsidDel="001E1E29" w:rsidRDefault="00BE5752" w:rsidP="00BE5752">
            <w:pPr>
              <w:rPr>
                <w:ins w:id="2290" w:author="Brian Leong (Inspur Worldwide Services Ltd)" w:date="2016-10-04T16:06:00Z"/>
                <w:del w:id="2291" w:author="Omar Cardona" w:date="2016-10-08T19:51:00Z"/>
                <w:rFonts w:ascii="Lucida Console" w:hAnsi="Lucida Console"/>
                <w:sz w:val="12"/>
                <w:szCs w:val="12"/>
              </w:rPr>
            </w:pPr>
            <w:del w:id="2292" w:author="Omar Cardona" w:date="2016-10-08T19:51:00Z">
              <w:r w:rsidRPr="00BE5752" w:rsidDel="001E1E29">
                <w:rPr>
                  <w:rFonts w:ascii="Lucida Console" w:hAnsi="Lucida Console"/>
                  <w:sz w:val="12"/>
                  <w:szCs w:val="12"/>
                  <w:highlight w:val="yellow"/>
                </w:rPr>
                <w:delText>IeeePriorityTag                : On</w:delText>
              </w:r>
            </w:del>
          </w:p>
          <w:p w14:paraId="68996282" w14:textId="1C29AFF7" w:rsidR="007024EF" w:rsidDel="001E1E29" w:rsidRDefault="007024EF" w:rsidP="00BE5752">
            <w:pPr>
              <w:rPr>
                <w:ins w:id="2293" w:author="Brian Leong (Inspur Worldwide Services Ltd)" w:date="2016-10-04T16:06:00Z"/>
                <w:del w:id="2294" w:author="Omar Cardona" w:date="2016-10-08T19:51:00Z"/>
                <w:rFonts w:ascii="Lucida Console" w:hAnsi="Lucida Console"/>
                <w:sz w:val="12"/>
                <w:szCs w:val="12"/>
              </w:rPr>
            </w:pPr>
          </w:p>
          <w:tbl>
            <w:tblPr>
              <w:tblStyle w:val="TableGrid"/>
              <w:tblW w:w="0" w:type="auto"/>
              <w:tblLook w:val="04A0" w:firstRow="1" w:lastRow="0" w:firstColumn="1" w:lastColumn="0" w:noHBand="0" w:noVBand="1"/>
              <w:tblPrChange w:id="2295" w:author="Brian Leong (Inspur Worldwide Services Ltd)" w:date="2016-10-04T16:07:00Z">
                <w:tblPr>
                  <w:tblStyle w:val="TableGrid"/>
                  <w:tblW w:w="0" w:type="auto"/>
                  <w:tblLook w:val="04A0" w:firstRow="1" w:lastRow="0" w:firstColumn="1" w:lastColumn="0" w:noHBand="0" w:noVBand="1"/>
                </w:tblPr>
              </w:tblPrChange>
            </w:tblPr>
            <w:tblGrid>
              <w:gridCol w:w="6290"/>
              <w:tblGridChange w:id="2296">
                <w:tblGrid>
                  <w:gridCol w:w="9793"/>
                </w:tblGrid>
              </w:tblGridChange>
            </w:tblGrid>
            <w:tr w:rsidR="007024EF" w:rsidDel="001E1E29" w14:paraId="6B2382A1" w14:textId="1757C2CA" w:rsidTr="007024EF">
              <w:trPr>
                <w:ins w:id="2297" w:author="Brian Leong (Inspur Worldwide Services Ltd)" w:date="2016-10-04T16:06:00Z"/>
                <w:del w:id="2298" w:author="Omar Cardona" w:date="2016-10-08T19:51:00Z"/>
              </w:trPr>
              <w:tc>
                <w:tcPr>
                  <w:tcW w:w="0" w:type="auto"/>
                  <w:tcPrChange w:id="2299" w:author="Brian Leong (Inspur Worldwide Services Ltd)" w:date="2016-10-04T16:07:00Z">
                    <w:tcPr>
                      <w:tcW w:w="9793" w:type="dxa"/>
                    </w:tcPr>
                  </w:tcPrChange>
                </w:tcPr>
                <w:p w14:paraId="4984E092" w14:textId="065051C7" w:rsidR="007024EF" w:rsidDel="001E1E29" w:rsidRDefault="007024EF" w:rsidP="00BE5752">
                  <w:pPr>
                    <w:rPr>
                      <w:ins w:id="2300" w:author="Brian Leong (Inspur Worldwide Services Ltd)" w:date="2016-10-04T16:06:00Z"/>
                      <w:del w:id="2301" w:author="Omar Cardona" w:date="2016-10-08T19:51:00Z"/>
                      <w:rFonts w:ascii="Lucida Console" w:hAnsi="Lucida Console"/>
                      <w:sz w:val="12"/>
                      <w:szCs w:val="12"/>
                    </w:rPr>
                  </w:pPr>
                </w:p>
                <w:p w14:paraId="6E4B8335" w14:textId="525DF7DD" w:rsidR="007024EF" w:rsidRPr="00836A5F" w:rsidDel="001E1E29" w:rsidRDefault="007024EF" w:rsidP="007024EF">
                  <w:pPr>
                    <w:rPr>
                      <w:ins w:id="2302" w:author="Brian Leong (Inspur Worldwide Services Ltd)" w:date="2016-10-04T16:07:00Z"/>
                      <w:del w:id="2303" w:author="Omar Cardona" w:date="2016-10-08T19:51:00Z"/>
                      <w:rFonts w:ascii="Lucida Console" w:eastAsia="Times New Roman" w:hAnsi="Lucida Console" w:cs="Calibri"/>
                      <w:color w:val="7030A0"/>
                      <w:sz w:val="12"/>
                      <w:szCs w:val="12"/>
                      <w:highlight w:val="red"/>
                      <w:rPrChange w:id="2304" w:author="Omar Cardona" w:date="2016-10-07T20:30:00Z">
                        <w:rPr>
                          <w:ins w:id="2305" w:author="Brian Leong (Inspur Worldwide Services Ltd)" w:date="2016-10-04T16:07:00Z"/>
                          <w:del w:id="2306" w:author="Omar Cardona" w:date="2016-10-08T19:51:00Z"/>
                          <w:rFonts w:ascii="Lucida Console" w:eastAsia="Times New Roman" w:hAnsi="Lucida Console" w:cs="Calibri"/>
                          <w:color w:val="7030A0"/>
                          <w:sz w:val="12"/>
                          <w:szCs w:val="12"/>
                        </w:rPr>
                      </w:rPrChange>
                    </w:rPr>
                  </w:pPr>
                  <w:ins w:id="2307" w:author="Brian Leong (Inspur Worldwide Services Ltd)" w:date="2016-10-04T16:07:00Z">
                    <w:del w:id="2308" w:author="Omar Cardona" w:date="2016-10-08T19:51:00Z">
                      <w:r w:rsidRPr="00836A5F" w:rsidDel="001E1E29">
                        <w:rPr>
                          <w:rFonts w:ascii="Lucida Console" w:eastAsia="Times New Roman" w:hAnsi="Lucida Console" w:cs="Calibri"/>
                          <w:color w:val="7030A0"/>
                          <w:sz w:val="12"/>
                          <w:szCs w:val="12"/>
                          <w:highlight w:val="red"/>
                          <w:rPrChange w:id="2309" w:author="Omar Cardona" w:date="2016-10-07T20:30:00Z">
                            <w:rPr>
                              <w:rFonts w:ascii="Lucida Console" w:eastAsia="Times New Roman" w:hAnsi="Lucida Console" w:cs="Calibri"/>
                              <w:color w:val="7030A0"/>
                              <w:sz w:val="12"/>
                              <w:szCs w:val="12"/>
                            </w:rPr>
                          </w:rPrChange>
                        </w:rPr>
                        <w:delText>[Brian: OK for dual-port SET switch scenario.]</w:delText>
                      </w:r>
                    </w:del>
                  </w:ins>
                </w:p>
                <w:p w14:paraId="1EC698C6" w14:textId="79FAB871" w:rsidR="007024EF" w:rsidRPr="00836A5F" w:rsidDel="001E1E29" w:rsidRDefault="007024EF" w:rsidP="00BE5752">
                  <w:pPr>
                    <w:rPr>
                      <w:ins w:id="2310" w:author="Brian Leong (Inspur Worldwide Services Ltd)" w:date="2016-10-04T16:07:00Z"/>
                      <w:del w:id="2311" w:author="Omar Cardona" w:date="2016-10-08T19:51:00Z"/>
                      <w:rFonts w:ascii="Lucida Console" w:hAnsi="Lucida Console"/>
                      <w:sz w:val="12"/>
                      <w:szCs w:val="12"/>
                      <w:highlight w:val="red"/>
                      <w:rPrChange w:id="2312" w:author="Omar Cardona" w:date="2016-10-07T20:30:00Z">
                        <w:rPr>
                          <w:ins w:id="2313" w:author="Brian Leong (Inspur Worldwide Services Ltd)" w:date="2016-10-04T16:07:00Z"/>
                          <w:del w:id="2314" w:author="Omar Cardona" w:date="2016-10-08T19:51:00Z"/>
                          <w:rFonts w:ascii="Lucida Console" w:hAnsi="Lucida Console"/>
                          <w:sz w:val="12"/>
                          <w:szCs w:val="12"/>
                        </w:rPr>
                      </w:rPrChange>
                    </w:rPr>
                  </w:pPr>
                </w:p>
                <w:p w14:paraId="183AC0B5" w14:textId="0C512F50" w:rsidR="007024EF" w:rsidDel="001E1E29" w:rsidRDefault="007024EF" w:rsidP="00BE5752">
                  <w:pPr>
                    <w:rPr>
                      <w:ins w:id="2315" w:author="Brian Leong (Inspur Worldwide Services Ltd)" w:date="2016-10-04T16:06:00Z"/>
                      <w:del w:id="2316" w:author="Omar Cardona" w:date="2016-10-08T19:51:00Z"/>
                      <w:rFonts w:ascii="Lucida Console" w:hAnsi="Lucida Console"/>
                      <w:sz w:val="12"/>
                      <w:szCs w:val="12"/>
                    </w:rPr>
                  </w:pPr>
                  <w:ins w:id="2317" w:author="Brian Leong (Inspur Worldwide Services Ltd)" w:date="2016-10-04T16:06:00Z">
                    <w:del w:id="2318" w:author="Omar Cardona" w:date="2016-10-08T19:51:00Z">
                      <w:r w:rsidRPr="00836A5F" w:rsidDel="001E1E29">
                        <w:rPr>
                          <w:rFonts w:ascii="Lucida Console" w:hAnsi="Lucida Console"/>
                          <w:sz w:val="12"/>
                          <w:szCs w:val="12"/>
                          <w:highlight w:val="red"/>
                          <w:rPrChange w:id="2319" w:author="Omar Cardona" w:date="2016-10-07T20:30:00Z">
                            <w:rPr>
                              <w:rFonts w:ascii="Lucida Console" w:hAnsi="Lucida Console"/>
                              <w:sz w:val="12"/>
                              <w:szCs w:val="12"/>
                            </w:rPr>
                          </w:rPrChange>
                        </w:rPr>
                        <w:delText>Maybe just:</w:delText>
                      </w:r>
                    </w:del>
                  </w:ins>
                </w:p>
                <w:p w14:paraId="0A0795DB" w14:textId="2190D97F" w:rsidR="007024EF" w:rsidDel="001E1E29" w:rsidRDefault="007024EF" w:rsidP="00BE5752">
                  <w:pPr>
                    <w:rPr>
                      <w:ins w:id="2320" w:author="Brian Leong (Inspur Worldwide Services Ltd)" w:date="2016-10-04T16:06:00Z"/>
                      <w:del w:id="2321" w:author="Omar Cardona" w:date="2016-10-08T19:51:00Z"/>
                      <w:rFonts w:ascii="Lucida Console" w:hAnsi="Lucida Console"/>
                      <w:sz w:val="12"/>
                      <w:szCs w:val="12"/>
                    </w:rPr>
                  </w:pPr>
                </w:p>
                <w:p w14:paraId="4084E668" w14:textId="5D682830" w:rsidR="007024EF" w:rsidRPr="007024EF" w:rsidDel="001E1E29" w:rsidRDefault="007024EF" w:rsidP="007024EF">
                  <w:pPr>
                    <w:rPr>
                      <w:ins w:id="2322" w:author="Brian Leong (Inspur Worldwide Services Ltd)" w:date="2016-10-04T16:06:00Z"/>
                      <w:del w:id="2323" w:author="Omar Cardona" w:date="2016-10-08T19:51:00Z"/>
                      <w:rFonts w:ascii="Lucida Console" w:hAnsi="Lucida Console"/>
                      <w:sz w:val="12"/>
                      <w:szCs w:val="12"/>
                    </w:rPr>
                  </w:pPr>
                  <w:ins w:id="2324" w:author="Brian Leong (Inspur Worldwide Services Ltd)" w:date="2016-10-04T16:06:00Z">
                    <w:del w:id="2325" w:author="Omar Cardona" w:date="2016-10-08T19:51:00Z">
                      <w:r w:rsidRPr="007024EF" w:rsidDel="001E1E29">
                        <w:rPr>
                          <w:rFonts w:ascii="Lucida Console" w:hAnsi="Lucida Console"/>
                          <w:sz w:val="12"/>
                          <w:szCs w:val="12"/>
                        </w:rPr>
                        <w:delText>PS C:\test&gt; Get-VMNetworkAdapter -ManagementOS -Name "MGT" | fl Name,IeeePriorityTag</w:delText>
                      </w:r>
                    </w:del>
                  </w:ins>
                </w:p>
                <w:p w14:paraId="0DC606AD" w14:textId="7FDAA8B4" w:rsidR="007024EF" w:rsidRPr="007024EF" w:rsidDel="001E1E29" w:rsidRDefault="007024EF" w:rsidP="007024EF">
                  <w:pPr>
                    <w:rPr>
                      <w:ins w:id="2326" w:author="Brian Leong (Inspur Worldwide Services Ltd)" w:date="2016-10-04T16:06:00Z"/>
                      <w:del w:id="2327" w:author="Omar Cardona" w:date="2016-10-08T19:51:00Z"/>
                      <w:rFonts w:ascii="Lucida Console" w:hAnsi="Lucida Console"/>
                      <w:sz w:val="12"/>
                      <w:szCs w:val="12"/>
                    </w:rPr>
                  </w:pPr>
                </w:p>
                <w:p w14:paraId="00FAE328" w14:textId="0286F77B" w:rsidR="007024EF" w:rsidRPr="007024EF" w:rsidDel="001E1E29" w:rsidRDefault="007024EF" w:rsidP="007024EF">
                  <w:pPr>
                    <w:rPr>
                      <w:ins w:id="2328" w:author="Brian Leong (Inspur Worldwide Services Ltd)" w:date="2016-10-04T16:06:00Z"/>
                      <w:del w:id="2329" w:author="Omar Cardona" w:date="2016-10-08T19:51:00Z"/>
                      <w:rFonts w:ascii="Lucida Console" w:hAnsi="Lucida Console"/>
                      <w:sz w:val="12"/>
                      <w:szCs w:val="12"/>
                    </w:rPr>
                  </w:pPr>
                  <w:ins w:id="2330" w:author="Brian Leong (Inspur Worldwide Services Ltd)" w:date="2016-10-04T16:06:00Z">
                    <w:del w:id="2331" w:author="Omar Cardona" w:date="2016-10-08T19:51:00Z">
                      <w:r w:rsidRPr="007024EF" w:rsidDel="001E1E29">
                        <w:rPr>
                          <w:rFonts w:ascii="Lucida Console" w:hAnsi="Lucida Console"/>
                          <w:sz w:val="12"/>
                          <w:szCs w:val="12"/>
                        </w:rPr>
                        <w:delText>Name            : MGT</w:delText>
                      </w:r>
                    </w:del>
                  </w:ins>
                </w:p>
                <w:p w14:paraId="538C3F17" w14:textId="0F18CF34" w:rsidR="007024EF" w:rsidDel="001E1E29" w:rsidRDefault="007024EF" w:rsidP="007024EF">
                  <w:pPr>
                    <w:rPr>
                      <w:ins w:id="2332" w:author="Brian Leong (Inspur Worldwide Services Ltd)" w:date="2016-10-04T16:06:00Z"/>
                      <w:del w:id="2333" w:author="Omar Cardona" w:date="2016-10-08T19:51:00Z"/>
                      <w:rFonts w:ascii="Lucida Console" w:hAnsi="Lucida Console"/>
                      <w:sz w:val="12"/>
                      <w:szCs w:val="12"/>
                    </w:rPr>
                  </w:pPr>
                  <w:ins w:id="2334" w:author="Brian Leong (Inspur Worldwide Services Ltd)" w:date="2016-10-04T16:06:00Z">
                    <w:del w:id="2335" w:author="Omar Cardona" w:date="2016-10-08T19:51:00Z">
                      <w:r w:rsidRPr="007024EF" w:rsidDel="001E1E29">
                        <w:rPr>
                          <w:rFonts w:ascii="Lucida Console" w:hAnsi="Lucida Console"/>
                          <w:sz w:val="12"/>
                          <w:szCs w:val="12"/>
                        </w:rPr>
                        <w:delText xml:space="preserve">IeeePriorityTag : </w:delText>
                      </w:r>
                      <w:r w:rsidRPr="007024EF" w:rsidDel="001E1E29">
                        <w:rPr>
                          <w:rFonts w:ascii="Lucida Console" w:hAnsi="Lucida Console"/>
                          <w:sz w:val="12"/>
                          <w:szCs w:val="12"/>
                          <w:highlight w:val="yellow"/>
                          <w:rPrChange w:id="2336" w:author="Brian Leong (Inspur Worldwide Services Ltd)" w:date="2016-10-04T16:07:00Z">
                            <w:rPr>
                              <w:rFonts w:ascii="Lucida Console" w:hAnsi="Lucida Console"/>
                              <w:sz w:val="12"/>
                              <w:szCs w:val="12"/>
                            </w:rPr>
                          </w:rPrChange>
                        </w:rPr>
                        <w:delText>On</w:delText>
                      </w:r>
                    </w:del>
                  </w:ins>
                </w:p>
                <w:p w14:paraId="05B42607" w14:textId="45D1A946" w:rsidR="007024EF" w:rsidDel="001E1E29" w:rsidRDefault="007024EF" w:rsidP="007024EF">
                  <w:pPr>
                    <w:rPr>
                      <w:ins w:id="2337" w:author="Brian Leong (Inspur Worldwide Services Ltd)" w:date="2016-10-04T16:06:00Z"/>
                      <w:del w:id="2338" w:author="Omar Cardona" w:date="2016-10-08T19:51:00Z"/>
                      <w:rFonts w:ascii="Lucida Console" w:hAnsi="Lucida Console"/>
                      <w:sz w:val="12"/>
                      <w:szCs w:val="12"/>
                    </w:rPr>
                  </w:pPr>
                </w:p>
              </w:tc>
            </w:tr>
          </w:tbl>
          <w:p w14:paraId="42D75B70" w14:textId="1CD8897D" w:rsidR="007024EF" w:rsidDel="001E1E29" w:rsidRDefault="007024EF" w:rsidP="00BE5752">
            <w:pPr>
              <w:rPr>
                <w:del w:id="2339" w:author="Omar Cardona" w:date="2016-10-08T19:51:00Z"/>
                <w:rFonts w:ascii="Lucida Console" w:hAnsi="Lucida Console"/>
                <w:sz w:val="12"/>
                <w:szCs w:val="12"/>
              </w:rPr>
            </w:pPr>
          </w:p>
          <w:p w14:paraId="215EF1D5" w14:textId="57513303" w:rsidR="00BE5752" w:rsidRDefault="00BE5752" w:rsidP="00E676E5">
            <w:pPr>
              <w:rPr>
                <w:rFonts w:ascii="Lucida Console" w:hAnsi="Lucida Console"/>
                <w:sz w:val="12"/>
                <w:szCs w:val="12"/>
              </w:rPr>
            </w:pPr>
          </w:p>
        </w:tc>
      </w:tr>
      <w:tr w:rsidR="00BE5752" w:rsidRPr="007A4C93" w14:paraId="2F67D81C" w14:textId="77777777" w:rsidTr="001058D9">
        <w:tc>
          <w:tcPr>
            <w:tcW w:w="361" w:type="dxa"/>
            <w:tcPrChange w:id="2340" w:author="Omar Cardona" w:date="2016-10-08T21:56:00Z">
              <w:tcPr>
                <w:tcW w:w="265" w:type="dxa"/>
              </w:tcPr>
            </w:tcPrChange>
          </w:tcPr>
          <w:p w14:paraId="25CD8D06" w14:textId="34C51759" w:rsidR="00BE5752" w:rsidRPr="001058D9" w:rsidRDefault="001058D9" w:rsidP="00294D47">
            <w:pPr>
              <w:rPr>
                <w:rFonts w:ascii="Lucida Console" w:hAnsi="Lucida Console"/>
                <w:b/>
                <w:sz w:val="12"/>
                <w:szCs w:val="12"/>
                <w:rPrChange w:id="2341" w:author="Omar Cardona" w:date="2016-10-08T21:56:00Z">
                  <w:rPr>
                    <w:rFonts w:ascii="Lucida Console" w:hAnsi="Lucida Console"/>
                    <w:sz w:val="12"/>
                    <w:szCs w:val="12"/>
                  </w:rPr>
                </w:rPrChange>
              </w:rPr>
            </w:pPr>
            <w:ins w:id="2342" w:author="Omar Cardona" w:date="2016-10-08T21:55:00Z">
              <w:r w:rsidRPr="001058D9">
                <w:rPr>
                  <w:rFonts w:ascii="Lucida Console" w:hAnsi="Lucida Console"/>
                  <w:b/>
                  <w:sz w:val="12"/>
                  <w:szCs w:val="12"/>
                  <w:rPrChange w:id="2343" w:author="Omar Cardona" w:date="2016-10-08T21:56:00Z">
                    <w:rPr>
                      <w:rFonts w:ascii="Lucida Console" w:hAnsi="Lucida Console"/>
                      <w:sz w:val="12"/>
                      <w:szCs w:val="12"/>
                    </w:rPr>
                  </w:rPrChange>
                </w:rPr>
                <w:lastRenderedPageBreak/>
                <w:t>7</w:t>
              </w:r>
            </w:ins>
          </w:p>
        </w:tc>
        <w:tc>
          <w:tcPr>
            <w:tcW w:w="268" w:type="dxa"/>
            <w:shd w:val="clear" w:color="auto" w:fill="auto"/>
            <w:tcPrChange w:id="2344" w:author="Omar Cardona" w:date="2016-10-08T21:56:00Z">
              <w:tcPr>
                <w:tcW w:w="270" w:type="dxa"/>
                <w:shd w:val="clear" w:color="auto" w:fill="auto"/>
              </w:tcPr>
            </w:tcPrChange>
          </w:tcPr>
          <w:p w14:paraId="59A7DE31" w14:textId="77777777" w:rsidR="00BE5752" w:rsidRPr="007A4C93" w:rsidRDefault="00BE5752" w:rsidP="00294D47">
            <w:pPr>
              <w:rPr>
                <w:rFonts w:ascii="Lucida Console" w:hAnsi="Lucida Console"/>
                <w:sz w:val="12"/>
                <w:szCs w:val="12"/>
              </w:rPr>
            </w:pPr>
          </w:p>
        </w:tc>
        <w:tc>
          <w:tcPr>
            <w:tcW w:w="236" w:type="dxa"/>
            <w:shd w:val="clear" w:color="auto" w:fill="00B0F0"/>
            <w:tcPrChange w:id="2345" w:author="Omar Cardona" w:date="2016-10-08T21:56:00Z">
              <w:tcPr>
                <w:tcW w:w="236" w:type="dxa"/>
                <w:shd w:val="clear" w:color="auto" w:fill="00B0F0"/>
              </w:tcPr>
            </w:tcPrChange>
          </w:tcPr>
          <w:p w14:paraId="1803F4CA" w14:textId="77777777" w:rsidR="00BE5752" w:rsidRPr="007A4C93" w:rsidRDefault="00BE5752" w:rsidP="00294D47">
            <w:pPr>
              <w:rPr>
                <w:rFonts w:ascii="Lucida Console" w:hAnsi="Lucida Console"/>
                <w:sz w:val="12"/>
                <w:szCs w:val="12"/>
              </w:rPr>
            </w:pPr>
          </w:p>
        </w:tc>
        <w:tc>
          <w:tcPr>
            <w:tcW w:w="9925" w:type="dxa"/>
            <w:tcPrChange w:id="2346" w:author="Omar Cardona" w:date="2016-10-08T21:56:00Z">
              <w:tcPr>
                <w:tcW w:w="10019" w:type="dxa"/>
              </w:tcPr>
            </w:tcPrChange>
          </w:tcPr>
          <w:p w14:paraId="69C89BEB" w14:textId="77777777" w:rsidR="00BE5752" w:rsidRDefault="00BE5752" w:rsidP="00E676E5">
            <w:pPr>
              <w:rPr>
                <w:rFonts w:ascii="Lucida Console" w:hAnsi="Lucida Console"/>
                <w:sz w:val="12"/>
                <w:szCs w:val="12"/>
              </w:rPr>
            </w:pPr>
          </w:p>
          <w:p w14:paraId="6072A02B" w14:textId="750041E9" w:rsidR="00850A0E" w:rsidDel="009903E3" w:rsidRDefault="00850A0E" w:rsidP="00E676E5">
            <w:pPr>
              <w:rPr>
                <w:del w:id="2347" w:author="Omar Cardona" w:date="2016-10-08T19:52:00Z"/>
                <w:rFonts w:ascii="Lucida Console" w:hAnsi="Lucida Console"/>
                <w:color w:val="000000" w:themeColor="text1"/>
                <w:sz w:val="12"/>
                <w:szCs w:val="12"/>
              </w:rPr>
            </w:pPr>
            <w:r w:rsidRPr="009903E3">
              <w:rPr>
                <w:rFonts w:ascii="Lucida Console" w:hAnsi="Lucida Console"/>
                <w:color w:val="000000" w:themeColor="text1"/>
                <w:sz w:val="12"/>
                <w:szCs w:val="12"/>
                <w:rPrChange w:id="2348" w:author="Omar Cardona" w:date="2016-11-21T23:46:00Z">
                  <w:rPr>
                    <w:rFonts w:ascii="Lucida Console" w:hAnsi="Lucida Console"/>
                    <w:color w:val="009900"/>
                    <w:sz w:val="12"/>
                    <w:szCs w:val="12"/>
                  </w:rPr>
                </w:rPrChange>
              </w:rPr>
              <w:t># Now create two Host vNIC for RDMA</w:t>
            </w:r>
          </w:p>
          <w:p w14:paraId="25ED73B1" w14:textId="77777777" w:rsidR="009903E3" w:rsidRPr="009903E3" w:rsidRDefault="009903E3" w:rsidP="00E676E5">
            <w:pPr>
              <w:rPr>
                <w:ins w:id="2349" w:author="Omar Cardona" w:date="2016-11-21T23:46:00Z"/>
                <w:rFonts w:ascii="Lucida Console" w:hAnsi="Lucida Console"/>
                <w:color w:val="000000" w:themeColor="text1"/>
                <w:sz w:val="12"/>
                <w:szCs w:val="12"/>
                <w:rPrChange w:id="2350" w:author="Omar Cardona" w:date="2016-11-21T23:46:00Z">
                  <w:rPr>
                    <w:ins w:id="2351" w:author="Omar Cardona" w:date="2016-11-21T23:46:00Z"/>
                    <w:rFonts w:ascii="Lucida Console" w:hAnsi="Lucida Console"/>
                    <w:color w:val="00B050"/>
                    <w:sz w:val="12"/>
                    <w:szCs w:val="12"/>
                  </w:rPr>
                </w:rPrChange>
              </w:rPr>
            </w:pPr>
          </w:p>
          <w:p w14:paraId="792B0F8C" w14:textId="77777777" w:rsidR="00850A0E" w:rsidRDefault="00850A0E" w:rsidP="00E676E5">
            <w:pPr>
              <w:rPr>
                <w:rFonts w:ascii="Lucida Console" w:hAnsi="Lucida Console"/>
                <w:sz w:val="12"/>
                <w:szCs w:val="12"/>
              </w:rPr>
            </w:pPr>
          </w:p>
          <w:p w14:paraId="4B0EEE59" w14:textId="0D83AC18" w:rsidR="00850A0E" w:rsidRPr="006128B7" w:rsidRDefault="00850A0E" w:rsidP="00850A0E">
            <w:pPr>
              <w:rPr>
                <w:rFonts w:ascii="Lucida Console" w:hAnsi="Lucida Console"/>
                <w:b/>
                <w:sz w:val="12"/>
                <w:szCs w:val="12"/>
              </w:rPr>
            </w:pPr>
            <w:del w:id="2352" w:author="Omar Cardona" w:date="2016-10-08T19:54:00Z">
              <w:r w:rsidRPr="00850A0E" w:rsidDel="00A17F40">
                <w:rPr>
                  <w:rFonts w:ascii="Lucida Console" w:hAnsi="Lucida Console"/>
                  <w:sz w:val="12"/>
                  <w:szCs w:val="12"/>
                </w:rPr>
                <w:delText xml:space="preserve">PS C:\TEST&gt; </w:delText>
              </w:r>
            </w:del>
            <w:r w:rsidRPr="00850A0E">
              <w:rPr>
                <w:rFonts w:ascii="Lucida Console" w:hAnsi="Lucida Console"/>
                <w:b/>
                <w:sz w:val="12"/>
                <w:szCs w:val="12"/>
              </w:rPr>
              <w:t>Add-</w:t>
            </w:r>
            <w:proofErr w:type="spellStart"/>
            <w:r w:rsidRPr="00850A0E">
              <w:rPr>
                <w:rFonts w:ascii="Lucida Console" w:hAnsi="Lucida Console"/>
                <w:b/>
                <w:sz w:val="12"/>
                <w:szCs w:val="12"/>
              </w:rPr>
              <w:t>VMNetworkAdapter</w:t>
            </w:r>
            <w:proofErr w:type="spellEnd"/>
            <w:r w:rsidRPr="00850A0E">
              <w:rPr>
                <w:rFonts w:ascii="Lucida Console" w:hAnsi="Lucida Console"/>
                <w:b/>
                <w:sz w:val="12"/>
                <w:szCs w:val="12"/>
              </w:rPr>
              <w:t xml:space="preserve"> –</w:t>
            </w:r>
            <w:proofErr w:type="spellStart"/>
            <w:r w:rsidRPr="00850A0E">
              <w:rPr>
                <w:rFonts w:ascii="Lucida Console" w:hAnsi="Lucida Console"/>
                <w:b/>
                <w:sz w:val="12"/>
                <w:szCs w:val="12"/>
              </w:rPr>
              <w:t>SwitchName</w:t>
            </w:r>
            <w:proofErr w:type="spellEnd"/>
            <w:r w:rsidRPr="00850A0E">
              <w:rPr>
                <w:rFonts w:ascii="Lucida Console" w:hAnsi="Lucida Console"/>
                <w:b/>
                <w:sz w:val="12"/>
                <w:szCs w:val="12"/>
              </w:rPr>
              <w:t xml:space="preserve"> "VM</w:t>
            </w:r>
            <w:r w:rsidR="006128B7">
              <w:rPr>
                <w:rFonts w:ascii="Lucida Console" w:hAnsi="Lucida Console"/>
                <w:b/>
                <w:sz w:val="12"/>
                <w:szCs w:val="12"/>
              </w:rPr>
              <w:t xml:space="preserve">STEST" –Name </w:t>
            </w:r>
            <w:r w:rsidR="006128B7" w:rsidRPr="00A76500">
              <w:rPr>
                <w:rFonts w:ascii="Lucida Console" w:hAnsi="Lucida Console"/>
                <w:b/>
                <w:sz w:val="12"/>
                <w:szCs w:val="12"/>
                <w:highlight w:val="yellow"/>
              </w:rPr>
              <w:t>SMB1</w:t>
            </w:r>
            <w:r w:rsidR="006128B7">
              <w:rPr>
                <w:rFonts w:ascii="Lucida Console" w:hAnsi="Lucida Console"/>
                <w:b/>
                <w:sz w:val="12"/>
                <w:szCs w:val="12"/>
              </w:rPr>
              <w:t xml:space="preserve"> –</w:t>
            </w:r>
            <w:proofErr w:type="spellStart"/>
            <w:r w:rsidR="006128B7">
              <w:rPr>
                <w:rFonts w:ascii="Lucida Console" w:hAnsi="Lucida Console"/>
                <w:b/>
                <w:sz w:val="12"/>
                <w:szCs w:val="12"/>
              </w:rPr>
              <w:t>ManagementOS</w:t>
            </w:r>
            <w:proofErr w:type="spellEnd"/>
          </w:p>
          <w:p w14:paraId="65B45AB1" w14:textId="0F6DC14E" w:rsidR="00850A0E" w:rsidRPr="00A76500" w:rsidRDefault="00850A0E" w:rsidP="00850A0E">
            <w:pPr>
              <w:rPr>
                <w:rFonts w:ascii="Lucida Console" w:hAnsi="Lucida Console"/>
                <w:b/>
                <w:sz w:val="12"/>
                <w:szCs w:val="12"/>
              </w:rPr>
            </w:pPr>
            <w:del w:id="2353" w:author="Omar Cardona" w:date="2016-10-08T19:54:00Z">
              <w:r w:rsidRPr="00850A0E" w:rsidDel="00A17F40">
                <w:rPr>
                  <w:rFonts w:ascii="Lucida Console" w:hAnsi="Lucida Console"/>
                  <w:sz w:val="12"/>
                  <w:szCs w:val="12"/>
                </w:rPr>
                <w:delText xml:space="preserve">PS C:\TEST&gt; </w:delText>
              </w:r>
            </w:del>
            <w:r w:rsidRPr="00850A0E">
              <w:rPr>
                <w:rFonts w:ascii="Lucida Console" w:hAnsi="Lucida Console"/>
                <w:b/>
                <w:sz w:val="12"/>
                <w:szCs w:val="12"/>
              </w:rPr>
              <w:t>Add-</w:t>
            </w:r>
            <w:proofErr w:type="spellStart"/>
            <w:r w:rsidRPr="00850A0E">
              <w:rPr>
                <w:rFonts w:ascii="Lucida Console" w:hAnsi="Lucida Console"/>
                <w:b/>
                <w:sz w:val="12"/>
                <w:szCs w:val="12"/>
              </w:rPr>
              <w:t>VMNetworkAdapter</w:t>
            </w:r>
            <w:proofErr w:type="spellEnd"/>
            <w:r w:rsidRPr="00850A0E">
              <w:rPr>
                <w:rFonts w:ascii="Lucida Console" w:hAnsi="Lucida Console"/>
                <w:b/>
                <w:sz w:val="12"/>
                <w:szCs w:val="12"/>
              </w:rPr>
              <w:t xml:space="preserve"> –</w:t>
            </w:r>
            <w:proofErr w:type="spellStart"/>
            <w:r w:rsidRPr="00850A0E">
              <w:rPr>
                <w:rFonts w:ascii="Lucida Console" w:hAnsi="Lucida Console"/>
                <w:b/>
                <w:sz w:val="12"/>
                <w:szCs w:val="12"/>
              </w:rPr>
              <w:t>SwitchName</w:t>
            </w:r>
            <w:proofErr w:type="spellEnd"/>
            <w:r w:rsidRPr="00850A0E">
              <w:rPr>
                <w:rFonts w:ascii="Lucida Console" w:hAnsi="Lucida Console"/>
                <w:b/>
                <w:sz w:val="12"/>
                <w:szCs w:val="12"/>
              </w:rPr>
              <w:t xml:space="preserve"> "VMSTEST" –Name </w:t>
            </w:r>
            <w:r w:rsidRPr="00A76500">
              <w:rPr>
                <w:rFonts w:ascii="Lucida Console" w:hAnsi="Lucida Console"/>
                <w:b/>
                <w:sz w:val="12"/>
                <w:szCs w:val="12"/>
                <w:highlight w:val="yellow"/>
              </w:rPr>
              <w:t>SMB2</w:t>
            </w:r>
            <w:r w:rsidRPr="00850A0E">
              <w:rPr>
                <w:rFonts w:ascii="Lucida Console" w:hAnsi="Lucida Console"/>
                <w:b/>
                <w:sz w:val="12"/>
                <w:szCs w:val="12"/>
              </w:rPr>
              <w:t xml:space="preserve"> –</w:t>
            </w:r>
            <w:proofErr w:type="spellStart"/>
            <w:r w:rsidRPr="00850A0E">
              <w:rPr>
                <w:rFonts w:ascii="Lucida Console" w:hAnsi="Lucida Console"/>
                <w:b/>
                <w:sz w:val="12"/>
                <w:szCs w:val="12"/>
              </w:rPr>
              <w:t>ManagementOS</w:t>
            </w:r>
            <w:proofErr w:type="spellEnd"/>
          </w:p>
          <w:p w14:paraId="360DCA4D" w14:textId="77777777" w:rsidR="00A76500" w:rsidRDefault="00A76500" w:rsidP="00850A0E">
            <w:pPr>
              <w:rPr>
                <w:rFonts w:ascii="Lucida Console" w:hAnsi="Lucida Console"/>
                <w:sz w:val="12"/>
                <w:szCs w:val="12"/>
              </w:rPr>
            </w:pPr>
          </w:p>
          <w:p w14:paraId="650B9311" w14:textId="009D83BD" w:rsidR="00850A0E" w:rsidRPr="00850A0E" w:rsidRDefault="00850A0E" w:rsidP="00850A0E">
            <w:pPr>
              <w:rPr>
                <w:rFonts w:ascii="Lucida Console" w:hAnsi="Lucida Console"/>
                <w:b/>
                <w:sz w:val="12"/>
                <w:szCs w:val="12"/>
              </w:rPr>
            </w:pPr>
            <w:del w:id="2354" w:author="Omar Cardona" w:date="2016-10-08T19:54:00Z">
              <w:r w:rsidRPr="00850A0E" w:rsidDel="00A17F40">
                <w:rPr>
                  <w:rFonts w:ascii="Lucida Console" w:hAnsi="Lucida Console"/>
                  <w:sz w:val="12"/>
                  <w:szCs w:val="12"/>
                </w:rPr>
                <w:delText xml:space="preserve">PS C:\TEST&gt; </w:delText>
              </w:r>
            </w:del>
            <w:r w:rsidRPr="00850A0E">
              <w:rPr>
                <w:rFonts w:ascii="Lucida Console" w:hAnsi="Lucida Console"/>
                <w:b/>
                <w:sz w:val="12"/>
                <w:szCs w:val="12"/>
              </w:rPr>
              <w:t>Get-</w:t>
            </w:r>
            <w:proofErr w:type="spellStart"/>
            <w:r w:rsidRPr="00850A0E">
              <w:rPr>
                <w:rFonts w:ascii="Lucida Console" w:hAnsi="Lucida Console"/>
                <w:b/>
                <w:sz w:val="12"/>
                <w:szCs w:val="12"/>
              </w:rPr>
              <w:t>VMNetworkAdapter</w:t>
            </w:r>
            <w:proofErr w:type="spellEnd"/>
            <w:r w:rsidRPr="00850A0E">
              <w:rPr>
                <w:rFonts w:ascii="Lucida Console" w:hAnsi="Lucida Console"/>
                <w:b/>
                <w:sz w:val="12"/>
                <w:szCs w:val="12"/>
              </w:rPr>
              <w:t xml:space="preserve"> -</w:t>
            </w:r>
            <w:proofErr w:type="spellStart"/>
            <w:r w:rsidRPr="00850A0E">
              <w:rPr>
                <w:rFonts w:ascii="Lucida Console" w:hAnsi="Lucida Console"/>
                <w:b/>
                <w:sz w:val="12"/>
                <w:szCs w:val="12"/>
              </w:rPr>
              <w:t>ManagementOS</w:t>
            </w:r>
            <w:proofErr w:type="spellEnd"/>
          </w:p>
          <w:p w14:paraId="0815D02A" w14:textId="77777777" w:rsidR="00850A0E" w:rsidRPr="00850A0E" w:rsidRDefault="00850A0E" w:rsidP="00850A0E">
            <w:pPr>
              <w:rPr>
                <w:rFonts w:ascii="Lucida Console" w:hAnsi="Lucida Console"/>
                <w:sz w:val="12"/>
                <w:szCs w:val="12"/>
              </w:rPr>
            </w:pPr>
          </w:p>
          <w:p w14:paraId="47DF9EB1"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xml:space="preserve">Name                 </w:t>
            </w:r>
            <w:proofErr w:type="spellStart"/>
            <w:r w:rsidRPr="00850A0E">
              <w:rPr>
                <w:rFonts w:ascii="Lucida Console" w:hAnsi="Lucida Console"/>
                <w:sz w:val="12"/>
                <w:szCs w:val="12"/>
              </w:rPr>
              <w:t>IsManagementOs</w:t>
            </w:r>
            <w:proofErr w:type="spellEnd"/>
            <w:r w:rsidRPr="00850A0E">
              <w:rPr>
                <w:rFonts w:ascii="Lucida Console" w:hAnsi="Lucida Console"/>
                <w:sz w:val="12"/>
                <w:szCs w:val="12"/>
              </w:rPr>
              <w:t xml:space="preserve"> </w:t>
            </w:r>
            <w:proofErr w:type="spellStart"/>
            <w:r w:rsidRPr="00850A0E">
              <w:rPr>
                <w:rFonts w:ascii="Lucida Console" w:hAnsi="Lucida Console"/>
                <w:sz w:val="12"/>
                <w:szCs w:val="12"/>
              </w:rPr>
              <w:t>VMName</w:t>
            </w:r>
            <w:proofErr w:type="spellEnd"/>
            <w:r w:rsidRPr="00850A0E">
              <w:rPr>
                <w:rFonts w:ascii="Lucida Console" w:hAnsi="Lucida Console"/>
                <w:sz w:val="12"/>
                <w:szCs w:val="12"/>
              </w:rPr>
              <w:t xml:space="preserve"> </w:t>
            </w:r>
            <w:proofErr w:type="spellStart"/>
            <w:r w:rsidRPr="00850A0E">
              <w:rPr>
                <w:rFonts w:ascii="Lucida Console" w:hAnsi="Lucida Console"/>
                <w:sz w:val="12"/>
                <w:szCs w:val="12"/>
              </w:rPr>
              <w:t>SwitchName</w:t>
            </w:r>
            <w:proofErr w:type="spellEnd"/>
            <w:r w:rsidRPr="00850A0E">
              <w:rPr>
                <w:rFonts w:ascii="Lucida Console" w:hAnsi="Lucida Console"/>
                <w:sz w:val="12"/>
                <w:szCs w:val="12"/>
              </w:rPr>
              <w:t xml:space="preserve">           </w:t>
            </w:r>
            <w:proofErr w:type="spellStart"/>
            <w:r w:rsidRPr="00850A0E">
              <w:rPr>
                <w:rFonts w:ascii="Lucida Console" w:hAnsi="Lucida Console"/>
                <w:sz w:val="12"/>
                <w:szCs w:val="12"/>
              </w:rPr>
              <w:t>MacAddress</w:t>
            </w:r>
            <w:proofErr w:type="spellEnd"/>
            <w:r w:rsidRPr="00850A0E">
              <w:rPr>
                <w:rFonts w:ascii="Lucida Console" w:hAnsi="Lucida Console"/>
                <w:sz w:val="12"/>
                <w:szCs w:val="12"/>
              </w:rPr>
              <w:t xml:space="preserve">   Status </w:t>
            </w:r>
            <w:proofErr w:type="spellStart"/>
            <w:r w:rsidRPr="00850A0E">
              <w:rPr>
                <w:rFonts w:ascii="Lucida Console" w:hAnsi="Lucida Console"/>
                <w:sz w:val="12"/>
                <w:szCs w:val="12"/>
              </w:rPr>
              <w:t>IPAddresses</w:t>
            </w:r>
            <w:proofErr w:type="spellEnd"/>
          </w:p>
          <w:p w14:paraId="68D7D86C"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 ------ ----------           ----------   ------ -----------</w:t>
            </w:r>
          </w:p>
          <w:p w14:paraId="3B968532"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xml:space="preserve">CORP-External-Switch True                  CORP-External-Switch 001B785768AA {Ok}              </w:t>
            </w:r>
          </w:p>
          <w:p w14:paraId="1880A077"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xml:space="preserve">Mgt                  True                  VMSTEST              E41D2D074071 {Ok}              </w:t>
            </w:r>
          </w:p>
          <w:p w14:paraId="1998ABC8"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highlight w:val="yellow"/>
              </w:rPr>
              <w:t>SMB1</w:t>
            </w:r>
            <w:r w:rsidRPr="00850A0E">
              <w:rPr>
                <w:rFonts w:ascii="Lucida Console" w:hAnsi="Lucida Console"/>
                <w:sz w:val="12"/>
                <w:szCs w:val="12"/>
              </w:rPr>
              <w:t xml:space="preserve">                 True                  VMSTEST              00155D30AA00 {Ok}              </w:t>
            </w:r>
          </w:p>
          <w:p w14:paraId="2A5DC773" w14:textId="77777777" w:rsidR="00850A0E" w:rsidRDefault="00850A0E" w:rsidP="00850A0E">
            <w:pPr>
              <w:rPr>
                <w:rFonts w:ascii="Lucida Console" w:hAnsi="Lucida Console"/>
                <w:sz w:val="12"/>
                <w:szCs w:val="12"/>
              </w:rPr>
            </w:pPr>
            <w:r w:rsidRPr="00850A0E">
              <w:rPr>
                <w:rFonts w:ascii="Lucida Console" w:hAnsi="Lucida Console"/>
                <w:sz w:val="12"/>
                <w:szCs w:val="12"/>
                <w:highlight w:val="yellow"/>
              </w:rPr>
              <w:t>SMB2</w:t>
            </w:r>
            <w:r w:rsidRPr="00850A0E">
              <w:rPr>
                <w:rFonts w:ascii="Lucida Console" w:hAnsi="Lucida Console"/>
                <w:sz w:val="12"/>
                <w:szCs w:val="12"/>
              </w:rPr>
              <w:t xml:space="preserve">                 True                  VMSTEST              00155D30AA01 {Ok}    </w:t>
            </w:r>
          </w:p>
          <w:p w14:paraId="66037B4D" w14:textId="39A17C3B" w:rsidR="00850A0E" w:rsidDel="001E1E29" w:rsidRDefault="00850A0E" w:rsidP="00850A0E">
            <w:pPr>
              <w:rPr>
                <w:ins w:id="2355" w:author="Brian Leong (Inspur Worldwide Services Ltd)" w:date="2016-10-04T16:10:00Z"/>
                <w:del w:id="2356" w:author="Omar Cardona" w:date="2016-10-08T19:52:00Z"/>
                <w:rFonts w:ascii="Lucida Console" w:hAnsi="Lucida Console"/>
                <w:sz w:val="12"/>
                <w:szCs w:val="12"/>
              </w:rPr>
            </w:pPr>
          </w:p>
          <w:p w14:paraId="2E9E1C41" w14:textId="090FAE61" w:rsidR="005A2CFF" w:rsidRPr="00905727" w:rsidDel="001E1E29" w:rsidRDefault="005A2CFF" w:rsidP="005A2CFF">
            <w:pPr>
              <w:rPr>
                <w:ins w:id="2357" w:author="Brian Leong (Inspur Worldwide Services Ltd)" w:date="2016-10-04T16:10:00Z"/>
                <w:del w:id="2358" w:author="Omar Cardona" w:date="2016-10-08T19:52:00Z"/>
                <w:rFonts w:ascii="Lucida Console" w:eastAsia="Times New Roman" w:hAnsi="Lucida Console" w:cs="Calibri"/>
                <w:color w:val="7030A0"/>
                <w:sz w:val="12"/>
                <w:szCs w:val="12"/>
              </w:rPr>
            </w:pPr>
            <w:ins w:id="2359" w:author="Brian Leong (Inspur Worldwide Services Ltd)" w:date="2016-10-04T16:10:00Z">
              <w:del w:id="2360" w:author="Omar Cardona" w:date="2016-10-08T19:52:00Z">
                <w:r w:rsidRPr="00836A5F" w:rsidDel="001E1E29">
                  <w:rPr>
                    <w:rFonts w:ascii="Lucida Console" w:eastAsia="Times New Roman" w:hAnsi="Lucida Console" w:cs="Calibri"/>
                    <w:color w:val="7030A0"/>
                    <w:sz w:val="12"/>
                    <w:szCs w:val="12"/>
                    <w:highlight w:val="red"/>
                    <w:rPrChange w:id="2361" w:author="Omar Cardona" w:date="2016-10-07T20:32:00Z">
                      <w:rPr>
                        <w:rFonts w:ascii="Lucida Console" w:eastAsia="Times New Roman" w:hAnsi="Lucida Console" w:cs="Calibri"/>
                        <w:color w:val="7030A0"/>
                        <w:sz w:val="12"/>
                        <w:szCs w:val="12"/>
                      </w:rPr>
                    </w:rPrChange>
                  </w:rPr>
                  <w:delText>[Brian: OK for dual-port SET switch scenario.]</w:delText>
                </w:r>
              </w:del>
            </w:ins>
          </w:p>
          <w:p w14:paraId="6AD2ADF1" w14:textId="19A18F4F" w:rsidR="005A2CFF" w:rsidRDefault="005A2CFF">
            <w:pPr>
              <w:rPr>
                <w:rFonts w:ascii="Lucida Console" w:hAnsi="Lucida Console"/>
                <w:sz w:val="12"/>
                <w:szCs w:val="12"/>
              </w:rPr>
            </w:pPr>
          </w:p>
        </w:tc>
      </w:tr>
      <w:tr w:rsidR="00AB1398" w:rsidRPr="007A4C93" w14:paraId="70D8C110" w14:textId="77777777" w:rsidTr="001058D9">
        <w:tc>
          <w:tcPr>
            <w:tcW w:w="361" w:type="dxa"/>
            <w:tcPrChange w:id="2362" w:author="Omar Cardona" w:date="2016-10-08T21:56:00Z">
              <w:tcPr>
                <w:tcW w:w="265" w:type="dxa"/>
              </w:tcPr>
            </w:tcPrChange>
          </w:tcPr>
          <w:p w14:paraId="1EAEA2DD" w14:textId="081D7765" w:rsidR="00AB1398" w:rsidRPr="001058D9" w:rsidRDefault="001058D9" w:rsidP="00294D47">
            <w:pPr>
              <w:rPr>
                <w:rFonts w:ascii="Lucida Console" w:hAnsi="Lucida Console"/>
                <w:b/>
                <w:sz w:val="12"/>
                <w:szCs w:val="12"/>
                <w:rPrChange w:id="2363" w:author="Omar Cardona" w:date="2016-10-08T21:56:00Z">
                  <w:rPr>
                    <w:rFonts w:ascii="Lucida Console" w:hAnsi="Lucida Console"/>
                    <w:sz w:val="12"/>
                    <w:szCs w:val="12"/>
                  </w:rPr>
                </w:rPrChange>
              </w:rPr>
            </w:pPr>
            <w:ins w:id="2364" w:author="Omar Cardona" w:date="2016-10-08T21:55:00Z">
              <w:r w:rsidRPr="001058D9">
                <w:rPr>
                  <w:rFonts w:ascii="Lucida Console" w:hAnsi="Lucida Console"/>
                  <w:b/>
                  <w:sz w:val="12"/>
                  <w:szCs w:val="12"/>
                  <w:rPrChange w:id="2365" w:author="Omar Cardona" w:date="2016-10-08T21:56:00Z">
                    <w:rPr>
                      <w:rFonts w:ascii="Lucida Console" w:hAnsi="Lucida Console"/>
                      <w:sz w:val="12"/>
                      <w:szCs w:val="12"/>
                    </w:rPr>
                  </w:rPrChange>
                </w:rPr>
                <w:t>8</w:t>
              </w:r>
            </w:ins>
          </w:p>
        </w:tc>
        <w:tc>
          <w:tcPr>
            <w:tcW w:w="268" w:type="dxa"/>
            <w:shd w:val="clear" w:color="auto" w:fill="auto"/>
            <w:tcPrChange w:id="2366" w:author="Omar Cardona" w:date="2016-10-08T21:56:00Z">
              <w:tcPr>
                <w:tcW w:w="270" w:type="dxa"/>
                <w:shd w:val="clear" w:color="auto" w:fill="auto"/>
              </w:tcPr>
            </w:tcPrChange>
          </w:tcPr>
          <w:p w14:paraId="2CAAB2A8" w14:textId="77777777" w:rsidR="00AB1398" w:rsidRPr="007A4C93" w:rsidRDefault="00AB1398" w:rsidP="00294D47">
            <w:pPr>
              <w:rPr>
                <w:rFonts w:ascii="Lucida Console" w:hAnsi="Lucida Console"/>
                <w:sz w:val="12"/>
                <w:szCs w:val="12"/>
              </w:rPr>
            </w:pPr>
          </w:p>
        </w:tc>
        <w:tc>
          <w:tcPr>
            <w:tcW w:w="236" w:type="dxa"/>
            <w:shd w:val="clear" w:color="auto" w:fill="00B0F0"/>
            <w:tcPrChange w:id="2367" w:author="Omar Cardona" w:date="2016-10-08T21:56:00Z">
              <w:tcPr>
                <w:tcW w:w="236" w:type="dxa"/>
                <w:shd w:val="clear" w:color="auto" w:fill="00B0F0"/>
              </w:tcPr>
            </w:tcPrChange>
          </w:tcPr>
          <w:p w14:paraId="2B949D9E" w14:textId="77777777" w:rsidR="00AB1398" w:rsidRPr="007A4C93" w:rsidRDefault="00AB1398" w:rsidP="00294D47">
            <w:pPr>
              <w:rPr>
                <w:rFonts w:ascii="Lucida Console" w:hAnsi="Lucida Console"/>
                <w:sz w:val="12"/>
                <w:szCs w:val="12"/>
              </w:rPr>
            </w:pPr>
          </w:p>
        </w:tc>
        <w:tc>
          <w:tcPr>
            <w:tcW w:w="9925" w:type="dxa"/>
            <w:tcPrChange w:id="2368" w:author="Omar Cardona" w:date="2016-10-08T21:56:00Z">
              <w:tcPr>
                <w:tcW w:w="10019" w:type="dxa"/>
              </w:tcPr>
            </w:tcPrChange>
          </w:tcPr>
          <w:p w14:paraId="53CA3800" w14:textId="77777777" w:rsidR="00AB1398" w:rsidRDefault="00AB1398" w:rsidP="00E676E5">
            <w:pPr>
              <w:rPr>
                <w:rFonts w:ascii="Lucida Console" w:hAnsi="Lucida Console"/>
                <w:sz w:val="12"/>
                <w:szCs w:val="12"/>
              </w:rPr>
            </w:pPr>
          </w:p>
          <w:p w14:paraId="4C7B32B8" w14:textId="0E2F367E" w:rsidR="00AB1398" w:rsidRPr="009903E3" w:rsidRDefault="00AB1398" w:rsidP="00E676E5">
            <w:pPr>
              <w:rPr>
                <w:ins w:id="2369" w:author="Brian Leong (Inspur Worldwide Services Ltd)" w:date="2016-10-04T16:35:00Z"/>
                <w:rFonts w:ascii="Lucida Console" w:hAnsi="Lucida Console"/>
                <w:color w:val="000000" w:themeColor="text1"/>
                <w:sz w:val="12"/>
                <w:szCs w:val="12"/>
                <w:rPrChange w:id="2370" w:author="Omar Cardona" w:date="2016-11-21T23:46:00Z">
                  <w:rPr>
                    <w:ins w:id="2371" w:author="Brian Leong (Inspur Worldwide Services Ltd)" w:date="2016-10-04T16:35:00Z"/>
                    <w:rFonts w:ascii="Lucida Console" w:hAnsi="Lucida Console"/>
                    <w:color w:val="009900"/>
                    <w:sz w:val="12"/>
                    <w:szCs w:val="12"/>
                  </w:rPr>
                </w:rPrChange>
              </w:rPr>
            </w:pPr>
            <w:r w:rsidRPr="009903E3">
              <w:rPr>
                <w:rFonts w:ascii="Lucida Console" w:hAnsi="Lucida Console"/>
                <w:color w:val="000000" w:themeColor="text1"/>
                <w:sz w:val="12"/>
                <w:szCs w:val="12"/>
                <w:rPrChange w:id="2372" w:author="Omar Cardona" w:date="2016-11-21T23:46:00Z">
                  <w:rPr>
                    <w:rFonts w:ascii="Lucida Console" w:hAnsi="Lucida Console"/>
                    <w:color w:val="009900"/>
                    <w:sz w:val="12"/>
                    <w:szCs w:val="12"/>
                  </w:rPr>
                </w:rPrChange>
              </w:rPr>
              <w:t xml:space="preserve"># Assign an IP address to the SMB Host </w:t>
            </w:r>
            <w:proofErr w:type="spellStart"/>
            <w:r w:rsidRPr="009903E3">
              <w:rPr>
                <w:rFonts w:ascii="Lucida Console" w:hAnsi="Lucida Console"/>
                <w:color w:val="000000" w:themeColor="text1"/>
                <w:sz w:val="12"/>
                <w:szCs w:val="12"/>
                <w:rPrChange w:id="2373" w:author="Omar Cardona" w:date="2016-11-21T23:46:00Z">
                  <w:rPr>
                    <w:rFonts w:ascii="Lucida Console" w:hAnsi="Lucida Console"/>
                    <w:color w:val="009900"/>
                    <w:sz w:val="12"/>
                    <w:szCs w:val="12"/>
                  </w:rPr>
                </w:rPrChange>
              </w:rPr>
              <w:t>vNICs</w:t>
            </w:r>
            <w:proofErr w:type="spellEnd"/>
            <w:r w:rsidR="004D628D" w:rsidRPr="009903E3">
              <w:rPr>
                <w:rFonts w:ascii="Lucida Console" w:hAnsi="Lucida Console"/>
                <w:color w:val="000000" w:themeColor="text1"/>
                <w:sz w:val="12"/>
                <w:szCs w:val="12"/>
                <w:rPrChange w:id="2374" w:author="Omar Cardona" w:date="2016-11-21T23:46:00Z">
                  <w:rPr>
                    <w:rFonts w:ascii="Lucida Console" w:hAnsi="Lucida Console"/>
                    <w:color w:val="009900"/>
                    <w:sz w:val="12"/>
                    <w:szCs w:val="12"/>
                  </w:rPr>
                </w:rPrChange>
              </w:rPr>
              <w:t xml:space="preserve">.  Note that TEST-40G-1 and TEST-40G-2 physical adapters still have ACCESS VLAN of 101 and 102 set.  </w:t>
            </w:r>
            <w:proofErr w:type="gramStart"/>
            <w:r w:rsidR="004D628D" w:rsidRPr="009903E3">
              <w:rPr>
                <w:rFonts w:ascii="Lucida Console" w:hAnsi="Lucida Console"/>
                <w:color w:val="000000" w:themeColor="text1"/>
                <w:sz w:val="12"/>
                <w:szCs w:val="12"/>
                <w:rPrChange w:id="2375" w:author="Omar Cardona" w:date="2016-11-21T23:46:00Z">
                  <w:rPr>
                    <w:rFonts w:ascii="Lucida Console" w:hAnsi="Lucida Console"/>
                    <w:color w:val="009900"/>
                    <w:sz w:val="12"/>
                    <w:szCs w:val="12"/>
                  </w:rPr>
                </w:rPrChange>
              </w:rPr>
              <w:t>Hence</w:t>
            </w:r>
            <w:proofErr w:type="gramEnd"/>
            <w:r w:rsidR="004D628D" w:rsidRPr="009903E3">
              <w:rPr>
                <w:rFonts w:ascii="Lucida Console" w:hAnsi="Lucida Console"/>
                <w:color w:val="000000" w:themeColor="text1"/>
                <w:sz w:val="12"/>
                <w:szCs w:val="12"/>
                <w:rPrChange w:id="2376" w:author="Omar Cardona" w:date="2016-11-21T23:46:00Z">
                  <w:rPr>
                    <w:rFonts w:ascii="Lucida Console" w:hAnsi="Lucida Console"/>
                    <w:color w:val="009900"/>
                    <w:sz w:val="12"/>
                    <w:szCs w:val="12"/>
                  </w:rPr>
                </w:rPrChange>
              </w:rPr>
              <w:t xml:space="preserve"> they’ll tag the traffic and ping succeeds. We’ll remove this in later steps.</w:t>
            </w:r>
          </w:p>
          <w:p w14:paraId="444A49E1" w14:textId="710108DD" w:rsidR="00683411" w:rsidRPr="00B957AD" w:rsidRDefault="00683411" w:rsidP="00E676E5">
            <w:pPr>
              <w:rPr>
                <w:ins w:id="2377" w:author="Brian Leong (Inspur Worldwide Services Ltd)" w:date="2016-10-04T16:35:00Z"/>
                <w:rFonts w:ascii="Lucida Console" w:hAnsi="Lucida Console"/>
                <w:color w:val="009900"/>
                <w:sz w:val="12"/>
                <w:szCs w:val="12"/>
              </w:rPr>
            </w:pPr>
          </w:p>
          <w:tbl>
            <w:tblPr>
              <w:tblStyle w:val="TableGrid"/>
              <w:tblW w:w="0" w:type="auto"/>
              <w:tblLook w:val="04A0" w:firstRow="1" w:lastRow="0" w:firstColumn="1" w:lastColumn="0" w:noHBand="0" w:noVBand="1"/>
            </w:tblPr>
            <w:tblGrid>
              <w:gridCol w:w="9699"/>
            </w:tblGrid>
            <w:tr w:rsidR="00683411" w14:paraId="71950F24" w14:textId="77777777" w:rsidTr="00683411">
              <w:trPr>
                <w:ins w:id="2378" w:author="Brian Leong (Inspur Worldwide Services Ltd)" w:date="2016-10-04T16:35:00Z"/>
              </w:trPr>
              <w:tc>
                <w:tcPr>
                  <w:tcW w:w="9793" w:type="dxa"/>
                </w:tcPr>
                <w:p w14:paraId="16A3B6B2" w14:textId="77777777" w:rsidR="00683411" w:rsidRPr="00B957AD" w:rsidRDefault="00683411" w:rsidP="00E676E5">
                  <w:pPr>
                    <w:rPr>
                      <w:ins w:id="2379" w:author="Brian Leong (Inspur Worldwide Services Ltd)" w:date="2016-10-04T16:35:00Z"/>
                      <w:rFonts w:ascii="Lucida Console" w:hAnsi="Lucida Console"/>
                      <w:color w:val="009900"/>
                      <w:sz w:val="12"/>
                      <w:szCs w:val="12"/>
                    </w:rPr>
                  </w:pPr>
                </w:p>
                <w:p w14:paraId="012129DE" w14:textId="09DA5F46" w:rsidR="00683411" w:rsidRPr="00836A5F" w:rsidRDefault="00841CB8" w:rsidP="00E676E5">
                  <w:pPr>
                    <w:rPr>
                      <w:ins w:id="2380" w:author="Brian Leong (Inspur Worldwide Services Ltd)" w:date="2016-10-04T16:35:00Z"/>
                      <w:rFonts w:ascii="Lucida Console" w:hAnsi="Lucida Console"/>
                      <w:sz w:val="12"/>
                      <w:szCs w:val="12"/>
                      <w:highlight w:val="red"/>
                      <w:rPrChange w:id="2381" w:author="Omar Cardona" w:date="2016-10-07T20:30:00Z">
                        <w:rPr>
                          <w:ins w:id="2382" w:author="Brian Leong (Inspur Worldwide Services Ltd)" w:date="2016-10-04T16:35:00Z"/>
                          <w:rFonts w:ascii="Lucida Console" w:hAnsi="Lucida Console"/>
                          <w:color w:val="00B050"/>
                          <w:sz w:val="12"/>
                          <w:szCs w:val="12"/>
                        </w:rPr>
                      </w:rPrChange>
                    </w:rPr>
                  </w:pPr>
                  <w:ins w:id="2383" w:author="Brian Leong (Inspur Worldwide Services Ltd)" w:date="2016-10-05T09:38:00Z">
                    <w:r>
                      <w:rPr>
                        <w:rFonts w:ascii="Lucida Console" w:hAnsi="Lucida Console"/>
                        <w:sz w:val="12"/>
                        <w:szCs w:val="12"/>
                        <w:highlight w:val="yellow"/>
                      </w:rPr>
                      <w:t xml:space="preserve">On page 10, </w:t>
                    </w:r>
                  </w:ins>
                  <w:ins w:id="2384" w:author="Brian Leong (Inspur Worldwide Services Ltd)" w:date="2016-10-05T09:39:00Z">
                    <w:r>
                      <w:rPr>
                        <w:rFonts w:ascii="Lucida Console" w:hAnsi="Lucida Console"/>
                        <w:sz w:val="12"/>
                        <w:szCs w:val="12"/>
                        <w:highlight w:val="yellow"/>
                      </w:rPr>
                      <w:t>w</w:t>
                    </w:r>
                  </w:ins>
                  <w:ins w:id="2385" w:author="Brian Leong (Inspur Worldwide Services Ltd)" w:date="2016-10-05T09:38:00Z">
                    <w:r>
                      <w:rPr>
                        <w:rFonts w:ascii="Lucida Console" w:hAnsi="Lucida Console"/>
                        <w:sz w:val="12"/>
                        <w:szCs w:val="12"/>
                        <w:highlight w:val="yellow"/>
                      </w:rPr>
                      <w:t xml:space="preserve">e </w:t>
                    </w:r>
                  </w:ins>
                  <w:ins w:id="2386" w:author="Brian Leong (Inspur Worldwide Services Ltd)" w:date="2016-10-05T09:39:00Z">
                    <w:r>
                      <w:rPr>
                        <w:rFonts w:ascii="Lucida Console" w:hAnsi="Lucida Console"/>
                        <w:sz w:val="12"/>
                        <w:szCs w:val="12"/>
                        <w:highlight w:val="yellow"/>
                      </w:rPr>
                      <w:t xml:space="preserve">set both </w:t>
                    </w:r>
                  </w:ins>
                  <w:ins w:id="2387" w:author="Brian Leong (Inspur Worldwide Services Ltd)" w:date="2016-10-04T16:35:00Z">
                    <w:r w:rsidR="00683411" w:rsidRPr="00567E75">
                      <w:rPr>
                        <w:rFonts w:ascii="Lucida Console" w:hAnsi="Lucida Console"/>
                        <w:sz w:val="12"/>
                        <w:szCs w:val="12"/>
                        <w:highlight w:val="yellow"/>
                        <w:rPrChange w:id="2388" w:author="Brian Leong (Inspur Worldwide Services Ltd)" w:date="2016-10-04T17:05:00Z">
                          <w:rPr>
                            <w:rFonts w:ascii="Lucida Console" w:hAnsi="Lucida Console"/>
                            <w:color w:val="00B050"/>
                            <w:sz w:val="12"/>
                            <w:szCs w:val="12"/>
                          </w:rPr>
                        </w:rPrChange>
                      </w:rPr>
                      <w:t xml:space="preserve">pNIC </w:t>
                    </w:r>
                  </w:ins>
                  <w:ins w:id="2389" w:author="Brian Leong (Inspur Worldwide Services Ltd)" w:date="2016-10-04T17:05:00Z">
                    <w:r w:rsidR="00567E75" w:rsidRPr="00567E75">
                      <w:rPr>
                        <w:rFonts w:ascii="Lucida Console" w:hAnsi="Lucida Console"/>
                        <w:sz w:val="12"/>
                        <w:szCs w:val="12"/>
                        <w:highlight w:val="yellow"/>
                        <w:rPrChange w:id="2390" w:author="Brian Leong (Inspur Worldwide Services Ltd)" w:date="2016-10-04T17:05:00Z">
                          <w:rPr>
                            <w:rFonts w:ascii="Lucida Console" w:hAnsi="Lucida Console"/>
                            <w:sz w:val="12"/>
                            <w:szCs w:val="12"/>
                          </w:rPr>
                        </w:rPrChange>
                      </w:rPr>
                      <w:t>V</w:t>
                    </w:r>
                  </w:ins>
                  <w:ins w:id="2391" w:author="Brian Leong (Inspur Worldwide Services Ltd)" w:date="2016-10-04T16:35:00Z">
                    <w:r w:rsidR="00683411" w:rsidRPr="00567E75">
                      <w:rPr>
                        <w:rFonts w:ascii="Lucida Console" w:hAnsi="Lucida Console"/>
                        <w:sz w:val="12"/>
                        <w:szCs w:val="12"/>
                        <w:highlight w:val="yellow"/>
                        <w:rPrChange w:id="2392" w:author="Brian Leong (Inspur Worldwide Services Ltd)" w:date="2016-10-04T17:05:00Z">
                          <w:rPr>
                            <w:rFonts w:ascii="Lucida Console" w:hAnsi="Lucida Console"/>
                            <w:color w:val="00B050"/>
                            <w:sz w:val="12"/>
                            <w:szCs w:val="12"/>
                          </w:rPr>
                        </w:rPrChange>
                      </w:rPr>
                      <w:t>LAN IDs</w:t>
                    </w:r>
                  </w:ins>
                  <w:ins w:id="2393" w:author="Brian Leong (Inspur Worldwide Services Ltd)" w:date="2016-10-05T09:39:00Z">
                    <w:r>
                      <w:rPr>
                        <w:rFonts w:ascii="Lucida Console" w:hAnsi="Lucida Console"/>
                        <w:sz w:val="12"/>
                        <w:szCs w:val="12"/>
                        <w:highlight w:val="yellow"/>
                      </w:rPr>
                      <w:t xml:space="preserve"> to zero</w:t>
                    </w:r>
                  </w:ins>
                  <w:ins w:id="2394" w:author="Brian Leong (Inspur Worldwide Services Ltd)" w:date="2016-10-05T09:38:00Z">
                    <w:r>
                      <w:rPr>
                        <w:rFonts w:ascii="Lucida Console" w:hAnsi="Lucida Console"/>
                        <w:sz w:val="12"/>
                        <w:szCs w:val="12"/>
                        <w:highlight w:val="yellow"/>
                      </w:rPr>
                      <w:t>, then set the VMSTEST vSwitch to VLAN 101.</w:t>
                    </w:r>
                  </w:ins>
                  <w:ins w:id="2395" w:author="Brian Leong (Inspur Worldwide Services Ltd)" w:date="2016-10-04T17:18:00Z">
                    <w:r w:rsidR="004D32AB">
                      <w:rPr>
                        <w:rFonts w:ascii="Lucida Console" w:hAnsi="Lucida Console"/>
                        <w:sz w:val="12"/>
                        <w:szCs w:val="12"/>
                      </w:rPr>
                      <w:t xml:space="preserve"> </w:t>
                    </w:r>
                    <w:r w:rsidR="004D32AB" w:rsidRPr="00836A5F">
                      <w:rPr>
                        <w:rFonts w:ascii="Lucida Console" w:hAnsi="Lucida Console"/>
                        <w:sz w:val="12"/>
                        <w:szCs w:val="12"/>
                        <w:highlight w:val="red"/>
                        <w:rPrChange w:id="2396" w:author="Omar Cardona" w:date="2016-10-07T20:30:00Z">
                          <w:rPr>
                            <w:rFonts w:ascii="Lucida Console" w:hAnsi="Lucida Console"/>
                            <w:sz w:val="12"/>
                            <w:szCs w:val="12"/>
                          </w:rPr>
                        </w:rPrChange>
                      </w:rPr>
                      <w:t>After that, we can still ping the remote VLAN 101 adapter</w:t>
                    </w:r>
                    <w:r w:rsidR="00183F23" w:rsidRPr="00836A5F">
                      <w:rPr>
                        <w:rFonts w:ascii="Lucida Console" w:hAnsi="Lucida Console"/>
                        <w:sz w:val="12"/>
                        <w:szCs w:val="12"/>
                        <w:highlight w:val="red"/>
                        <w:rPrChange w:id="2397" w:author="Omar Cardona" w:date="2016-10-07T20:30:00Z">
                          <w:rPr>
                            <w:rFonts w:ascii="Lucida Console" w:hAnsi="Lucida Console"/>
                            <w:sz w:val="12"/>
                            <w:szCs w:val="12"/>
                          </w:rPr>
                        </w:rPrChange>
                      </w:rPr>
                      <w:t xml:space="preserve"> </w:t>
                    </w:r>
                  </w:ins>
                  <w:ins w:id="2398" w:author="Brian Leong (Inspur Worldwide Services Ltd)" w:date="2016-10-04T17:19:00Z">
                    <w:r w:rsidR="00183F23" w:rsidRPr="00836A5F">
                      <w:rPr>
                        <w:rFonts w:ascii="Lucida Console" w:hAnsi="Lucida Console"/>
                        <w:sz w:val="12"/>
                        <w:szCs w:val="12"/>
                        <w:highlight w:val="red"/>
                        <w:rPrChange w:id="2399" w:author="Omar Cardona" w:date="2016-10-07T20:30:00Z">
                          <w:rPr>
                            <w:rFonts w:ascii="Lucida Console" w:hAnsi="Lucida Console"/>
                            <w:sz w:val="12"/>
                            <w:szCs w:val="12"/>
                          </w:rPr>
                        </w:rPrChange>
                      </w:rPr>
                      <w:t xml:space="preserve">via </w:t>
                    </w:r>
                  </w:ins>
                  <w:ins w:id="2400" w:author="Brian Leong (Inspur Worldwide Services Ltd)" w:date="2016-10-04T17:18:00Z">
                    <w:r w:rsidR="00183F23" w:rsidRPr="00836A5F">
                      <w:rPr>
                        <w:rFonts w:ascii="Lucida Console" w:hAnsi="Lucida Console"/>
                        <w:sz w:val="12"/>
                        <w:szCs w:val="12"/>
                        <w:highlight w:val="red"/>
                        <w:rPrChange w:id="2401" w:author="Omar Cardona" w:date="2016-10-07T20:30:00Z">
                          <w:rPr>
                            <w:rFonts w:ascii="Lucida Console" w:hAnsi="Lucida Console"/>
                            <w:sz w:val="12"/>
                            <w:szCs w:val="12"/>
                          </w:rPr>
                        </w:rPrChange>
                      </w:rPr>
                      <w:t>the MGT vNIC</w:t>
                    </w:r>
                    <w:r w:rsidR="004D32AB" w:rsidRPr="00836A5F">
                      <w:rPr>
                        <w:rFonts w:ascii="Lucida Console" w:hAnsi="Lucida Console"/>
                        <w:sz w:val="12"/>
                        <w:szCs w:val="12"/>
                        <w:highlight w:val="red"/>
                        <w:rPrChange w:id="2402" w:author="Omar Cardona" w:date="2016-10-07T20:30:00Z">
                          <w:rPr>
                            <w:rFonts w:ascii="Lucida Console" w:hAnsi="Lucida Console"/>
                            <w:sz w:val="12"/>
                            <w:szCs w:val="12"/>
                          </w:rPr>
                        </w:rPrChange>
                      </w:rPr>
                      <w:t>, but we don’t have any VLAN 102 members.</w:t>
                    </w:r>
                  </w:ins>
                </w:p>
                <w:p w14:paraId="42D766D1" w14:textId="77777777" w:rsidR="00683411" w:rsidRPr="00836A5F" w:rsidRDefault="00683411" w:rsidP="00E676E5">
                  <w:pPr>
                    <w:rPr>
                      <w:ins w:id="2403" w:author="Brian Leong (Inspur Worldwide Services Ltd)" w:date="2016-10-04T16:35:00Z"/>
                      <w:rFonts w:ascii="Lucida Console" w:hAnsi="Lucida Console"/>
                      <w:sz w:val="12"/>
                      <w:szCs w:val="12"/>
                      <w:highlight w:val="red"/>
                      <w:rPrChange w:id="2404" w:author="Omar Cardona" w:date="2016-10-07T20:30:00Z">
                        <w:rPr>
                          <w:ins w:id="2405" w:author="Brian Leong (Inspur Worldwide Services Ltd)" w:date="2016-10-04T16:35:00Z"/>
                          <w:rFonts w:ascii="Lucida Console" w:hAnsi="Lucida Console"/>
                          <w:color w:val="00B050"/>
                          <w:sz w:val="12"/>
                          <w:szCs w:val="12"/>
                        </w:rPr>
                      </w:rPrChange>
                    </w:rPr>
                  </w:pPr>
                </w:p>
                <w:p w14:paraId="303B2401" w14:textId="77777777" w:rsidR="00683411" w:rsidRPr="00836A5F" w:rsidRDefault="00683411" w:rsidP="00E676E5">
                  <w:pPr>
                    <w:rPr>
                      <w:ins w:id="2406" w:author="Brian Leong (Inspur Worldwide Services Ltd)" w:date="2016-10-04T16:35:00Z"/>
                      <w:rFonts w:ascii="Lucida Console" w:hAnsi="Lucida Console"/>
                      <w:sz w:val="12"/>
                      <w:szCs w:val="12"/>
                      <w:highlight w:val="red"/>
                      <w:rPrChange w:id="2407" w:author="Omar Cardona" w:date="2016-10-07T20:30:00Z">
                        <w:rPr>
                          <w:ins w:id="2408" w:author="Brian Leong (Inspur Worldwide Services Ltd)" w:date="2016-10-04T16:35:00Z"/>
                          <w:rFonts w:ascii="Lucida Console" w:hAnsi="Lucida Console"/>
                          <w:color w:val="00B050"/>
                          <w:sz w:val="12"/>
                          <w:szCs w:val="12"/>
                        </w:rPr>
                      </w:rPrChange>
                    </w:rPr>
                  </w:pPr>
                  <w:ins w:id="2409" w:author="Brian Leong (Inspur Worldwide Services Ltd)" w:date="2016-10-04T16:35:00Z">
                    <w:r w:rsidRPr="00836A5F">
                      <w:rPr>
                        <w:rFonts w:ascii="Lucida Console" w:hAnsi="Lucida Console"/>
                        <w:sz w:val="12"/>
                        <w:szCs w:val="12"/>
                        <w:highlight w:val="red"/>
                        <w:rPrChange w:id="2410" w:author="Omar Cardona" w:date="2016-10-07T20:30:00Z">
                          <w:rPr>
                            <w:rFonts w:ascii="Lucida Console" w:hAnsi="Lucida Console"/>
                            <w:color w:val="00B050"/>
                            <w:sz w:val="12"/>
                            <w:szCs w:val="12"/>
                          </w:rPr>
                        </w:rPrChange>
                      </w:rPr>
                      <w:t>“# Remove the ACCESS VLAN Setting from the physical NIC to prevent it from both auto-tagging the egress traffic with incorrect VLAN ID and filtering ingress traffic which doesn’t match the ACCESS VLAN ID.</w:t>
                    </w:r>
                  </w:ins>
                </w:p>
                <w:p w14:paraId="20582BCD" w14:textId="6AF410F3" w:rsidR="00683411" w:rsidRPr="00B957AD" w:rsidRDefault="00683411" w:rsidP="00E676E5">
                  <w:pPr>
                    <w:rPr>
                      <w:ins w:id="2411" w:author="Brian Leong (Inspur Worldwide Services Ltd)" w:date="2016-10-04T16:35:00Z"/>
                      <w:rFonts w:ascii="Lucida Console" w:hAnsi="Lucida Console"/>
                      <w:color w:val="009900"/>
                      <w:sz w:val="12"/>
                      <w:szCs w:val="12"/>
                    </w:rPr>
                  </w:pPr>
                  <w:ins w:id="2412" w:author="Brian Leong (Inspur Worldwide Services Ltd)" w:date="2016-10-04T16:35:00Z">
                    <w:r w:rsidRPr="00B957AD">
                      <w:rPr>
                        <w:rFonts w:ascii="Lucida Console" w:hAnsi="Lucida Console"/>
                        <w:color w:val="009900"/>
                        <w:sz w:val="12"/>
                        <w:szCs w:val="12"/>
                        <w:highlight w:val="red"/>
                        <w:rPrChange w:id="2413" w:author="Omar Cardona" w:date="2016-10-07T20:30:00Z">
                          <w:rPr>
                            <w:rFonts w:ascii="Lucida Console" w:hAnsi="Lucida Console"/>
                            <w:color w:val="00B050"/>
                            <w:sz w:val="12"/>
                            <w:szCs w:val="12"/>
                          </w:rPr>
                        </w:rPrChange>
                      </w:rPr>
                      <w:t>”</w:t>
                    </w:r>
                  </w:ins>
                </w:p>
              </w:tc>
            </w:tr>
          </w:tbl>
          <w:p w14:paraId="4FBDF51A" w14:textId="77777777" w:rsidR="00683411" w:rsidRPr="00B957AD" w:rsidRDefault="00683411" w:rsidP="00E676E5">
            <w:pPr>
              <w:rPr>
                <w:rFonts w:ascii="Lucida Console" w:hAnsi="Lucida Console"/>
                <w:color w:val="009900"/>
                <w:sz w:val="12"/>
                <w:szCs w:val="12"/>
              </w:rPr>
            </w:pPr>
          </w:p>
          <w:p w14:paraId="47FE3AB0" w14:textId="7F1E50DE" w:rsidR="00AB1398" w:rsidRDefault="00AB1398" w:rsidP="00E676E5">
            <w:pPr>
              <w:rPr>
                <w:rFonts w:ascii="Lucida Console" w:hAnsi="Lucida Console"/>
                <w:sz w:val="12"/>
                <w:szCs w:val="12"/>
              </w:rPr>
            </w:pPr>
          </w:p>
          <w:p w14:paraId="20144764" w14:textId="7150C895" w:rsidR="00AB1398" w:rsidRPr="00AB1398" w:rsidRDefault="00AB1398" w:rsidP="00AB1398">
            <w:pPr>
              <w:rPr>
                <w:rFonts w:ascii="Lucida Console" w:hAnsi="Lucida Console"/>
                <w:b/>
                <w:sz w:val="12"/>
                <w:szCs w:val="12"/>
              </w:rPr>
            </w:pPr>
            <w:del w:id="2414" w:author="Omar Cardona" w:date="2016-10-08T19:56:00Z">
              <w:r w:rsidRPr="00AB1398" w:rsidDel="00A17F40">
                <w:rPr>
                  <w:rFonts w:ascii="Lucida Console" w:hAnsi="Lucida Console"/>
                  <w:sz w:val="12"/>
                  <w:szCs w:val="12"/>
                </w:rPr>
                <w:delText xml:space="preserve">PS C:\TEST&gt; </w:delText>
              </w:r>
            </w:del>
            <w:r w:rsidRPr="00AB1398">
              <w:rPr>
                <w:rFonts w:ascii="Lucida Console" w:hAnsi="Lucida Console"/>
                <w:b/>
                <w:sz w:val="12"/>
                <w:szCs w:val="12"/>
              </w:rPr>
              <w:t>New-</w:t>
            </w:r>
            <w:proofErr w:type="spellStart"/>
            <w:r w:rsidRPr="00AB1398">
              <w:rPr>
                <w:rFonts w:ascii="Lucida Console" w:hAnsi="Lucida Console"/>
                <w:b/>
                <w:sz w:val="12"/>
                <w:szCs w:val="12"/>
              </w:rPr>
              <w:t>NetIPAddress</w:t>
            </w:r>
            <w:proofErr w:type="spellEnd"/>
            <w:r w:rsidRPr="00AB1398">
              <w:rPr>
                <w:rFonts w:ascii="Lucida Console" w:hAnsi="Lucida Console"/>
                <w:b/>
                <w:sz w:val="12"/>
                <w:szCs w:val="12"/>
              </w:rPr>
              <w:t xml:space="preserve"> -</w:t>
            </w:r>
            <w:proofErr w:type="spellStart"/>
            <w:r w:rsidRPr="00AB1398">
              <w:rPr>
                <w:rFonts w:ascii="Lucida Console" w:hAnsi="Lucida Console"/>
                <w:b/>
                <w:sz w:val="12"/>
                <w:szCs w:val="12"/>
              </w:rPr>
              <w:t>InterfaceAlias</w:t>
            </w:r>
            <w:proofErr w:type="spellEnd"/>
            <w:r w:rsidRPr="00AB1398">
              <w:rPr>
                <w:rFonts w:ascii="Lucida Console" w:hAnsi="Lucida Console"/>
                <w:b/>
                <w:sz w:val="12"/>
                <w:szCs w:val="12"/>
              </w:rPr>
              <w:t xml:space="preserve"> </w:t>
            </w:r>
            <w:r w:rsidRPr="001A6698">
              <w:rPr>
                <w:rFonts w:ascii="Lucida Console" w:hAnsi="Lucida Console"/>
                <w:b/>
                <w:sz w:val="12"/>
                <w:szCs w:val="12"/>
              </w:rPr>
              <w:t>"</w:t>
            </w:r>
            <w:proofErr w:type="spellStart"/>
            <w:r w:rsidRPr="001A6698">
              <w:rPr>
                <w:rFonts w:ascii="Lucida Console" w:hAnsi="Lucida Console"/>
                <w:b/>
                <w:sz w:val="12"/>
                <w:szCs w:val="12"/>
              </w:rPr>
              <w:t>vEthernet</w:t>
            </w:r>
            <w:proofErr w:type="spellEnd"/>
            <w:r w:rsidRPr="001A6698">
              <w:rPr>
                <w:rFonts w:ascii="Lucida Console" w:hAnsi="Lucida Console"/>
                <w:b/>
                <w:sz w:val="12"/>
                <w:szCs w:val="12"/>
              </w:rPr>
              <w:t xml:space="preserve"> (SMB1)"</w:t>
            </w:r>
            <w:r w:rsidRPr="00AB1398">
              <w:rPr>
                <w:rFonts w:ascii="Lucida Console" w:hAnsi="Lucida Console"/>
                <w:b/>
                <w:sz w:val="12"/>
                <w:szCs w:val="12"/>
              </w:rPr>
              <w:t xml:space="preserve"> -</w:t>
            </w:r>
            <w:proofErr w:type="spellStart"/>
            <w:r w:rsidRPr="00AB1398">
              <w:rPr>
                <w:rFonts w:ascii="Lucida Console" w:hAnsi="Lucida Console"/>
                <w:b/>
                <w:sz w:val="12"/>
                <w:szCs w:val="12"/>
              </w:rPr>
              <w:t>IPAddress</w:t>
            </w:r>
            <w:proofErr w:type="spellEnd"/>
            <w:r w:rsidRPr="00AB1398">
              <w:rPr>
                <w:rFonts w:ascii="Lucida Console" w:hAnsi="Lucida Console"/>
                <w:b/>
                <w:sz w:val="12"/>
                <w:szCs w:val="12"/>
              </w:rPr>
              <w:t xml:space="preserve"> </w:t>
            </w:r>
            <w:r w:rsidRPr="001A6698">
              <w:rPr>
                <w:rFonts w:ascii="Lucida Console" w:hAnsi="Lucida Console"/>
                <w:b/>
                <w:sz w:val="12"/>
                <w:szCs w:val="12"/>
              </w:rPr>
              <w:t>192.168.2.</w:t>
            </w:r>
            <w:r w:rsidRPr="001A6698">
              <w:rPr>
                <w:rFonts w:ascii="Lucida Console" w:hAnsi="Lucida Console"/>
                <w:b/>
                <w:sz w:val="12"/>
                <w:szCs w:val="12"/>
                <w:highlight w:val="yellow"/>
              </w:rPr>
              <w:t>111</w:t>
            </w:r>
            <w:r w:rsidRPr="00AB1398">
              <w:rPr>
                <w:rFonts w:ascii="Lucida Console" w:hAnsi="Lucida Console"/>
                <w:b/>
                <w:sz w:val="12"/>
                <w:szCs w:val="12"/>
              </w:rPr>
              <w:t xml:space="preserve"> -</w:t>
            </w:r>
            <w:proofErr w:type="spellStart"/>
            <w:r w:rsidRPr="00AB1398">
              <w:rPr>
                <w:rFonts w:ascii="Lucida Console" w:hAnsi="Lucida Console"/>
                <w:b/>
                <w:sz w:val="12"/>
                <w:szCs w:val="12"/>
              </w:rPr>
              <w:t>PrefixLength</w:t>
            </w:r>
            <w:proofErr w:type="spellEnd"/>
            <w:r w:rsidRPr="00AB1398">
              <w:rPr>
                <w:rFonts w:ascii="Lucida Console" w:hAnsi="Lucida Console"/>
                <w:b/>
                <w:sz w:val="12"/>
                <w:szCs w:val="12"/>
              </w:rPr>
              <w:t xml:space="preserve"> </w:t>
            </w:r>
            <w:r w:rsidRPr="00AB1398">
              <w:rPr>
                <w:rFonts w:ascii="Lucida Console" w:hAnsi="Lucida Console"/>
                <w:b/>
                <w:sz w:val="12"/>
                <w:szCs w:val="12"/>
                <w:highlight w:val="yellow"/>
              </w:rPr>
              <w:t>24</w:t>
            </w:r>
            <w:del w:id="2415" w:author="Brian Leong (Inspur Worldwide Services Ltd)" w:date="2016-10-04T16:10:00Z">
              <w:r w:rsidRPr="00AB1398" w:rsidDel="00F54E1C">
                <w:rPr>
                  <w:rFonts w:ascii="Lucida Console" w:hAnsi="Lucida Console"/>
                  <w:b/>
                  <w:sz w:val="12"/>
                  <w:szCs w:val="12"/>
                </w:rPr>
                <w:delText xml:space="preserve"> </w:delText>
              </w:r>
            </w:del>
          </w:p>
          <w:p w14:paraId="4EEEA635" w14:textId="0CE5AB07" w:rsidR="00AB1398" w:rsidRPr="00AB1398" w:rsidRDefault="00AB1398" w:rsidP="00AB1398">
            <w:pPr>
              <w:rPr>
                <w:rFonts w:ascii="Lucida Console" w:hAnsi="Lucida Console"/>
                <w:sz w:val="12"/>
                <w:szCs w:val="12"/>
              </w:rPr>
            </w:pPr>
          </w:p>
          <w:p w14:paraId="346B1D4A"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IPAddress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r w:rsidRPr="00AB1398">
              <w:rPr>
                <w:rFonts w:ascii="Lucida Console" w:hAnsi="Lucida Console"/>
                <w:sz w:val="12"/>
                <w:szCs w:val="12"/>
                <w:highlight w:val="yellow"/>
              </w:rPr>
              <w:t>192.168.2.111</w:t>
            </w:r>
          </w:p>
          <w:p w14:paraId="0C4F7827"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InterfaceIndex</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40</w:t>
            </w:r>
          </w:p>
          <w:p w14:paraId="5FC12298"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InterfaceAlias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proofErr w:type="spellStart"/>
            <w:r w:rsidRPr="00AB1398">
              <w:rPr>
                <w:rFonts w:ascii="Lucida Console" w:hAnsi="Lucida Console"/>
                <w:sz w:val="12"/>
                <w:szCs w:val="12"/>
                <w:highlight w:val="yellow"/>
              </w:rPr>
              <w:t>vEthernet</w:t>
            </w:r>
            <w:proofErr w:type="spellEnd"/>
            <w:r w:rsidRPr="00AB1398">
              <w:rPr>
                <w:rFonts w:ascii="Lucida Console" w:hAnsi="Lucida Console"/>
                <w:sz w:val="12"/>
                <w:szCs w:val="12"/>
                <w:highlight w:val="yellow"/>
              </w:rPr>
              <w:t xml:space="preserve"> (SMB1)</w:t>
            </w:r>
          </w:p>
          <w:p w14:paraId="0F59046D"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AddressFamily</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IPv4</w:t>
            </w:r>
          </w:p>
          <w:p w14:paraId="650B8FF4"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 xml:space="preserve">Type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Unicast</w:t>
            </w:r>
          </w:p>
          <w:p w14:paraId="079E72FD"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PrefixLength</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r w:rsidRPr="00AB1398">
              <w:rPr>
                <w:rFonts w:ascii="Lucida Console" w:hAnsi="Lucida Console"/>
                <w:sz w:val="12"/>
                <w:szCs w:val="12"/>
                <w:highlight w:val="yellow"/>
              </w:rPr>
              <w:t>24</w:t>
            </w:r>
          </w:p>
          <w:p w14:paraId="64AE043D"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PrefixOrigin</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Manual</w:t>
            </w:r>
          </w:p>
          <w:p w14:paraId="02E57813"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SuffixOrigin</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Manual</w:t>
            </w:r>
          </w:p>
          <w:p w14:paraId="383C1132"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AddressState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Invalid</w:t>
            </w:r>
          </w:p>
          <w:p w14:paraId="736C9004"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ValidLifetime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Infinite ([</w:t>
            </w:r>
            <w:proofErr w:type="spellStart"/>
            <w:r w:rsidRPr="00AB1398">
              <w:rPr>
                <w:rFonts w:ascii="Lucida Console" w:hAnsi="Lucida Console"/>
                <w:sz w:val="12"/>
                <w:szCs w:val="12"/>
              </w:rPr>
              <w:t>TimeSpan</w:t>
            </w:r>
            <w:proofErr w:type="spellEnd"/>
            <w:r w:rsidRPr="00AB1398">
              <w:rPr>
                <w:rFonts w:ascii="Lucida Console" w:hAnsi="Lucida Console"/>
                <w:sz w:val="12"/>
                <w:szCs w:val="12"/>
              </w:rPr>
              <w:t>]::</w:t>
            </w:r>
            <w:proofErr w:type="spellStart"/>
            <w:r w:rsidRPr="00AB1398">
              <w:rPr>
                <w:rFonts w:ascii="Lucida Console" w:hAnsi="Lucida Console"/>
                <w:sz w:val="12"/>
                <w:szCs w:val="12"/>
              </w:rPr>
              <w:t>MaxValue</w:t>
            </w:r>
            <w:proofErr w:type="spellEnd"/>
            <w:r w:rsidRPr="00AB1398">
              <w:rPr>
                <w:rFonts w:ascii="Lucida Console" w:hAnsi="Lucida Console"/>
                <w:sz w:val="12"/>
                <w:szCs w:val="12"/>
              </w:rPr>
              <w:t>)</w:t>
            </w:r>
          </w:p>
          <w:p w14:paraId="26DDED07" w14:textId="77777777" w:rsidR="00AB1398" w:rsidRPr="00AB1398" w:rsidRDefault="00AB1398" w:rsidP="00AB1398">
            <w:pPr>
              <w:rPr>
                <w:rFonts w:ascii="Lucida Console" w:hAnsi="Lucida Console"/>
                <w:sz w:val="12"/>
                <w:szCs w:val="12"/>
              </w:rPr>
            </w:pPr>
            <w:proofErr w:type="spellStart"/>
            <w:proofErr w:type="gramStart"/>
            <w:r w:rsidRPr="00AB1398">
              <w:rPr>
                <w:rFonts w:ascii="Lucida Console" w:hAnsi="Lucida Console"/>
                <w:sz w:val="12"/>
                <w:szCs w:val="12"/>
              </w:rPr>
              <w:t>PreferredLifetime</w:t>
            </w:r>
            <w:proofErr w:type="spellEnd"/>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Infinite ([</w:t>
            </w:r>
            <w:proofErr w:type="spellStart"/>
            <w:r w:rsidRPr="00AB1398">
              <w:rPr>
                <w:rFonts w:ascii="Lucida Console" w:hAnsi="Lucida Console"/>
                <w:sz w:val="12"/>
                <w:szCs w:val="12"/>
              </w:rPr>
              <w:t>TimeSpan</w:t>
            </w:r>
            <w:proofErr w:type="spellEnd"/>
            <w:r w:rsidRPr="00AB1398">
              <w:rPr>
                <w:rFonts w:ascii="Lucida Console" w:hAnsi="Lucida Console"/>
                <w:sz w:val="12"/>
                <w:szCs w:val="12"/>
              </w:rPr>
              <w:t>]::</w:t>
            </w:r>
            <w:proofErr w:type="spellStart"/>
            <w:r w:rsidRPr="00AB1398">
              <w:rPr>
                <w:rFonts w:ascii="Lucida Console" w:hAnsi="Lucida Console"/>
                <w:sz w:val="12"/>
                <w:szCs w:val="12"/>
              </w:rPr>
              <w:t>MaxValue</w:t>
            </w:r>
            <w:proofErr w:type="spellEnd"/>
            <w:r w:rsidRPr="00AB1398">
              <w:rPr>
                <w:rFonts w:ascii="Lucida Console" w:hAnsi="Lucida Console"/>
                <w:sz w:val="12"/>
                <w:szCs w:val="12"/>
              </w:rPr>
              <w:t>)</w:t>
            </w:r>
          </w:p>
          <w:p w14:paraId="2ADAFDE3"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SkipAsSource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False</w:t>
            </w:r>
          </w:p>
          <w:p w14:paraId="49115A2C" w14:textId="00F02503" w:rsidR="00AB1398" w:rsidRDefault="00AB1398" w:rsidP="00AB1398">
            <w:pPr>
              <w:rPr>
                <w:rFonts w:ascii="Lucida Console" w:hAnsi="Lucida Console"/>
                <w:sz w:val="12"/>
                <w:szCs w:val="12"/>
              </w:rPr>
            </w:pPr>
            <w:proofErr w:type="spellStart"/>
            <w:r w:rsidRPr="00AB1398">
              <w:rPr>
                <w:rFonts w:ascii="Lucida Console" w:hAnsi="Lucida Console"/>
                <w:sz w:val="12"/>
                <w:szCs w:val="12"/>
              </w:rPr>
              <w:t>PolicyStore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proofErr w:type="spellStart"/>
            <w:r w:rsidRPr="00AB1398">
              <w:rPr>
                <w:rFonts w:ascii="Lucida Console" w:hAnsi="Lucida Console"/>
                <w:sz w:val="12"/>
                <w:szCs w:val="12"/>
              </w:rPr>
              <w:t>PersistentStore</w:t>
            </w:r>
            <w:proofErr w:type="spellEnd"/>
          </w:p>
          <w:p w14:paraId="17C88476" w14:textId="5895441B" w:rsidR="00AB1398" w:rsidRDefault="00AB1398" w:rsidP="00AB1398">
            <w:pPr>
              <w:rPr>
                <w:ins w:id="2416" w:author="Omar Cardona" w:date="2016-10-08T19:56:00Z"/>
                <w:rFonts w:ascii="Lucida Console" w:hAnsi="Lucida Console"/>
                <w:sz w:val="12"/>
                <w:szCs w:val="12"/>
              </w:rPr>
            </w:pPr>
          </w:p>
          <w:p w14:paraId="7162AB41" w14:textId="77777777" w:rsidR="00A17F40" w:rsidRDefault="00A17F40" w:rsidP="00AB1398">
            <w:pPr>
              <w:rPr>
                <w:rFonts w:ascii="Lucida Console" w:hAnsi="Lucida Console"/>
                <w:sz w:val="12"/>
                <w:szCs w:val="12"/>
              </w:rPr>
            </w:pPr>
          </w:p>
          <w:p w14:paraId="737E9013" w14:textId="217C2472" w:rsidR="00A17F40" w:rsidRDefault="00A17F40" w:rsidP="00A17F40">
            <w:pPr>
              <w:rPr>
                <w:ins w:id="2417" w:author="Omar Cardona" w:date="2016-11-21T23:47:00Z"/>
                <w:rFonts w:ascii="Lucida Console" w:hAnsi="Lucida Console"/>
                <w:color w:val="000000" w:themeColor="text1"/>
                <w:sz w:val="12"/>
                <w:szCs w:val="12"/>
              </w:rPr>
            </w:pPr>
            <w:ins w:id="2418" w:author="Omar Cardona" w:date="2016-10-08T19:55:00Z">
              <w:r w:rsidRPr="009903E3">
                <w:rPr>
                  <w:rFonts w:ascii="Lucida Console" w:hAnsi="Lucida Console"/>
                  <w:color w:val="000000" w:themeColor="text1"/>
                  <w:sz w:val="12"/>
                  <w:szCs w:val="12"/>
                  <w:rPrChange w:id="2419" w:author="Omar Cardona" w:date="2016-11-21T23:47:00Z">
                    <w:rPr>
                      <w:rFonts w:ascii="Lucida Console" w:hAnsi="Lucida Console"/>
                      <w:sz w:val="12"/>
                      <w:szCs w:val="12"/>
                    </w:rPr>
                  </w:rPrChange>
                </w:rPr>
                <w:t>#Target the remote VLAN 102 adapter.</w:t>
              </w:r>
            </w:ins>
          </w:p>
          <w:p w14:paraId="328EE668" w14:textId="77777777" w:rsidR="009903E3" w:rsidRPr="009903E3" w:rsidRDefault="009903E3" w:rsidP="00A17F40">
            <w:pPr>
              <w:rPr>
                <w:ins w:id="2420" w:author="Omar Cardona" w:date="2016-10-08T19:55:00Z"/>
                <w:rFonts w:ascii="Lucida Console" w:hAnsi="Lucida Console"/>
                <w:b/>
                <w:color w:val="000000" w:themeColor="text1"/>
                <w:sz w:val="12"/>
                <w:szCs w:val="12"/>
                <w:rPrChange w:id="2421" w:author="Omar Cardona" w:date="2016-11-21T23:47:00Z">
                  <w:rPr>
                    <w:ins w:id="2422" w:author="Omar Cardona" w:date="2016-10-08T19:55:00Z"/>
                    <w:rFonts w:ascii="Lucida Console" w:hAnsi="Lucida Console"/>
                    <w:b/>
                    <w:sz w:val="12"/>
                    <w:szCs w:val="12"/>
                  </w:rPr>
                </w:rPrChange>
              </w:rPr>
            </w:pPr>
          </w:p>
          <w:p w14:paraId="3F608601" w14:textId="596A2834" w:rsidR="00AB1398" w:rsidDel="00A17F40" w:rsidRDefault="00AB1398" w:rsidP="00AB1398">
            <w:pPr>
              <w:rPr>
                <w:del w:id="2423" w:author="Omar Cardona" w:date="2016-10-08T19:55:00Z"/>
                <w:rFonts w:ascii="Lucida Console" w:hAnsi="Lucida Console"/>
                <w:sz w:val="12"/>
                <w:szCs w:val="12"/>
              </w:rPr>
            </w:pPr>
          </w:p>
          <w:p w14:paraId="3606FA3F" w14:textId="14A75BEF" w:rsidR="00AB1398" w:rsidRPr="00AB1398" w:rsidRDefault="00AB1398" w:rsidP="00AB1398">
            <w:pPr>
              <w:rPr>
                <w:rFonts w:ascii="Lucida Console" w:hAnsi="Lucida Console"/>
                <w:b/>
                <w:sz w:val="12"/>
                <w:szCs w:val="12"/>
              </w:rPr>
            </w:pPr>
            <w:del w:id="2424" w:author="Omar Cardona" w:date="2016-10-08T19:55:00Z">
              <w:r w:rsidRPr="00AB1398" w:rsidDel="00A17F40">
                <w:rPr>
                  <w:rFonts w:ascii="Lucida Console" w:hAnsi="Lucida Console"/>
                  <w:sz w:val="12"/>
                  <w:szCs w:val="12"/>
                </w:rPr>
                <w:delText xml:space="preserve">PS C:\TEST&gt; </w:delText>
              </w:r>
            </w:del>
            <w:r w:rsidRPr="00AB1398">
              <w:rPr>
                <w:rFonts w:ascii="Lucida Console" w:hAnsi="Lucida Console"/>
                <w:b/>
                <w:sz w:val="12"/>
                <w:szCs w:val="12"/>
              </w:rPr>
              <w:t>Test-</w:t>
            </w:r>
            <w:proofErr w:type="spellStart"/>
            <w:r w:rsidRPr="00AB1398">
              <w:rPr>
                <w:rFonts w:ascii="Lucida Console" w:hAnsi="Lucida Console"/>
                <w:b/>
                <w:sz w:val="12"/>
                <w:szCs w:val="12"/>
              </w:rPr>
              <w:t>NetConnection</w:t>
            </w:r>
            <w:proofErr w:type="spellEnd"/>
            <w:r w:rsidRPr="00AB1398">
              <w:rPr>
                <w:rFonts w:ascii="Lucida Console" w:hAnsi="Lucida Console"/>
                <w:b/>
                <w:sz w:val="12"/>
                <w:szCs w:val="12"/>
              </w:rPr>
              <w:t xml:space="preserve"> 192.168.2.5</w:t>
            </w:r>
            <w:ins w:id="2425" w:author="Brian Leong (Inspur Worldwide Services Ltd)" w:date="2016-10-04T16:12:00Z">
              <w:r w:rsidR="009C791E">
                <w:rPr>
                  <w:rFonts w:ascii="Lucida Console" w:hAnsi="Lucida Console"/>
                  <w:b/>
                  <w:sz w:val="12"/>
                  <w:szCs w:val="12"/>
                </w:rPr>
                <w:t xml:space="preserve"> </w:t>
              </w:r>
              <w:del w:id="2426" w:author="Omar Cardona" w:date="2016-10-08T19:55:00Z">
                <w:r w:rsidR="009C791E" w:rsidRPr="009C791E" w:rsidDel="00A17F40">
                  <w:rPr>
                    <w:rFonts w:ascii="Lucida Console" w:hAnsi="Lucida Console"/>
                    <w:sz w:val="12"/>
                    <w:szCs w:val="12"/>
                    <w:rPrChange w:id="2427" w:author="Brian Leong (Inspur Worldwide Services Ltd)" w:date="2016-10-04T16:12:00Z">
                      <w:rPr>
                        <w:rFonts w:ascii="Lucida Console" w:hAnsi="Lucida Console"/>
                        <w:b/>
                        <w:sz w:val="12"/>
                        <w:szCs w:val="12"/>
                      </w:rPr>
                    </w:rPrChange>
                  </w:rPr>
                  <w:delText>#T</w:delText>
                </w:r>
              </w:del>
            </w:ins>
            <w:ins w:id="2428" w:author="Brian Leong (Inspur Worldwide Services Ltd)" w:date="2016-10-04T16:18:00Z">
              <w:del w:id="2429" w:author="Omar Cardona" w:date="2016-10-08T19:55:00Z">
                <w:r w:rsidR="008F6824" w:rsidDel="00A17F40">
                  <w:rPr>
                    <w:rFonts w:ascii="Lucida Console" w:hAnsi="Lucida Console"/>
                    <w:sz w:val="12"/>
                    <w:szCs w:val="12"/>
                  </w:rPr>
                  <w:delText>arget t</w:delText>
                </w:r>
              </w:del>
            </w:ins>
            <w:ins w:id="2430" w:author="Brian Leong (Inspur Worldwide Services Ltd)" w:date="2016-10-04T16:12:00Z">
              <w:del w:id="2431" w:author="Omar Cardona" w:date="2016-10-08T19:55:00Z">
                <w:r w:rsidR="009C791E" w:rsidRPr="009C791E" w:rsidDel="00A17F40">
                  <w:rPr>
                    <w:rFonts w:ascii="Lucida Console" w:hAnsi="Lucida Console"/>
                    <w:sz w:val="12"/>
                    <w:szCs w:val="12"/>
                    <w:rPrChange w:id="2432" w:author="Brian Leong (Inspur Worldwide Services Ltd)" w:date="2016-10-04T16:12:00Z">
                      <w:rPr>
                        <w:rFonts w:ascii="Lucida Console" w:hAnsi="Lucida Console"/>
                        <w:b/>
                        <w:sz w:val="12"/>
                        <w:szCs w:val="12"/>
                      </w:rPr>
                    </w:rPrChange>
                  </w:rPr>
                  <w:delText>he remote VLAN 102 adapter.</w:delText>
                </w:r>
              </w:del>
            </w:ins>
          </w:p>
          <w:p w14:paraId="44BB1349" w14:textId="4CE368CE" w:rsidR="00AB1398" w:rsidRPr="00AB1398" w:rsidDel="000D3497" w:rsidRDefault="00AB1398" w:rsidP="00AB1398">
            <w:pPr>
              <w:rPr>
                <w:del w:id="2433" w:author="Brian Leong (Inspur Worldwide Services Ltd)" w:date="2016-10-04T17:05:00Z"/>
                <w:rFonts w:ascii="Lucida Console" w:hAnsi="Lucida Console"/>
                <w:sz w:val="12"/>
                <w:szCs w:val="12"/>
              </w:rPr>
            </w:pPr>
          </w:p>
          <w:p w14:paraId="57DFAD89" w14:textId="77777777" w:rsidR="00AB1398" w:rsidRPr="00AB1398" w:rsidRDefault="00AB1398" w:rsidP="00AB1398">
            <w:pPr>
              <w:rPr>
                <w:rFonts w:ascii="Lucida Console" w:hAnsi="Lucida Console"/>
                <w:sz w:val="12"/>
                <w:szCs w:val="12"/>
              </w:rPr>
            </w:pPr>
          </w:p>
          <w:p w14:paraId="3B114EB1"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ComputerName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192.168.2.5</w:t>
            </w:r>
          </w:p>
          <w:p w14:paraId="2204A1B0"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RemoteAddress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192.168.2.5</w:t>
            </w:r>
          </w:p>
          <w:p w14:paraId="26BB980F"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InterfaceAlias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proofErr w:type="spellStart"/>
            <w:r w:rsidRPr="00AB1398">
              <w:rPr>
                <w:rFonts w:ascii="Lucida Console" w:hAnsi="Lucida Console"/>
                <w:sz w:val="12"/>
                <w:szCs w:val="12"/>
              </w:rPr>
              <w:t>vEthernet</w:t>
            </w:r>
            <w:proofErr w:type="spellEnd"/>
            <w:r w:rsidRPr="00AB1398">
              <w:rPr>
                <w:rFonts w:ascii="Lucida Console" w:hAnsi="Lucida Console"/>
                <w:sz w:val="12"/>
                <w:szCs w:val="12"/>
              </w:rPr>
              <w:t xml:space="preserve"> (SMB1)</w:t>
            </w:r>
          </w:p>
          <w:p w14:paraId="05C536FE"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SourceAddress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192.168.2.111</w:t>
            </w:r>
          </w:p>
          <w:p w14:paraId="79DB62F2"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PingSucceeded</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r w:rsidRPr="00AB1398">
              <w:rPr>
                <w:rFonts w:ascii="Lucida Console" w:hAnsi="Lucida Console"/>
                <w:sz w:val="12"/>
                <w:szCs w:val="12"/>
                <w:highlight w:val="yellow"/>
              </w:rPr>
              <w:t>True</w:t>
            </w:r>
          </w:p>
          <w:p w14:paraId="2C452C1B" w14:textId="706FD25A" w:rsidR="00AB1398" w:rsidRDefault="00AB1398" w:rsidP="00AB1398">
            <w:pPr>
              <w:rPr>
                <w:rFonts w:ascii="Lucida Console" w:hAnsi="Lucida Console"/>
                <w:sz w:val="12"/>
                <w:szCs w:val="12"/>
              </w:rPr>
            </w:pPr>
            <w:proofErr w:type="spellStart"/>
            <w:r w:rsidRPr="00AB1398">
              <w:rPr>
                <w:rFonts w:ascii="Lucida Console" w:hAnsi="Lucida Console"/>
                <w:sz w:val="12"/>
                <w:szCs w:val="12"/>
              </w:rPr>
              <w:t>PingReplyDetails</w:t>
            </w:r>
            <w:proofErr w:type="spellEnd"/>
            <w:r w:rsidRPr="00AB1398">
              <w:rPr>
                <w:rFonts w:ascii="Lucida Console" w:hAnsi="Lucida Console"/>
                <w:sz w:val="12"/>
                <w:szCs w:val="12"/>
              </w:rPr>
              <w:t xml:space="preserve"> (RTT</w:t>
            </w:r>
            <w:proofErr w:type="gramStart"/>
            <w:r w:rsidRPr="00AB1398">
              <w:rPr>
                <w:rFonts w:ascii="Lucida Console" w:hAnsi="Lucida Console"/>
                <w:sz w:val="12"/>
                <w:szCs w:val="12"/>
              </w:rPr>
              <w:t>) :</w:t>
            </w:r>
            <w:proofErr w:type="gramEnd"/>
            <w:r w:rsidRPr="00AB1398">
              <w:rPr>
                <w:rFonts w:ascii="Lucida Console" w:hAnsi="Lucida Console"/>
                <w:sz w:val="12"/>
                <w:szCs w:val="12"/>
              </w:rPr>
              <w:t xml:space="preserve"> 0 </w:t>
            </w:r>
            <w:proofErr w:type="spellStart"/>
            <w:r w:rsidRPr="00AB1398">
              <w:rPr>
                <w:rFonts w:ascii="Lucida Console" w:hAnsi="Lucida Console"/>
                <w:sz w:val="12"/>
                <w:szCs w:val="12"/>
              </w:rPr>
              <w:t>ms</w:t>
            </w:r>
            <w:proofErr w:type="spellEnd"/>
          </w:p>
          <w:p w14:paraId="5C459568" w14:textId="77777777" w:rsidR="00AB1398" w:rsidRDefault="00AB1398" w:rsidP="00E676E5">
            <w:pPr>
              <w:rPr>
                <w:rFonts w:ascii="Lucida Console" w:hAnsi="Lucida Console"/>
                <w:sz w:val="12"/>
                <w:szCs w:val="12"/>
              </w:rPr>
            </w:pPr>
          </w:p>
          <w:p w14:paraId="2B9B5E28" w14:textId="0277F130" w:rsidR="00AB1398" w:rsidRDefault="00AB1398" w:rsidP="00E676E5">
            <w:pPr>
              <w:rPr>
                <w:rFonts w:ascii="Lucida Console" w:hAnsi="Lucida Console"/>
                <w:sz w:val="12"/>
                <w:szCs w:val="12"/>
              </w:rPr>
            </w:pPr>
          </w:p>
          <w:p w14:paraId="610A8B09" w14:textId="18B2D19C" w:rsidR="00AB1398" w:rsidRPr="00AB1398" w:rsidRDefault="00AB1398" w:rsidP="00AB1398">
            <w:pPr>
              <w:rPr>
                <w:rFonts w:ascii="Lucida Console" w:hAnsi="Lucida Console"/>
                <w:b/>
                <w:sz w:val="12"/>
                <w:szCs w:val="12"/>
              </w:rPr>
            </w:pPr>
            <w:del w:id="2434" w:author="Omar Cardona" w:date="2016-10-08T19:55:00Z">
              <w:r w:rsidRPr="00AB1398" w:rsidDel="00A17F40">
                <w:rPr>
                  <w:rFonts w:ascii="Lucida Console" w:hAnsi="Lucida Console"/>
                  <w:sz w:val="12"/>
                  <w:szCs w:val="12"/>
                </w:rPr>
                <w:delText xml:space="preserve">PS C:\TEST&gt; </w:delText>
              </w:r>
            </w:del>
            <w:r w:rsidRPr="00AB1398">
              <w:rPr>
                <w:rFonts w:ascii="Lucida Console" w:hAnsi="Lucida Console"/>
                <w:b/>
                <w:sz w:val="12"/>
                <w:szCs w:val="12"/>
              </w:rPr>
              <w:t>New-</w:t>
            </w:r>
            <w:proofErr w:type="spellStart"/>
            <w:r w:rsidRPr="00AB1398">
              <w:rPr>
                <w:rFonts w:ascii="Lucida Console" w:hAnsi="Lucida Console"/>
                <w:b/>
                <w:sz w:val="12"/>
                <w:szCs w:val="12"/>
              </w:rPr>
              <w:t>NetIPAddress</w:t>
            </w:r>
            <w:proofErr w:type="spellEnd"/>
            <w:r w:rsidRPr="00AB1398">
              <w:rPr>
                <w:rFonts w:ascii="Lucida Console" w:hAnsi="Lucida Console"/>
                <w:b/>
                <w:sz w:val="12"/>
                <w:szCs w:val="12"/>
              </w:rPr>
              <w:t xml:space="preserve"> -</w:t>
            </w:r>
            <w:proofErr w:type="spellStart"/>
            <w:r w:rsidRPr="00AB1398">
              <w:rPr>
                <w:rFonts w:ascii="Lucida Console" w:hAnsi="Lucida Console"/>
                <w:b/>
                <w:sz w:val="12"/>
                <w:szCs w:val="12"/>
              </w:rPr>
              <w:t>InterfaceAlias</w:t>
            </w:r>
            <w:proofErr w:type="spellEnd"/>
            <w:r w:rsidRPr="00AB1398">
              <w:rPr>
                <w:rFonts w:ascii="Lucida Console" w:hAnsi="Lucida Console"/>
                <w:b/>
                <w:sz w:val="12"/>
                <w:szCs w:val="12"/>
              </w:rPr>
              <w:t xml:space="preserve"> "</w:t>
            </w:r>
            <w:proofErr w:type="spellStart"/>
            <w:r w:rsidRPr="00AB1398">
              <w:rPr>
                <w:rFonts w:ascii="Lucida Console" w:hAnsi="Lucida Console"/>
                <w:b/>
                <w:sz w:val="12"/>
                <w:szCs w:val="12"/>
              </w:rPr>
              <w:t>vEthernet</w:t>
            </w:r>
            <w:proofErr w:type="spellEnd"/>
            <w:r w:rsidRPr="00AB1398">
              <w:rPr>
                <w:rFonts w:ascii="Lucida Console" w:hAnsi="Lucida Console"/>
                <w:b/>
                <w:sz w:val="12"/>
                <w:szCs w:val="12"/>
              </w:rPr>
              <w:t xml:space="preserve"> (</w:t>
            </w:r>
            <w:r w:rsidRPr="00AB1398">
              <w:rPr>
                <w:rFonts w:ascii="Lucida Console" w:hAnsi="Lucida Console"/>
                <w:b/>
                <w:sz w:val="12"/>
                <w:szCs w:val="12"/>
                <w:highlight w:val="yellow"/>
              </w:rPr>
              <w:t>SMB2</w:t>
            </w:r>
            <w:r w:rsidRPr="00AB1398">
              <w:rPr>
                <w:rFonts w:ascii="Lucida Console" w:hAnsi="Lucida Console"/>
                <w:b/>
                <w:sz w:val="12"/>
                <w:szCs w:val="12"/>
              </w:rPr>
              <w:t>)" -</w:t>
            </w:r>
            <w:proofErr w:type="spellStart"/>
            <w:r w:rsidRPr="00AB1398">
              <w:rPr>
                <w:rFonts w:ascii="Lucida Console" w:hAnsi="Lucida Console"/>
                <w:b/>
                <w:sz w:val="12"/>
                <w:szCs w:val="12"/>
              </w:rPr>
              <w:t>IPAddress</w:t>
            </w:r>
            <w:proofErr w:type="spellEnd"/>
            <w:r w:rsidRPr="00AB1398">
              <w:rPr>
                <w:rFonts w:ascii="Lucida Console" w:hAnsi="Lucida Console"/>
                <w:b/>
                <w:sz w:val="12"/>
                <w:szCs w:val="12"/>
              </w:rPr>
              <w:t xml:space="preserve"> 192.168.2.</w:t>
            </w:r>
            <w:r w:rsidRPr="00AB1398">
              <w:rPr>
                <w:rFonts w:ascii="Lucida Console" w:hAnsi="Lucida Console"/>
                <w:b/>
                <w:sz w:val="12"/>
                <w:szCs w:val="12"/>
                <w:highlight w:val="yellow"/>
              </w:rPr>
              <w:t>222</w:t>
            </w:r>
            <w:r w:rsidRPr="00AB1398">
              <w:rPr>
                <w:rFonts w:ascii="Lucida Console" w:hAnsi="Lucida Console"/>
                <w:b/>
                <w:sz w:val="12"/>
                <w:szCs w:val="12"/>
              </w:rPr>
              <w:t xml:space="preserve"> -</w:t>
            </w:r>
            <w:proofErr w:type="spellStart"/>
            <w:r w:rsidRPr="00AB1398">
              <w:rPr>
                <w:rFonts w:ascii="Lucida Console" w:hAnsi="Lucida Console"/>
                <w:b/>
                <w:sz w:val="12"/>
                <w:szCs w:val="12"/>
              </w:rPr>
              <w:t>PrefixLength</w:t>
            </w:r>
            <w:proofErr w:type="spellEnd"/>
            <w:r w:rsidRPr="00AB1398">
              <w:rPr>
                <w:rFonts w:ascii="Lucida Console" w:hAnsi="Lucida Console"/>
                <w:b/>
                <w:sz w:val="12"/>
                <w:szCs w:val="12"/>
              </w:rPr>
              <w:t xml:space="preserve"> </w:t>
            </w:r>
            <w:r w:rsidRPr="004D628D">
              <w:rPr>
                <w:rFonts w:ascii="Lucida Console" w:hAnsi="Lucida Console"/>
                <w:b/>
                <w:sz w:val="12"/>
                <w:szCs w:val="12"/>
                <w:highlight w:val="yellow"/>
              </w:rPr>
              <w:t>24</w:t>
            </w:r>
            <w:r w:rsidRPr="00AB1398">
              <w:rPr>
                <w:rFonts w:ascii="Lucida Console" w:hAnsi="Lucida Console"/>
                <w:b/>
                <w:sz w:val="12"/>
                <w:szCs w:val="12"/>
              </w:rPr>
              <w:t xml:space="preserve"> </w:t>
            </w:r>
          </w:p>
          <w:p w14:paraId="6C84C523" w14:textId="77777777" w:rsidR="00AB1398" w:rsidRPr="00AB1398" w:rsidRDefault="00AB1398" w:rsidP="00AB1398">
            <w:pPr>
              <w:rPr>
                <w:rFonts w:ascii="Lucida Console" w:hAnsi="Lucida Console"/>
                <w:sz w:val="12"/>
                <w:szCs w:val="12"/>
              </w:rPr>
            </w:pPr>
          </w:p>
          <w:p w14:paraId="488B6CFD" w14:textId="77777777" w:rsidR="00AB1398" w:rsidRPr="00AB1398" w:rsidRDefault="00AB1398" w:rsidP="00AB1398">
            <w:pPr>
              <w:rPr>
                <w:rFonts w:ascii="Lucida Console" w:hAnsi="Lucida Console"/>
                <w:sz w:val="12"/>
                <w:szCs w:val="12"/>
              </w:rPr>
            </w:pPr>
          </w:p>
          <w:p w14:paraId="27E0F8DC"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IPAddress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192.168.2.</w:t>
            </w:r>
            <w:r w:rsidRPr="004D628D">
              <w:rPr>
                <w:rFonts w:ascii="Lucida Console" w:hAnsi="Lucida Console"/>
                <w:sz w:val="12"/>
                <w:szCs w:val="12"/>
                <w:highlight w:val="yellow"/>
              </w:rPr>
              <w:t>222</w:t>
            </w:r>
          </w:p>
          <w:p w14:paraId="7CB7C651"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InterfaceIndex</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44</w:t>
            </w:r>
          </w:p>
          <w:p w14:paraId="31400CAF"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InterfaceAlias</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proofErr w:type="spellStart"/>
            <w:r w:rsidRPr="00AB1398">
              <w:rPr>
                <w:rFonts w:ascii="Lucida Console" w:hAnsi="Lucida Console"/>
                <w:sz w:val="12"/>
                <w:szCs w:val="12"/>
              </w:rPr>
              <w:t>vEthernet</w:t>
            </w:r>
            <w:proofErr w:type="spellEnd"/>
            <w:r w:rsidRPr="00AB1398">
              <w:rPr>
                <w:rFonts w:ascii="Lucida Console" w:hAnsi="Lucida Console"/>
                <w:sz w:val="12"/>
                <w:szCs w:val="12"/>
              </w:rPr>
              <w:t xml:space="preserve"> (SMB2)</w:t>
            </w:r>
          </w:p>
          <w:p w14:paraId="013367C6"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AddressFamily</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IPv4</w:t>
            </w:r>
          </w:p>
          <w:p w14:paraId="2C20D45F"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 xml:space="preserve">Type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Unicast</w:t>
            </w:r>
          </w:p>
          <w:p w14:paraId="02801842"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PrefixLength</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r w:rsidRPr="004D628D">
              <w:rPr>
                <w:rFonts w:ascii="Lucida Console" w:hAnsi="Lucida Console"/>
                <w:sz w:val="12"/>
                <w:szCs w:val="12"/>
                <w:highlight w:val="yellow"/>
              </w:rPr>
              <w:t>24</w:t>
            </w:r>
          </w:p>
          <w:p w14:paraId="072F4F7E"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PrefixOrigin</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Manual</w:t>
            </w:r>
          </w:p>
          <w:p w14:paraId="3D0956C0"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SuffixOrigin</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Manual</w:t>
            </w:r>
          </w:p>
          <w:p w14:paraId="2A51DEE4"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AddressState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Invalid</w:t>
            </w:r>
          </w:p>
          <w:p w14:paraId="21E0AD4B"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ValidLifetime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Infinite ([</w:t>
            </w:r>
            <w:proofErr w:type="spellStart"/>
            <w:r w:rsidRPr="00AB1398">
              <w:rPr>
                <w:rFonts w:ascii="Lucida Console" w:hAnsi="Lucida Console"/>
                <w:sz w:val="12"/>
                <w:szCs w:val="12"/>
              </w:rPr>
              <w:t>TimeSpan</w:t>
            </w:r>
            <w:proofErr w:type="spellEnd"/>
            <w:r w:rsidRPr="00AB1398">
              <w:rPr>
                <w:rFonts w:ascii="Lucida Console" w:hAnsi="Lucida Console"/>
                <w:sz w:val="12"/>
                <w:szCs w:val="12"/>
              </w:rPr>
              <w:t>]::</w:t>
            </w:r>
            <w:proofErr w:type="spellStart"/>
            <w:r w:rsidRPr="00AB1398">
              <w:rPr>
                <w:rFonts w:ascii="Lucida Console" w:hAnsi="Lucida Console"/>
                <w:sz w:val="12"/>
                <w:szCs w:val="12"/>
              </w:rPr>
              <w:t>MaxValue</w:t>
            </w:r>
            <w:proofErr w:type="spellEnd"/>
            <w:r w:rsidRPr="00AB1398">
              <w:rPr>
                <w:rFonts w:ascii="Lucida Console" w:hAnsi="Lucida Console"/>
                <w:sz w:val="12"/>
                <w:szCs w:val="12"/>
              </w:rPr>
              <w:t>)</w:t>
            </w:r>
          </w:p>
          <w:p w14:paraId="4364CF44" w14:textId="77777777" w:rsidR="00AB1398" w:rsidRPr="00AB1398" w:rsidRDefault="00AB1398" w:rsidP="00AB1398">
            <w:pPr>
              <w:rPr>
                <w:rFonts w:ascii="Lucida Console" w:hAnsi="Lucida Console"/>
                <w:sz w:val="12"/>
                <w:szCs w:val="12"/>
              </w:rPr>
            </w:pPr>
            <w:proofErr w:type="spellStart"/>
            <w:proofErr w:type="gramStart"/>
            <w:r w:rsidRPr="00AB1398">
              <w:rPr>
                <w:rFonts w:ascii="Lucida Console" w:hAnsi="Lucida Console"/>
                <w:sz w:val="12"/>
                <w:szCs w:val="12"/>
              </w:rPr>
              <w:t>PreferredLifetime</w:t>
            </w:r>
            <w:proofErr w:type="spellEnd"/>
            <w:r w:rsidRPr="00AB1398">
              <w:rPr>
                <w:rFonts w:ascii="Lucida Console" w:hAnsi="Lucida Console"/>
                <w:sz w:val="12"/>
                <w:szCs w:val="12"/>
              </w:rPr>
              <w:t xml:space="preserve"> :</w:t>
            </w:r>
            <w:proofErr w:type="gramEnd"/>
            <w:r w:rsidRPr="00AB1398">
              <w:rPr>
                <w:rFonts w:ascii="Lucida Console" w:hAnsi="Lucida Console"/>
                <w:sz w:val="12"/>
                <w:szCs w:val="12"/>
              </w:rPr>
              <w:t xml:space="preserve"> Infinite ([</w:t>
            </w:r>
            <w:proofErr w:type="spellStart"/>
            <w:r w:rsidRPr="00AB1398">
              <w:rPr>
                <w:rFonts w:ascii="Lucida Console" w:hAnsi="Lucida Console"/>
                <w:sz w:val="12"/>
                <w:szCs w:val="12"/>
              </w:rPr>
              <w:t>TimeSpan</w:t>
            </w:r>
            <w:proofErr w:type="spellEnd"/>
            <w:r w:rsidRPr="00AB1398">
              <w:rPr>
                <w:rFonts w:ascii="Lucida Console" w:hAnsi="Lucida Console"/>
                <w:sz w:val="12"/>
                <w:szCs w:val="12"/>
              </w:rPr>
              <w:t>]::</w:t>
            </w:r>
            <w:proofErr w:type="spellStart"/>
            <w:r w:rsidRPr="00AB1398">
              <w:rPr>
                <w:rFonts w:ascii="Lucida Console" w:hAnsi="Lucida Console"/>
                <w:sz w:val="12"/>
                <w:szCs w:val="12"/>
              </w:rPr>
              <w:t>MaxValue</w:t>
            </w:r>
            <w:proofErr w:type="spellEnd"/>
            <w:r w:rsidRPr="00AB1398">
              <w:rPr>
                <w:rFonts w:ascii="Lucida Console" w:hAnsi="Lucida Console"/>
                <w:sz w:val="12"/>
                <w:szCs w:val="12"/>
              </w:rPr>
              <w:t>)</w:t>
            </w:r>
          </w:p>
          <w:p w14:paraId="0D704650" w14:textId="77777777" w:rsidR="00AB1398" w:rsidRPr="00AB1398" w:rsidRDefault="00AB1398" w:rsidP="00AB1398">
            <w:pPr>
              <w:rPr>
                <w:rFonts w:ascii="Lucida Console" w:hAnsi="Lucida Console"/>
                <w:sz w:val="12"/>
                <w:szCs w:val="12"/>
              </w:rPr>
            </w:pPr>
            <w:proofErr w:type="spellStart"/>
            <w:r w:rsidRPr="00AB1398">
              <w:rPr>
                <w:rFonts w:ascii="Lucida Console" w:hAnsi="Lucida Console"/>
                <w:sz w:val="12"/>
                <w:szCs w:val="12"/>
              </w:rPr>
              <w:t>SkipAsSource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False</w:t>
            </w:r>
          </w:p>
          <w:p w14:paraId="4E6C6AF2" w14:textId="7B98FA4F" w:rsidR="00AB1398" w:rsidRDefault="00AB1398" w:rsidP="00AB1398">
            <w:pPr>
              <w:rPr>
                <w:rFonts w:ascii="Lucida Console" w:hAnsi="Lucida Console"/>
                <w:sz w:val="12"/>
                <w:szCs w:val="12"/>
              </w:rPr>
            </w:pPr>
            <w:proofErr w:type="spellStart"/>
            <w:r w:rsidRPr="00AB1398">
              <w:rPr>
                <w:rFonts w:ascii="Lucida Console" w:hAnsi="Lucida Console"/>
                <w:sz w:val="12"/>
                <w:szCs w:val="12"/>
              </w:rPr>
              <w:t>PolicyStore</w:t>
            </w:r>
            <w:proofErr w:type="spellEnd"/>
            <w:r w:rsidRPr="00AB1398">
              <w:rPr>
                <w:rFonts w:ascii="Lucida Console" w:hAnsi="Lucida Console"/>
                <w:sz w:val="12"/>
                <w:szCs w:val="12"/>
              </w:rPr>
              <w:t xml:space="preserve">     </w:t>
            </w:r>
            <w:proofErr w:type="gramStart"/>
            <w:r w:rsidRPr="00AB1398">
              <w:rPr>
                <w:rFonts w:ascii="Lucida Console" w:hAnsi="Lucida Console"/>
                <w:sz w:val="12"/>
                <w:szCs w:val="12"/>
              </w:rPr>
              <w:t xml:space="preserve">  :</w:t>
            </w:r>
            <w:proofErr w:type="gramEnd"/>
            <w:r w:rsidRPr="00AB1398">
              <w:rPr>
                <w:rFonts w:ascii="Lucida Console" w:hAnsi="Lucida Console"/>
                <w:sz w:val="12"/>
                <w:szCs w:val="12"/>
              </w:rPr>
              <w:t xml:space="preserve"> </w:t>
            </w:r>
            <w:proofErr w:type="spellStart"/>
            <w:r w:rsidRPr="00AB1398">
              <w:rPr>
                <w:rFonts w:ascii="Lucida Console" w:hAnsi="Lucida Console"/>
                <w:sz w:val="12"/>
                <w:szCs w:val="12"/>
              </w:rPr>
              <w:t>PersistentStore</w:t>
            </w:r>
            <w:proofErr w:type="spellEnd"/>
          </w:p>
          <w:p w14:paraId="36C7AA53" w14:textId="5F2510C0" w:rsidR="00607566" w:rsidDel="007350B7" w:rsidRDefault="00607566" w:rsidP="00AB1398">
            <w:pPr>
              <w:rPr>
                <w:del w:id="2435" w:author="Brian Leong (Inspur Worldwide Services Ltd)" w:date="2016-10-04T17:09:00Z"/>
                <w:rFonts w:ascii="Lucida Console" w:hAnsi="Lucida Console"/>
                <w:sz w:val="12"/>
                <w:szCs w:val="12"/>
              </w:rPr>
            </w:pPr>
          </w:p>
          <w:p w14:paraId="76E350E8" w14:textId="2C00858B" w:rsidR="00607566" w:rsidDel="007350B7" w:rsidRDefault="00607566" w:rsidP="00AB1398">
            <w:pPr>
              <w:rPr>
                <w:del w:id="2436" w:author="Brian Leong (Inspur Worldwide Services Ltd)" w:date="2016-10-04T17:09:00Z"/>
                <w:rFonts w:ascii="Lucida Console" w:hAnsi="Lucida Console"/>
                <w:sz w:val="12"/>
                <w:szCs w:val="12"/>
              </w:rPr>
            </w:pPr>
          </w:p>
          <w:p w14:paraId="6B32C0C7" w14:textId="2B0FFFA3" w:rsidR="00607566" w:rsidDel="007350B7" w:rsidRDefault="00607566" w:rsidP="00AB1398">
            <w:pPr>
              <w:rPr>
                <w:del w:id="2437" w:author="Brian Leong (Inspur Worldwide Services Ltd)" w:date="2016-10-04T17:09:00Z"/>
                <w:rFonts w:ascii="Lucida Console" w:hAnsi="Lucida Console"/>
                <w:sz w:val="12"/>
                <w:szCs w:val="12"/>
              </w:rPr>
            </w:pPr>
          </w:p>
          <w:p w14:paraId="6875893F" w14:textId="77777777" w:rsidR="00AB1398" w:rsidRDefault="00AB1398" w:rsidP="00E676E5">
            <w:pPr>
              <w:rPr>
                <w:rFonts w:ascii="Lucida Console" w:hAnsi="Lucida Console"/>
                <w:sz w:val="12"/>
                <w:szCs w:val="12"/>
              </w:rPr>
            </w:pPr>
          </w:p>
          <w:p w14:paraId="3875004A" w14:textId="77777777" w:rsidR="00607566" w:rsidRPr="009903E3" w:rsidRDefault="00607566" w:rsidP="00E676E5">
            <w:pPr>
              <w:rPr>
                <w:rFonts w:ascii="Lucida Console" w:hAnsi="Lucida Console"/>
                <w:color w:val="000000" w:themeColor="text1"/>
                <w:sz w:val="12"/>
                <w:szCs w:val="12"/>
                <w:rPrChange w:id="2438" w:author="Omar Cardona" w:date="2016-11-21T23:47:00Z">
                  <w:rPr>
                    <w:rFonts w:ascii="Lucida Console" w:hAnsi="Lucida Console"/>
                    <w:color w:val="009900"/>
                    <w:sz w:val="12"/>
                    <w:szCs w:val="12"/>
                  </w:rPr>
                </w:rPrChange>
              </w:rPr>
            </w:pPr>
            <w:r w:rsidRPr="009903E3">
              <w:rPr>
                <w:rFonts w:ascii="Lucida Console" w:hAnsi="Lucida Console"/>
                <w:color w:val="000000" w:themeColor="text1"/>
                <w:sz w:val="12"/>
                <w:szCs w:val="12"/>
                <w:rPrChange w:id="2439" w:author="Omar Cardona" w:date="2016-11-21T23:47:00Z">
                  <w:rPr>
                    <w:rFonts w:ascii="Lucida Console" w:hAnsi="Lucida Console"/>
                    <w:color w:val="009900"/>
                    <w:sz w:val="12"/>
                    <w:szCs w:val="12"/>
                  </w:rPr>
                </w:rPrChange>
              </w:rPr>
              <w:t># No need to test connection again since we have reachability already</w:t>
            </w:r>
          </w:p>
          <w:p w14:paraId="7F6F6DEB" w14:textId="2FC5204D" w:rsidR="00607566" w:rsidRDefault="00607566" w:rsidP="00E676E5">
            <w:pPr>
              <w:rPr>
                <w:rFonts w:ascii="Lucida Console" w:hAnsi="Lucida Console"/>
                <w:sz w:val="12"/>
                <w:szCs w:val="12"/>
              </w:rPr>
            </w:pPr>
          </w:p>
        </w:tc>
      </w:tr>
      <w:tr w:rsidR="00294D47" w:rsidRPr="007A4C93" w14:paraId="1D15F3AC" w14:textId="77777777" w:rsidTr="001058D9">
        <w:tc>
          <w:tcPr>
            <w:tcW w:w="361" w:type="dxa"/>
            <w:tcPrChange w:id="2440" w:author="Omar Cardona" w:date="2016-10-08T21:56:00Z">
              <w:tcPr>
                <w:tcW w:w="265" w:type="dxa"/>
              </w:tcPr>
            </w:tcPrChange>
          </w:tcPr>
          <w:p w14:paraId="45A49987" w14:textId="6D7A0ACC" w:rsidR="00294D47" w:rsidRPr="001058D9" w:rsidRDefault="001058D9" w:rsidP="00294D47">
            <w:pPr>
              <w:rPr>
                <w:rFonts w:ascii="Lucida Console" w:hAnsi="Lucida Console"/>
                <w:b/>
                <w:sz w:val="12"/>
                <w:szCs w:val="12"/>
                <w:rPrChange w:id="2441" w:author="Omar Cardona" w:date="2016-10-08T21:56:00Z">
                  <w:rPr>
                    <w:rFonts w:ascii="Lucida Console" w:hAnsi="Lucida Console"/>
                    <w:sz w:val="12"/>
                    <w:szCs w:val="12"/>
                  </w:rPr>
                </w:rPrChange>
              </w:rPr>
            </w:pPr>
            <w:ins w:id="2442" w:author="Omar Cardona" w:date="2016-10-08T21:55:00Z">
              <w:r w:rsidRPr="001058D9">
                <w:rPr>
                  <w:rFonts w:ascii="Lucida Console" w:hAnsi="Lucida Console"/>
                  <w:b/>
                  <w:sz w:val="12"/>
                  <w:szCs w:val="12"/>
                  <w:rPrChange w:id="2443" w:author="Omar Cardona" w:date="2016-10-08T21:56:00Z">
                    <w:rPr>
                      <w:rFonts w:ascii="Lucida Console" w:hAnsi="Lucida Console"/>
                      <w:sz w:val="12"/>
                      <w:szCs w:val="12"/>
                    </w:rPr>
                  </w:rPrChange>
                </w:rPr>
                <w:t>9</w:t>
              </w:r>
            </w:ins>
          </w:p>
        </w:tc>
        <w:tc>
          <w:tcPr>
            <w:tcW w:w="268" w:type="dxa"/>
            <w:tcPrChange w:id="2444" w:author="Omar Cardona" w:date="2016-10-08T21:56:00Z">
              <w:tcPr>
                <w:tcW w:w="270" w:type="dxa"/>
              </w:tcPr>
            </w:tcPrChange>
          </w:tcPr>
          <w:p w14:paraId="56A2A084" w14:textId="77777777" w:rsidR="00294D47" w:rsidRPr="007A4C93" w:rsidRDefault="00294D47" w:rsidP="00294D47">
            <w:pPr>
              <w:rPr>
                <w:rFonts w:ascii="Lucida Console" w:hAnsi="Lucida Console"/>
                <w:sz w:val="12"/>
                <w:szCs w:val="12"/>
              </w:rPr>
            </w:pPr>
          </w:p>
        </w:tc>
        <w:tc>
          <w:tcPr>
            <w:tcW w:w="236" w:type="dxa"/>
            <w:shd w:val="clear" w:color="auto" w:fill="00B0F0"/>
            <w:tcPrChange w:id="2445" w:author="Omar Cardona" w:date="2016-10-08T21:56:00Z">
              <w:tcPr>
                <w:tcW w:w="236" w:type="dxa"/>
                <w:shd w:val="clear" w:color="auto" w:fill="00B0F0"/>
              </w:tcPr>
            </w:tcPrChange>
          </w:tcPr>
          <w:p w14:paraId="37F4C4F1" w14:textId="77777777" w:rsidR="00294D47" w:rsidRPr="007A4C93" w:rsidRDefault="00294D47" w:rsidP="00294D47">
            <w:pPr>
              <w:rPr>
                <w:rFonts w:ascii="Lucida Console" w:hAnsi="Lucida Console"/>
                <w:sz w:val="12"/>
                <w:szCs w:val="12"/>
              </w:rPr>
            </w:pPr>
          </w:p>
        </w:tc>
        <w:tc>
          <w:tcPr>
            <w:tcW w:w="9925" w:type="dxa"/>
            <w:tcPrChange w:id="2446" w:author="Omar Cardona" w:date="2016-10-08T21:56:00Z">
              <w:tcPr>
                <w:tcW w:w="10019" w:type="dxa"/>
              </w:tcPr>
            </w:tcPrChange>
          </w:tcPr>
          <w:p w14:paraId="63FBC7BC" w14:textId="77777777" w:rsidR="00294D47" w:rsidRDefault="00294D47" w:rsidP="00294D47">
            <w:pPr>
              <w:rPr>
                <w:rFonts w:ascii="Lucida Console" w:hAnsi="Lucida Console"/>
                <w:sz w:val="12"/>
                <w:szCs w:val="12"/>
              </w:rPr>
            </w:pPr>
          </w:p>
          <w:p w14:paraId="6C889119" w14:textId="2F29F814" w:rsidR="00850A0E" w:rsidDel="009903E3" w:rsidRDefault="00850A0E" w:rsidP="00294D47">
            <w:pPr>
              <w:rPr>
                <w:del w:id="2447" w:author="Omar Cardona" w:date="2016-10-08T19:55:00Z"/>
                <w:rFonts w:ascii="Lucida Console" w:hAnsi="Lucida Console"/>
                <w:color w:val="000000" w:themeColor="text1"/>
                <w:sz w:val="12"/>
                <w:szCs w:val="12"/>
              </w:rPr>
            </w:pPr>
            <w:r w:rsidRPr="009903E3">
              <w:rPr>
                <w:rFonts w:ascii="Lucida Console" w:hAnsi="Lucida Console"/>
                <w:color w:val="000000" w:themeColor="text1"/>
                <w:sz w:val="12"/>
                <w:szCs w:val="12"/>
                <w:rPrChange w:id="2448" w:author="Omar Cardona" w:date="2016-11-21T23:47:00Z">
                  <w:rPr>
                    <w:rFonts w:ascii="Lucida Console" w:hAnsi="Lucida Console"/>
                    <w:color w:val="009900"/>
                    <w:sz w:val="12"/>
                    <w:szCs w:val="12"/>
                  </w:rPr>
                </w:rPrChange>
              </w:rPr>
              <w:t># Since we placed the “</w:t>
            </w:r>
            <w:del w:id="2449" w:author="Brian Leong (Inspur Worldwide Services Ltd)" w:date="2016-10-04T17:16:00Z">
              <w:r w:rsidRPr="009903E3" w:rsidDel="000B7861">
                <w:rPr>
                  <w:rFonts w:ascii="Lucida Console" w:hAnsi="Lucida Console"/>
                  <w:color w:val="000000" w:themeColor="text1"/>
                  <w:sz w:val="12"/>
                  <w:szCs w:val="12"/>
                  <w:rPrChange w:id="2450" w:author="Omar Cardona" w:date="2016-11-21T23:47:00Z">
                    <w:rPr>
                      <w:rFonts w:ascii="Lucida Console" w:hAnsi="Lucida Console"/>
                      <w:color w:val="009900"/>
                      <w:sz w:val="12"/>
                      <w:szCs w:val="12"/>
                    </w:rPr>
                  </w:rPrChange>
                </w:rPr>
                <w:delText>Mgt</w:delText>
              </w:r>
            </w:del>
            <w:ins w:id="2451" w:author="Brian Leong (Inspur Worldwide Services Ltd)" w:date="2016-10-04T17:16:00Z">
              <w:r w:rsidR="000B7861" w:rsidRPr="009903E3">
                <w:rPr>
                  <w:rFonts w:ascii="Lucida Console" w:hAnsi="Lucida Console"/>
                  <w:color w:val="000000" w:themeColor="text1"/>
                  <w:sz w:val="12"/>
                  <w:szCs w:val="12"/>
                  <w:rPrChange w:id="2452" w:author="Omar Cardona" w:date="2016-11-21T23:47:00Z">
                    <w:rPr>
                      <w:rFonts w:ascii="Lucida Console" w:hAnsi="Lucida Console"/>
                      <w:color w:val="009900"/>
                      <w:sz w:val="12"/>
                      <w:szCs w:val="12"/>
                    </w:rPr>
                  </w:rPrChange>
                </w:rPr>
                <w:t>MGT</w:t>
              </w:r>
            </w:ins>
            <w:r w:rsidRPr="009903E3">
              <w:rPr>
                <w:rFonts w:ascii="Lucida Console" w:hAnsi="Lucida Console"/>
                <w:color w:val="000000" w:themeColor="text1"/>
                <w:sz w:val="12"/>
                <w:szCs w:val="12"/>
                <w:rPrChange w:id="2453" w:author="Omar Cardona" w:date="2016-11-21T23:47:00Z">
                  <w:rPr>
                    <w:rFonts w:ascii="Lucida Console" w:hAnsi="Lucida Console"/>
                    <w:color w:val="009900"/>
                    <w:sz w:val="12"/>
                    <w:szCs w:val="12"/>
                  </w:rPr>
                </w:rPrChange>
              </w:rPr>
              <w:t xml:space="preserve">” Host vNIC on VLAN 101, we’ll place the RDMA Host </w:t>
            </w:r>
            <w:proofErr w:type="spellStart"/>
            <w:r w:rsidRPr="009903E3">
              <w:rPr>
                <w:rFonts w:ascii="Lucida Console" w:hAnsi="Lucida Console"/>
                <w:color w:val="000000" w:themeColor="text1"/>
                <w:sz w:val="12"/>
                <w:szCs w:val="12"/>
                <w:rPrChange w:id="2454" w:author="Omar Cardona" w:date="2016-11-21T23:47:00Z">
                  <w:rPr>
                    <w:rFonts w:ascii="Lucida Console" w:hAnsi="Lucida Console"/>
                    <w:color w:val="009900"/>
                    <w:sz w:val="12"/>
                    <w:szCs w:val="12"/>
                  </w:rPr>
                </w:rPrChange>
              </w:rPr>
              <w:t>vNICs</w:t>
            </w:r>
            <w:proofErr w:type="spellEnd"/>
            <w:r w:rsidRPr="009903E3">
              <w:rPr>
                <w:rFonts w:ascii="Lucida Console" w:hAnsi="Lucida Console"/>
                <w:color w:val="000000" w:themeColor="text1"/>
                <w:sz w:val="12"/>
                <w:szCs w:val="12"/>
                <w:rPrChange w:id="2455" w:author="Omar Cardona" w:date="2016-11-21T23:47:00Z">
                  <w:rPr>
                    <w:rFonts w:ascii="Lucida Console" w:hAnsi="Lucida Console"/>
                    <w:color w:val="009900"/>
                    <w:sz w:val="12"/>
                    <w:szCs w:val="12"/>
                  </w:rPr>
                </w:rPrChange>
              </w:rPr>
              <w:t xml:space="preserve"> on </w:t>
            </w:r>
            <w:ins w:id="2456" w:author="Brian Leong (Inspur Worldwide Services Ltd)" w:date="2016-10-04T17:17:00Z">
              <w:r w:rsidR="000B7861" w:rsidRPr="009903E3">
                <w:rPr>
                  <w:rFonts w:ascii="Lucida Console" w:hAnsi="Lucida Console"/>
                  <w:color w:val="000000" w:themeColor="text1"/>
                  <w:sz w:val="12"/>
                  <w:szCs w:val="12"/>
                  <w:rPrChange w:id="2457" w:author="Omar Cardona" w:date="2016-11-21T23:47:00Z">
                    <w:rPr>
                      <w:rFonts w:ascii="Lucida Console" w:hAnsi="Lucida Console"/>
                      <w:color w:val="009900"/>
                      <w:sz w:val="12"/>
                      <w:szCs w:val="12"/>
                    </w:rPr>
                  </w:rPrChange>
                </w:rPr>
                <w:t xml:space="preserve">the </w:t>
              </w:r>
            </w:ins>
            <w:r w:rsidRPr="009903E3">
              <w:rPr>
                <w:rFonts w:ascii="Lucida Console" w:hAnsi="Lucida Console"/>
                <w:color w:val="000000" w:themeColor="text1"/>
                <w:sz w:val="12"/>
                <w:szCs w:val="12"/>
                <w:rPrChange w:id="2458" w:author="Omar Cardona" w:date="2016-11-21T23:47:00Z">
                  <w:rPr>
                    <w:rFonts w:ascii="Lucida Console" w:hAnsi="Lucida Console"/>
                    <w:color w:val="009900"/>
                    <w:sz w:val="12"/>
                    <w:szCs w:val="12"/>
                  </w:rPr>
                </w:rPrChange>
              </w:rPr>
              <w:t>pre</w:t>
            </w:r>
            <w:ins w:id="2459" w:author="Brian Leong (Inspur Worldwide Services Ltd)" w:date="2016-10-04T17:17:00Z">
              <w:r w:rsidR="000B7861" w:rsidRPr="009903E3">
                <w:rPr>
                  <w:rFonts w:ascii="Lucida Console" w:hAnsi="Lucida Console"/>
                  <w:color w:val="000000" w:themeColor="text1"/>
                  <w:sz w:val="12"/>
                  <w:szCs w:val="12"/>
                  <w:rPrChange w:id="2460" w:author="Omar Cardona" w:date="2016-11-21T23:47:00Z">
                    <w:rPr>
                      <w:rFonts w:ascii="Lucida Console" w:hAnsi="Lucida Console"/>
                      <w:color w:val="009900"/>
                      <w:sz w:val="12"/>
                      <w:szCs w:val="12"/>
                    </w:rPr>
                  </w:rPrChange>
                </w:rPr>
                <w:t>-</w:t>
              </w:r>
            </w:ins>
            <w:r w:rsidRPr="009903E3">
              <w:rPr>
                <w:rFonts w:ascii="Lucida Console" w:hAnsi="Lucida Console"/>
                <w:color w:val="000000" w:themeColor="text1"/>
                <w:sz w:val="12"/>
                <w:szCs w:val="12"/>
                <w:rPrChange w:id="2461" w:author="Omar Cardona" w:date="2016-11-21T23:47:00Z">
                  <w:rPr>
                    <w:rFonts w:ascii="Lucida Console" w:hAnsi="Lucida Console"/>
                    <w:color w:val="009900"/>
                    <w:sz w:val="12"/>
                    <w:szCs w:val="12"/>
                  </w:rPr>
                </w:rPrChange>
              </w:rPr>
              <w:t>existing VLAN 102</w:t>
            </w:r>
            <w:del w:id="2462" w:author="Brian Leong (Inspur Worldwide Services Ltd)" w:date="2016-10-04T17:17:00Z">
              <w:r w:rsidRPr="009903E3" w:rsidDel="000B7861">
                <w:rPr>
                  <w:rFonts w:ascii="Lucida Console" w:hAnsi="Lucida Console"/>
                  <w:color w:val="000000" w:themeColor="text1"/>
                  <w:sz w:val="12"/>
                  <w:szCs w:val="12"/>
                  <w:rPrChange w:id="2463" w:author="Omar Cardona" w:date="2016-11-21T23:47:00Z">
                    <w:rPr>
                      <w:rFonts w:ascii="Lucida Console" w:hAnsi="Lucida Console"/>
                      <w:color w:val="009900"/>
                      <w:sz w:val="12"/>
                      <w:szCs w:val="12"/>
                    </w:rPr>
                  </w:rPrChange>
                </w:rPr>
                <w:delText xml:space="preserve"> from prior examples</w:delText>
              </w:r>
            </w:del>
            <w:r w:rsidRPr="009903E3">
              <w:rPr>
                <w:rFonts w:ascii="Lucida Console" w:hAnsi="Lucida Console"/>
                <w:color w:val="000000" w:themeColor="text1"/>
                <w:sz w:val="12"/>
                <w:szCs w:val="12"/>
                <w:rPrChange w:id="2464" w:author="Omar Cardona" w:date="2016-11-21T23:47:00Z">
                  <w:rPr>
                    <w:rFonts w:ascii="Lucida Console" w:hAnsi="Lucida Console"/>
                    <w:color w:val="009900"/>
                    <w:sz w:val="12"/>
                    <w:szCs w:val="12"/>
                  </w:rPr>
                </w:rPrChange>
              </w:rPr>
              <w:t>.</w:t>
            </w:r>
          </w:p>
          <w:p w14:paraId="781ED800" w14:textId="77777777" w:rsidR="009903E3" w:rsidRPr="009903E3" w:rsidRDefault="009903E3">
            <w:pPr>
              <w:rPr>
                <w:ins w:id="2465" w:author="Omar Cardona" w:date="2016-11-21T23:47:00Z"/>
                <w:rFonts w:ascii="Lucida Console" w:hAnsi="Lucida Console"/>
                <w:color w:val="000000" w:themeColor="text1"/>
                <w:sz w:val="12"/>
                <w:szCs w:val="12"/>
                <w:rPrChange w:id="2466" w:author="Omar Cardona" w:date="2016-11-21T23:47:00Z">
                  <w:rPr>
                    <w:ins w:id="2467" w:author="Omar Cardona" w:date="2016-11-21T23:47:00Z"/>
                    <w:rFonts w:ascii="Lucida Console" w:hAnsi="Lucida Console"/>
                    <w:color w:val="009900"/>
                    <w:sz w:val="12"/>
                    <w:szCs w:val="12"/>
                  </w:rPr>
                </w:rPrChange>
              </w:rPr>
            </w:pPr>
          </w:p>
          <w:p w14:paraId="4CAC8C31" w14:textId="77777777" w:rsidR="005017FD" w:rsidRPr="00B957AD" w:rsidRDefault="005017FD" w:rsidP="00294D47">
            <w:pPr>
              <w:rPr>
                <w:ins w:id="2468" w:author="Brian Leong (Inspur Worldwide Services Ltd)" w:date="2016-11-21T12:28:00Z"/>
                <w:rFonts w:ascii="Lucida Console" w:hAnsi="Lucida Console"/>
                <w:color w:val="009900"/>
                <w:sz w:val="12"/>
                <w:szCs w:val="12"/>
              </w:rPr>
            </w:pPr>
          </w:p>
          <w:p w14:paraId="639BD317" w14:textId="35D39831" w:rsidR="00850A0E" w:rsidDel="00A17F40" w:rsidRDefault="00850A0E">
            <w:pPr>
              <w:rPr>
                <w:del w:id="2469" w:author="Omar Cardona" w:date="2016-10-08T19:55:00Z"/>
                <w:rFonts w:ascii="Lucida Console" w:hAnsi="Lucida Console"/>
                <w:sz w:val="12"/>
                <w:szCs w:val="12"/>
              </w:rPr>
            </w:pPr>
          </w:p>
          <w:p w14:paraId="586631AB" w14:textId="118261ED" w:rsidR="00850A0E" w:rsidRDefault="00850A0E">
            <w:pPr>
              <w:rPr>
                <w:rFonts w:ascii="Lucida Console" w:hAnsi="Lucida Console"/>
                <w:b/>
                <w:sz w:val="12"/>
                <w:szCs w:val="12"/>
              </w:rPr>
            </w:pPr>
            <w:del w:id="2470" w:author="Omar Cardona" w:date="2016-10-08T19:55:00Z">
              <w:r w:rsidRPr="00850A0E" w:rsidDel="00A17F40">
                <w:rPr>
                  <w:rFonts w:ascii="Lucida Console" w:hAnsi="Lucida Console"/>
                  <w:sz w:val="12"/>
                  <w:szCs w:val="12"/>
                </w:rPr>
                <w:delText xml:space="preserve">PS C:\TEST&gt; </w:delText>
              </w:r>
            </w:del>
            <w:r w:rsidRPr="00AB1398">
              <w:rPr>
                <w:rFonts w:ascii="Lucida Console" w:hAnsi="Lucida Console"/>
                <w:b/>
                <w:sz w:val="12"/>
                <w:szCs w:val="12"/>
              </w:rPr>
              <w:t>Set-</w:t>
            </w:r>
            <w:proofErr w:type="spellStart"/>
            <w:r w:rsidRPr="00AB1398">
              <w:rPr>
                <w:rFonts w:ascii="Lucida Console" w:hAnsi="Lucida Console"/>
                <w:b/>
                <w:sz w:val="12"/>
                <w:szCs w:val="12"/>
              </w:rPr>
              <w:t>VMNetworkAdapterVlan</w:t>
            </w:r>
            <w:proofErr w:type="spellEnd"/>
            <w:r w:rsidRPr="00AB1398">
              <w:rPr>
                <w:rFonts w:ascii="Lucida Console" w:hAnsi="Lucida Console"/>
                <w:b/>
                <w:sz w:val="12"/>
                <w:szCs w:val="12"/>
              </w:rPr>
              <w:t xml:space="preserve"> -</w:t>
            </w:r>
            <w:proofErr w:type="spellStart"/>
            <w:r w:rsidRPr="00AB1398">
              <w:rPr>
                <w:rFonts w:ascii="Lucida Console" w:hAnsi="Lucida Console"/>
                <w:b/>
                <w:sz w:val="12"/>
                <w:szCs w:val="12"/>
              </w:rPr>
              <w:t>VMNetworkAdapterName</w:t>
            </w:r>
            <w:proofErr w:type="spellEnd"/>
            <w:r w:rsidRPr="00AB1398">
              <w:rPr>
                <w:rFonts w:ascii="Lucida Console" w:hAnsi="Lucida Console"/>
                <w:b/>
                <w:sz w:val="12"/>
                <w:szCs w:val="12"/>
              </w:rPr>
              <w:t xml:space="preserve"> "</w:t>
            </w:r>
            <w:r w:rsidRPr="00607566">
              <w:rPr>
                <w:rFonts w:ascii="Lucida Console" w:hAnsi="Lucida Console"/>
                <w:b/>
                <w:sz w:val="12"/>
                <w:szCs w:val="12"/>
                <w:highlight w:val="yellow"/>
              </w:rPr>
              <w:t>SMB1</w:t>
            </w:r>
            <w:r w:rsidRPr="00AB1398">
              <w:rPr>
                <w:rFonts w:ascii="Lucida Console" w:hAnsi="Lucida Console"/>
                <w:b/>
                <w:sz w:val="12"/>
                <w:szCs w:val="12"/>
              </w:rPr>
              <w:t>" -</w:t>
            </w:r>
            <w:proofErr w:type="spellStart"/>
            <w:r w:rsidRPr="00AB1398">
              <w:rPr>
                <w:rFonts w:ascii="Lucida Console" w:hAnsi="Lucida Console"/>
                <w:b/>
                <w:sz w:val="12"/>
                <w:szCs w:val="12"/>
              </w:rPr>
              <w:t>VlanId</w:t>
            </w:r>
            <w:proofErr w:type="spellEnd"/>
            <w:r w:rsidRPr="00AB1398">
              <w:rPr>
                <w:rFonts w:ascii="Lucida Console" w:hAnsi="Lucida Console"/>
                <w:b/>
                <w:sz w:val="12"/>
                <w:szCs w:val="12"/>
              </w:rPr>
              <w:t xml:space="preserve"> "</w:t>
            </w:r>
            <w:r w:rsidRPr="00AB1398">
              <w:rPr>
                <w:rFonts w:ascii="Lucida Console" w:hAnsi="Lucida Console"/>
                <w:b/>
                <w:sz w:val="12"/>
                <w:szCs w:val="12"/>
                <w:highlight w:val="yellow"/>
              </w:rPr>
              <w:t>102</w:t>
            </w:r>
            <w:r w:rsidRPr="00AB1398">
              <w:rPr>
                <w:rFonts w:ascii="Lucida Console" w:hAnsi="Lucida Console"/>
                <w:b/>
                <w:sz w:val="12"/>
                <w:szCs w:val="12"/>
              </w:rPr>
              <w:t>" -Access -</w:t>
            </w:r>
            <w:proofErr w:type="spellStart"/>
            <w:r w:rsidRPr="00AB1398">
              <w:rPr>
                <w:rFonts w:ascii="Lucida Console" w:hAnsi="Lucida Console"/>
                <w:b/>
                <w:sz w:val="12"/>
                <w:szCs w:val="12"/>
              </w:rPr>
              <w:t>ManagementOS</w:t>
            </w:r>
            <w:proofErr w:type="spellEnd"/>
          </w:p>
          <w:p w14:paraId="5EA0076F" w14:textId="05F6C41E" w:rsidR="00607566" w:rsidRPr="00AB1398" w:rsidRDefault="00607566" w:rsidP="00850A0E">
            <w:pPr>
              <w:rPr>
                <w:rFonts w:ascii="Lucida Console" w:hAnsi="Lucida Console"/>
                <w:b/>
                <w:sz w:val="12"/>
                <w:szCs w:val="12"/>
              </w:rPr>
            </w:pPr>
            <w:del w:id="2471" w:author="Omar Cardona" w:date="2016-10-08T19:55:00Z">
              <w:r w:rsidRPr="00607566" w:rsidDel="00A17F40">
                <w:rPr>
                  <w:rFonts w:ascii="Lucida Console" w:hAnsi="Lucida Console"/>
                  <w:sz w:val="12"/>
                  <w:szCs w:val="12"/>
                </w:rPr>
                <w:delText xml:space="preserve">PS C:\TEST&gt; </w:delText>
              </w:r>
            </w:del>
            <w:r w:rsidRPr="00607566">
              <w:rPr>
                <w:rFonts w:ascii="Lucida Console" w:hAnsi="Lucida Console"/>
                <w:b/>
                <w:sz w:val="12"/>
                <w:szCs w:val="12"/>
              </w:rPr>
              <w:t>Set-</w:t>
            </w:r>
            <w:proofErr w:type="spellStart"/>
            <w:r w:rsidRPr="00607566">
              <w:rPr>
                <w:rFonts w:ascii="Lucida Console" w:hAnsi="Lucida Console"/>
                <w:b/>
                <w:sz w:val="12"/>
                <w:szCs w:val="12"/>
              </w:rPr>
              <w:t>VMNetworkAdapterVlan</w:t>
            </w:r>
            <w:proofErr w:type="spellEnd"/>
            <w:r w:rsidRPr="00607566">
              <w:rPr>
                <w:rFonts w:ascii="Lucida Console" w:hAnsi="Lucida Console"/>
                <w:b/>
                <w:sz w:val="12"/>
                <w:szCs w:val="12"/>
              </w:rPr>
              <w:t xml:space="preserve"> -</w:t>
            </w:r>
            <w:proofErr w:type="spellStart"/>
            <w:r w:rsidRPr="00607566">
              <w:rPr>
                <w:rFonts w:ascii="Lucida Console" w:hAnsi="Lucida Console"/>
                <w:b/>
                <w:sz w:val="12"/>
                <w:szCs w:val="12"/>
              </w:rPr>
              <w:t>VMNetworkAdapterName</w:t>
            </w:r>
            <w:proofErr w:type="spellEnd"/>
            <w:r w:rsidRPr="00607566">
              <w:rPr>
                <w:rFonts w:ascii="Lucida Console" w:hAnsi="Lucida Console"/>
                <w:b/>
                <w:sz w:val="12"/>
                <w:szCs w:val="12"/>
              </w:rPr>
              <w:t xml:space="preserve"> "</w:t>
            </w:r>
            <w:r w:rsidRPr="00607566">
              <w:rPr>
                <w:rFonts w:ascii="Lucida Console" w:hAnsi="Lucida Console"/>
                <w:b/>
                <w:sz w:val="12"/>
                <w:szCs w:val="12"/>
                <w:highlight w:val="yellow"/>
              </w:rPr>
              <w:t>SMB2</w:t>
            </w:r>
            <w:r w:rsidRPr="00607566">
              <w:rPr>
                <w:rFonts w:ascii="Lucida Console" w:hAnsi="Lucida Console"/>
                <w:b/>
                <w:sz w:val="12"/>
                <w:szCs w:val="12"/>
              </w:rPr>
              <w:t>" -</w:t>
            </w:r>
            <w:proofErr w:type="spellStart"/>
            <w:r w:rsidRPr="00607566">
              <w:rPr>
                <w:rFonts w:ascii="Lucida Console" w:hAnsi="Lucida Console"/>
                <w:b/>
                <w:sz w:val="12"/>
                <w:szCs w:val="12"/>
              </w:rPr>
              <w:t>VlanId</w:t>
            </w:r>
            <w:proofErr w:type="spellEnd"/>
            <w:r w:rsidRPr="00607566">
              <w:rPr>
                <w:rFonts w:ascii="Lucida Console" w:hAnsi="Lucida Console"/>
                <w:b/>
                <w:sz w:val="12"/>
                <w:szCs w:val="12"/>
              </w:rPr>
              <w:t xml:space="preserve"> "</w:t>
            </w:r>
            <w:r w:rsidRPr="00607566">
              <w:rPr>
                <w:rFonts w:ascii="Lucida Console" w:hAnsi="Lucida Console"/>
                <w:b/>
                <w:sz w:val="12"/>
                <w:szCs w:val="12"/>
                <w:highlight w:val="yellow"/>
              </w:rPr>
              <w:t>102</w:t>
            </w:r>
            <w:r w:rsidRPr="00607566">
              <w:rPr>
                <w:rFonts w:ascii="Lucida Console" w:hAnsi="Lucida Console"/>
                <w:b/>
                <w:sz w:val="12"/>
                <w:szCs w:val="12"/>
              </w:rPr>
              <w:t>" -Access -</w:t>
            </w:r>
            <w:proofErr w:type="spellStart"/>
            <w:r w:rsidRPr="00607566">
              <w:rPr>
                <w:rFonts w:ascii="Lucida Console" w:hAnsi="Lucida Console"/>
                <w:b/>
                <w:sz w:val="12"/>
                <w:szCs w:val="12"/>
              </w:rPr>
              <w:t>ManagementOS</w:t>
            </w:r>
            <w:proofErr w:type="spellEnd"/>
          </w:p>
          <w:p w14:paraId="638C49F5" w14:textId="77777777" w:rsidR="00850A0E" w:rsidRPr="00850A0E" w:rsidRDefault="00850A0E" w:rsidP="00850A0E">
            <w:pPr>
              <w:rPr>
                <w:rFonts w:ascii="Lucida Console" w:hAnsi="Lucida Console"/>
                <w:sz w:val="12"/>
                <w:szCs w:val="12"/>
              </w:rPr>
            </w:pPr>
          </w:p>
          <w:p w14:paraId="74584AB8" w14:textId="66CE7030" w:rsidR="00607566" w:rsidRPr="00607566" w:rsidRDefault="00607566" w:rsidP="00607566">
            <w:pPr>
              <w:rPr>
                <w:rFonts w:ascii="Lucida Console" w:hAnsi="Lucida Console"/>
                <w:b/>
                <w:sz w:val="12"/>
                <w:szCs w:val="12"/>
              </w:rPr>
            </w:pPr>
            <w:del w:id="2472" w:author="Omar Cardona" w:date="2016-10-08T19:55:00Z">
              <w:r w:rsidRPr="00607566" w:rsidDel="00A17F40">
                <w:rPr>
                  <w:rFonts w:ascii="Lucida Console" w:hAnsi="Lucida Console"/>
                  <w:sz w:val="12"/>
                  <w:szCs w:val="12"/>
                </w:rPr>
                <w:delText xml:space="preserve">PS C:\TEST&gt; </w:delText>
              </w:r>
            </w:del>
            <w:r w:rsidRPr="00607566">
              <w:rPr>
                <w:rFonts w:ascii="Lucida Console" w:hAnsi="Lucida Console"/>
                <w:b/>
                <w:sz w:val="12"/>
                <w:szCs w:val="12"/>
              </w:rPr>
              <w:t>Get-</w:t>
            </w:r>
            <w:proofErr w:type="spellStart"/>
            <w:r w:rsidRPr="00607566">
              <w:rPr>
                <w:rFonts w:ascii="Lucida Console" w:hAnsi="Lucida Console"/>
                <w:b/>
                <w:sz w:val="12"/>
                <w:szCs w:val="12"/>
              </w:rPr>
              <w:t>VMNetworkAdapterVlan</w:t>
            </w:r>
            <w:proofErr w:type="spellEnd"/>
            <w:r w:rsidRPr="00607566">
              <w:rPr>
                <w:rFonts w:ascii="Lucida Console" w:hAnsi="Lucida Console"/>
                <w:b/>
                <w:sz w:val="12"/>
                <w:szCs w:val="12"/>
              </w:rPr>
              <w:t xml:space="preserve"> -</w:t>
            </w:r>
            <w:proofErr w:type="spellStart"/>
            <w:r w:rsidRPr="00607566">
              <w:rPr>
                <w:rFonts w:ascii="Lucida Console" w:hAnsi="Lucida Console"/>
                <w:b/>
                <w:sz w:val="12"/>
                <w:szCs w:val="12"/>
              </w:rPr>
              <w:t>ManagementOS</w:t>
            </w:r>
            <w:proofErr w:type="spellEnd"/>
          </w:p>
          <w:p w14:paraId="7A37792A" w14:textId="77777777" w:rsidR="00607566" w:rsidRPr="00607566" w:rsidRDefault="00607566" w:rsidP="00607566">
            <w:pPr>
              <w:rPr>
                <w:rFonts w:ascii="Lucida Console" w:hAnsi="Lucida Console"/>
                <w:sz w:val="12"/>
                <w:szCs w:val="12"/>
              </w:rPr>
            </w:pPr>
          </w:p>
          <w:p w14:paraId="3D303812" w14:textId="77777777" w:rsidR="00607566" w:rsidRPr="00607566" w:rsidRDefault="00607566" w:rsidP="00607566">
            <w:pPr>
              <w:rPr>
                <w:rFonts w:ascii="Lucida Console" w:hAnsi="Lucida Console"/>
                <w:sz w:val="12"/>
                <w:szCs w:val="12"/>
              </w:rPr>
            </w:pPr>
            <w:proofErr w:type="spellStart"/>
            <w:r w:rsidRPr="00607566">
              <w:rPr>
                <w:rFonts w:ascii="Lucida Console" w:hAnsi="Lucida Console"/>
                <w:sz w:val="12"/>
                <w:szCs w:val="12"/>
              </w:rPr>
              <w:t>VMName</w:t>
            </w:r>
            <w:proofErr w:type="spellEnd"/>
            <w:r w:rsidRPr="00607566">
              <w:rPr>
                <w:rFonts w:ascii="Lucida Console" w:hAnsi="Lucida Console"/>
                <w:sz w:val="12"/>
                <w:szCs w:val="12"/>
              </w:rPr>
              <w:t xml:space="preserve"> </w:t>
            </w:r>
            <w:proofErr w:type="spellStart"/>
            <w:r w:rsidRPr="00607566">
              <w:rPr>
                <w:rFonts w:ascii="Lucida Console" w:hAnsi="Lucida Console"/>
                <w:sz w:val="12"/>
                <w:szCs w:val="12"/>
              </w:rPr>
              <w:t>VMNetworkAdapterName</w:t>
            </w:r>
            <w:proofErr w:type="spellEnd"/>
            <w:r w:rsidRPr="00607566">
              <w:rPr>
                <w:rFonts w:ascii="Lucida Console" w:hAnsi="Lucida Console"/>
                <w:sz w:val="12"/>
                <w:szCs w:val="12"/>
              </w:rPr>
              <w:t xml:space="preserve"> Mode     </w:t>
            </w:r>
            <w:proofErr w:type="spellStart"/>
            <w:r w:rsidRPr="00607566">
              <w:rPr>
                <w:rFonts w:ascii="Lucida Console" w:hAnsi="Lucida Console"/>
                <w:sz w:val="12"/>
                <w:szCs w:val="12"/>
              </w:rPr>
              <w:t>VlanList</w:t>
            </w:r>
            <w:proofErr w:type="spellEnd"/>
          </w:p>
          <w:p w14:paraId="7DE3CF18"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 ----     --------</w:t>
            </w:r>
          </w:p>
          <w:p w14:paraId="278CD3A4"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xml:space="preserve">       </w:t>
            </w:r>
            <w:r w:rsidRPr="00607566">
              <w:rPr>
                <w:rFonts w:ascii="Lucida Console" w:hAnsi="Lucida Console"/>
                <w:sz w:val="12"/>
                <w:szCs w:val="12"/>
                <w:highlight w:val="yellow"/>
              </w:rPr>
              <w:t>SMB1                 Access   102</w:t>
            </w:r>
            <w:r w:rsidRPr="00607566">
              <w:rPr>
                <w:rFonts w:ascii="Lucida Console" w:hAnsi="Lucida Console"/>
                <w:sz w:val="12"/>
                <w:szCs w:val="12"/>
              </w:rPr>
              <w:t xml:space="preserve">     </w:t>
            </w:r>
          </w:p>
          <w:p w14:paraId="60A0013C"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xml:space="preserve">       Mgt                  Access   101     </w:t>
            </w:r>
          </w:p>
          <w:p w14:paraId="755C3FA6"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xml:space="preserve">       </w:t>
            </w:r>
            <w:r w:rsidRPr="00607566">
              <w:rPr>
                <w:rFonts w:ascii="Lucida Console" w:hAnsi="Lucida Console"/>
                <w:sz w:val="12"/>
                <w:szCs w:val="12"/>
                <w:highlight w:val="yellow"/>
              </w:rPr>
              <w:t>SMB2                 Access   102</w:t>
            </w:r>
            <w:r w:rsidRPr="00607566">
              <w:rPr>
                <w:rFonts w:ascii="Lucida Console" w:hAnsi="Lucida Console"/>
                <w:sz w:val="12"/>
                <w:szCs w:val="12"/>
              </w:rPr>
              <w:t xml:space="preserve">     </w:t>
            </w:r>
          </w:p>
          <w:p w14:paraId="1547888A" w14:textId="559F65B7" w:rsidR="00850A0E" w:rsidRDefault="00607566" w:rsidP="00607566">
            <w:pPr>
              <w:rPr>
                <w:ins w:id="2473" w:author="Brian Leong (Inspur Worldwide Services Ltd)" w:date="2016-10-05T10:10:00Z"/>
                <w:rFonts w:ascii="Lucida Console" w:hAnsi="Lucida Console"/>
                <w:sz w:val="12"/>
                <w:szCs w:val="12"/>
              </w:rPr>
            </w:pPr>
            <w:r w:rsidRPr="00607566">
              <w:rPr>
                <w:rFonts w:ascii="Lucida Console" w:hAnsi="Lucida Console"/>
                <w:sz w:val="12"/>
                <w:szCs w:val="12"/>
              </w:rPr>
              <w:t xml:space="preserve">       CORP-External-Switch </w:t>
            </w:r>
            <w:del w:id="2474" w:author="Brian Leong (Inspur Worldwide Services Ltd)" w:date="2016-10-05T10:10:00Z">
              <w:r w:rsidRPr="00607566" w:rsidDel="00C527E6">
                <w:rPr>
                  <w:rFonts w:ascii="Lucida Console" w:hAnsi="Lucida Console"/>
                  <w:sz w:val="12"/>
                  <w:szCs w:val="12"/>
                </w:rPr>
                <w:delText xml:space="preserve">Untagged   </w:delText>
              </w:r>
            </w:del>
            <w:ins w:id="2475" w:author="Brian Leong (Inspur Worldwide Services Ltd)" w:date="2016-10-05T10:10:00Z">
              <w:r w:rsidR="00C527E6" w:rsidRPr="00607566">
                <w:rPr>
                  <w:rFonts w:ascii="Lucida Console" w:hAnsi="Lucida Console"/>
                  <w:sz w:val="12"/>
                  <w:szCs w:val="12"/>
                </w:rPr>
                <w:t>Untagged</w:t>
              </w:r>
            </w:ins>
          </w:p>
          <w:p w14:paraId="6D7A7CAF" w14:textId="77777777" w:rsidR="00C527E6" w:rsidDel="00A94E11" w:rsidRDefault="00C527E6" w:rsidP="00C527E6">
            <w:pPr>
              <w:rPr>
                <w:ins w:id="2476" w:author="Brian Leong (Inspur Worldwide Services Ltd)" w:date="2016-10-05T10:10:00Z"/>
                <w:del w:id="2477" w:author="Omar Cardona" w:date="2016-10-08T19:56:00Z"/>
                <w:rFonts w:ascii="Lucida Console" w:eastAsia="Times New Roman" w:hAnsi="Lucida Console" w:cs="Calibri"/>
                <w:color w:val="7030A0"/>
                <w:sz w:val="12"/>
                <w:szCs w:val="12"/>
              </w:rPr>
            </w:pPr>
          </w:p>
          <w:p w14:paraId="365B8069" w14:textId="3DD3213C" w:rsidR="00C527E6" w:rsidRPr="00905727" w:rsidDel="00A94E11" w:rsidRDefault="00C527E6" w:rsidP="00C527E6">
            <w:pPr>
              <w:rPr>
                <w:ins w:id="2478" w:author="Brian Leong (Inspur Worldwide Services Ltd)" w:date="2016-10-05T10:10:00Z"/>
                <w:del w:id="2479" w:author="Omar Cardona" w:date="2016-10-08T19:56:00Z"/>
                <w:rFonts w:ascii="Lucida Console" w:eastAsia="Times New Roman" w:hAnsi="Lucida Console" w:cs="Calibri"/>
                <w:color w:val="7030A0"/>
                <w:sz w:val="12"/>
                <w:szCs w:val="12"/>
              </w:rPr>
            </w:pPr>
            <w:ins w:id="2480" w:author="Brian Leong (Inspur Worldwide Services Ltd)" w:date="2016-10-05T10:10:00Z">
              <w:del w:id="2481" w:author="Omar Cardona" w:date="2016-10-08T19:56:00Z">
                <w:r w:rsidRPr="00836A5F" w:rsidDel="00A94E11">
                  <w:rPr>
                    <w:rFonts w:ascii="Lucida Console" w:eastAsia="Times New Roman" w:hAnsi="Lucida Console" w:cs="Calibri"/>
                    <w:color w:val="7030A0"/>
                    <w:sz w:val="12"/>
                    <w:szCs w:val="12"/>
                    <w:highlight w:val="red"/>
                    <w:rPrChange w:id="2482" w:author="Omar Cardona" w:date="2016-10-07T20:32:00Z">
                      <w:rPr>
                        <w:rFonts w:ascii="Lucida Console" w:eastAsia="Times New Roman" w:hAnsi="Lucida Console" w:cs="Calibri"/>
                        <w:color w:val="7030A0"/>
                        <w:sz w:val="12"/>
                        <w:szCs w:val="12"/>
                      </w:rPr>
                    </w:rPrChange>
                  </w:rPr>
                  <w:delText>[Brian: OK for dual-port SET switch scenario.]</w:delText>
                </w:r>
              </w:del>
            </w:ins>
          </w:p>
          <w:p w14:paraId="5F0DFACD" w14:textId="0F0E2D34" w:rsidR="00C527E6" w:rsidDel="00C527E6" w:rsidRDefault="00C527E6" w:rsidP="00607566">
            <w:pPr>
              <w:rPr>
                <w:del w:id="2483" w:author="Brian Leong (Inspur Worldwide Services Ltd)" w:date="2016-10-05T10:10:00Z"/>
                <w:rFonts w:ascii="Lucida Console" w:hAnsi="Lucida Console"/>
                <w:sz w:val="12"/>
                <w:szCs w:val="12"/>
              </w:rPr>
            </w:pPr>
          </w:p>
          <w:p w14:paraId="443414FC" w14:textId="552205DB" w:rsidR="00607566" w:rsidRPr="007A4C93" w:rsidRDefault="00607566" w:rsidP="00607566">
            <w:pPr>
              <w:rPr>
                <w:rFonts w:ascii="Lucida Console" w:hAnsi="Lucida Console"/>
                <w:sz w:val="12"/>
                <w:szCs w:val="12"/>
              </w:rPr>
            </w:pPr>
          </w:p>
        </w:tc>
      </w:tr>
      <w:tr w:rsidR="00427756" w:rsidRPr="007A4C93" w14:paraId="1EF86705" w14:textId="77777777" w:rsidTr="001058D9">
        <w:tc>
          <w:tcPr>
            <w:tcW w:w="361" w:type="dxa"/>
            <w:tcPrChange w:id="2484" w:author="Omar Cardona" w:date="2016-10-08T21:56:00Z">
              <w:tcPr>
                <w:tcW w:w="265" w:type="dxa"/>
              </w:tcPr>
            </w:tcPrChange>
          </w:tcPr>
          <w:p w14:paraId="6AC3FBEF" w14:textId="720C9E00" w:rsidR="00427756" w:rsidRPr="001058D9" w:rsidRDefault="001058D9" w:rsidP="00294D47">
            <w:pPr>
              <w:rPr>
                <w:rFonts w:ascii="Lucida Console" w:hAnsi="Lucida Console"/>
                <w:b/>
                <w:sz w:val="12"/>
                <w:szCs w:val="12"/>
                <w:rPrChange w:id="2485" w:author="Omar Cardona" w:date="2016-10-08T21:56:00Z">
                  <w:rPr>
                    <w:rFonts w:ascii="Lucida Console" w:hAnsi="Lucida Console"/>
                    <w:sz w:val="12"/>
                    <w:szCs w:val="12"/>
                  </w:rPr>
                </w:rPrChange>
              </w:rPr>
            </w:pPr>
            <w:ins w:id="2486" w:author="Omar Cardona" w:date="2016-10-08T21:55:00Z">
              <w:r w:rsidRPr="001058D9">
                <w:rPr>
                  <w:rFonts w:ascii="Lucida Console" w:hAnsi="Lucida Console"/>
                  <w:b/>
                  <w:sz w:val="12"/>
                  <w:szCs w:val="12"/>
                  <w:rPrChange w:id="2487" w:author="Omar Cardona" w:date="2016-10-08T21:56:00Z">
                    <w:rPr>
                      <w:rFonts w:ascii="Lucida Console" w:hAnsi="Lucida Console"/>
                      <w:sz w:val="12"/>
                      <w:szCs w:val="12"/>
                    </w:rPr>
                  </w:rPrChange>
                </w:rPr>
                <w:t>10</w:t>
              </w:r>
            </w:ins>
          </w:p>
        </w:tc>
        <w:tc>
          <w:tcPr>
            <w:tcW w:w="268" w:type="dxa"/>
            <w:tcPrChange w:id="2488" w:author="Omar Cardona" w:date="2016-10-08T21:56:00Z">
              <w:tcPr>
                <w:tcW w:w="270" w:type="dxa"/>
              </w:tcPr>
            </w:tcPrChange>
          </w:tcPr>
          <w:p w14:paraId="7BA4DDC8" w14:textId="77777777" w:rsidR="00427756" w:rsidRPr="007A4C93" w:rsidRDefault="00427756" w:rsidP="00294D47">
            <w:pPr>
              <w:rPr>
                <w:rFonts w:ascii="Lucida Console" w:hAnsi="Lucida Console"/>
                <w:sz w:val="12"/>
                <w:szCs w:val="12"/>
              </w:rPr>
            </w:pPr>
          </w:p>
        </w:tc>
        <w:tc>
          <w:tcPr>
            <w:tcW w:w="236" w:type="dxa"/>
            <w:shd w:val="clear" w:color="auto" w:fill="00B0F0"/>
            <w:tcPrChange w:id="2489" w:author="Omar Cardona" w:date="2016-10-08T21:56:00Z">
              <w:tcPr>
                <w:tcW w:w="236" w:type="dxa"/>
                <w:shd w:val="clear" w:color="auto" w:fill="00B0F0"/>
              </w:tcPr>
            </w:tcPrChange>
          </w:tcPr>
          <w:p w14:paraId="7EDD3950" w14:textId="77777777" w:rsidR="00427756" w:rsidRPr="007A4C93" w:rsidRDefault="00427756" w:rsidP="00294D47">
            <w:pPr>
              <w:rPr>
                <w:rFonts w:ascii="Lucida Console" w:hAnsi="Lucida Console"/>
                <w:sz w:val="12"/>
                <w:szCs w:val="12"/>
              </w:rPr>
            </w:pPr>
          </w:p>
        </w:tc>
        <w:tc>
          <w:tcPr>
            <w:tcW w:w="9925" w:type="dxa"/>
            <w:tcPrChange w:id="2490" w:author="Omar Cardona" w:date="2016-10-08T21:56:00Z">
              <w:tcPr>
                <w:tcW w:w="10019" w:type="dxa"/>
              </w:tcPr>
            </w:tcPrChange>
          </w:tcPr>
          <w:p w14:paraId="377C95C5" w14:textId="77777777" w:rsidR="00A94E11" w:rsidRPr="009903E3" w:rsidRDefault="00A94E11" w:rsidP="00427756">
            <w:pPr>
              <w:rPr>
                <w:ins w:id="2491" w:author="Omar Cardona" w:date="2016-10-08T19:56:00Z"/>
                <w:rFonts w:ascii="Lucida Console" w:hAnsi="Lucida Console"/>
                <w:color w:val="000000" w:themeColor="text1"/>
                <w:sz w:val="12"/>
                <w:szCs w:val="12"/>
                <w:rPrChange w:id="2492" w:author="Omar Cardona" w:date="2016-11-21T23:47:00Z">
                  <w:rPr>
                    <w:ins w:id="2493" w:author="Omar Cardona" w:date="2016-10-08T19:56:00Z"/>
                    <w:rFonts w:ascii="Lucida Console" w:hAnsi="Lucida Console"/>
                    <w:color w:val="009900"/>
                    <w:sz w:val="12"/>
                    <w:szCs w:val="12"/>
                  </w:rPr>
                </w:rPrChange>
              </w:rPr>
            </w:pPr>
          </w:p>
          <w:p w14:paraId="3A94F78B" w14:textId="67AEC9B2" w:rsidR="00427756" w:rsidRPr="009903E3" w:rsidRDefault="00427756" w:rsidP="00427756">
            <w:pPr>
              <w:rPr>
                <w:rFonts w:ascii="Lucida Console" w:hAnsi="Lucida Console"/>
                <w:color w:val="000000" w:themeColor="text1"/>
                <w:sz w:val="12"/>
                <w:szCs w:val="12"/>
                <w:rPrChange w:id="2494" w:author="Omar Cardona" w:date="2016-11-21T23:47:00Z">
                  <w:rPr>
                    <w:rFonts w:ascii="Lucida Console" w:hAnsi="Lucida Console"/>
                    <w:color w:val="009900"/>
                    <w:sz w:val="12"/>
                    <w:szCs w:val="12"/>
                  </w:rPr>
                </w:rPrChange>
              </w:rPr>
            </w:pPr>
            <w:r w:rsidRPr="009903E3">
              <w:rPr>
                <w:rFonts w:ascii="Lucida Console" w:hAnsi="Lucida Console"/>
                <w:color w:val="000000" w:themeColor="text1"/>
                <w:sz w:val="12"/>
                <w:szCs w:val="12"/>
                <w:rPrChange w:id="2495" w:author="Omar Cardona" w:date="2016-11-21T23:47:00Z">
                  <w:rPr>
                    <w:rFonts w:ascii="Lucida Console" w:hAnsi="Lucida Console"/>
                    <w:color w:val="009900"/>
                    <w:sz w:val="12"/>
                    <w:szCs w:val="12"/>
                  </w:rPr>
                </w:rPrChange>
              </w:rPr>
              <w:t># Inspect the Mapping of SMB1 and SMB2 to the underlying Physical NICs under the vSwitch Team.  The association of Host vNIC to Physical NICs is random and subject to rebalancing during creation and destruction.</w:t>
            </w:r>
          </w:p>
          <w:p w14:paraId="7FE96955" w14:textId="77777777" w:rsidR="00427756" w:rsidRPr="009903E3" w:rsidRDefault="00427756" w:rsidP="00427756">
            <w:pPr>
              <w:rPr>
                <w:rFonts w:ascii="Lucida Console" w:hAnsi="Lucida Console"/>
                <w:color w:val="000000" w:themeColor="text1"/>
                <w:sz w:val="12"/>
                <w:szCs w:val="12"/>
                <w:rPrChange w:id="2496" w:author="Omar Cardona" w:date="2016-11-21T23:47:00Z">
                  <w:rPr>
                    <w:rFonts w:ascii="Lucida Console" w:hAnsi="Lucida Console"/>
                    <w:color w:val="009900"/>
                    <w:sz w:val="12"/>
                    <w:szCs w:val="12"/>
                  </w:rPr>
                </w:rPrChange>
              </w:rPr>
            </w:pPr>
          </w:p>
          <w:p w14:paraId="387AD9EA" w14:textId="525175CE" w:rsidR="00427756" w:rsidRDefault="00427756" w:rsidP="00427756">
            <w:pPr>
              <w:rPr>
                <w:ins w:id="2497" w:author="Omar Cardona" w:date="2016-11-21T23:47:00Z"/>
                <w:rFonts w:ascii="Lucida Console" w:hAnsi="Lucida Console"/>
                <w:color w:val="000000" w:themeColor="text1"/>
                <w:sz w:val="12"/>
                <w:szCs w:val="12"/>
              </w:rPr>
            </w:pPr>
            <w:r w:rsidRPr="009903E3">
              <w:rPr>
                <w:rFonts w:ascii="Lucida Console" w:hAnsi="Lucida Console"/>
                <w:color w:val="000000" w:themeColor="text1"/>
                <w:sz w:val="12"/>
                <w:szCs w:val="12"/>
                <w:rPrChange w:id="2498" w:author="Omar Cardona" w:date="2016-11-21T23:47:00Z">
                  <w:rPr>
                    <w:rFonts w:ascii="Lucida Console" w:hAnsi="Lucida Console"/>
                    <w:color w:val="009900"/>
                    <w:sz w:val="12"/>
                    <w:szCs w:val="12"/>
                  </w:rPr>
                </w:rPrChange>
              </w:rPr>
              <w:t># Here we use an indirect mechanism to check the current association.  Note that the MAC address of SMB1 and SMB2 are associated with NIC Team member “TEST-40G-2”.  This is not ideal since Test-40G-1</w:t>
            </w:r>
            <w:ins w:id="2499" w:author="Omar Cardona" w:date="2016-10-08T19:57:00Z">
              <w:r w:rsidR="00A94E11" w:rsidRPr="009903E3">
                <w:rPr>
                  <w:rFonts w:ascii="Lucida Console" w:hAnsi="Lucida Console"/>
                  <w:color w:val="000000" w:themeColor="text1"/>
                  <w:sz w:val="12"/>
                  <w:szCs w:val="12"/>
                  <w:rPrChange w:id="2500" w:author="Omar Cardona" w:date="2016-11-21T23:47:00Z">
                    <w:rPr>
                      <w:rFonts w:ascii="Lucida Console" w:hAnsi="Lucida Console"/>
                      <w:color w:val="009900"/>
                      <w:sz w:val="12"/>
                      <w:szCs w:val="12"/>
                    </w:rPr>
                  </w:rPrChange>
                </w:rPr>
                <w:t xml:space="preserve"> will does not have an associated SMB Host vNIC and will not allow for utilization of RDMA traffic over the link until an SMB Host vNIC is mapped to it.</w:t>
              </w:r>
            </w:ins>
          </w:p>
          <w:p w14:paraId="1A2138C7" w14:textId="77777777" w:rsidR="009903E3" w:rsidRPr="009903E3" w:rsidRDefault="009903E3" w:rsidP="00427756">
            <w:pPr>
              <w:rPr>
                <w:ins w:id="2501" w:author="Brian Leong (Inspur Worldwide Services Ltd)" w:date="2016-10-05T10:09:00Z"/>
                <w:rFonts w:ascii="Lucida Console" w:hAnsi="Lucida Console"/>
                <w:color w:val="000000" w:themeColor="text1"/>
                <w:sz w:val="12"/>
                <w:szCs w:val="12"/>
                <w:rPrChange w:id="2502" w:author="Omar Cardona" w:date="2016-11-21T23:47:00Z">
                  <w:rPr>
                    <w:ins w:id="2503" w:author="Brian Leong (Inspur Worldwide Services Ltd)" w:date="2016-10-05T10:09:00Z"/>
                    <w:rFonts w:ascii="Lucida Console" w:hAnsi="Lucida Console"/>
                    <w:color w:val="009900"/>
                    <w:sz w:val="12"/>
                    <w:szCs w:val="12"/>
                  </w:rPr>
                </w:rPrChange>
              </w:rPr>
            </w:pPr>
          </w:p>
          <w:p w14:paraId="2903A2C4" w14:textId="77777777" w:rsidR="009020A2" w:rsidRDefault="009020A2" w:rsidP="00427756">
            <w:pPr>
              <w:rPr>
                <w:ins w:id="2504" w:author="Brian Leong (Inspur Worldwide Services Ltd)" w:date="2016-11-21T12:24:00Z"/>
                <w:rFonts w:ascii="Lucida Console" w:hAnsi="Lucida Console"/>
                <w:b/>
                <w:sz w:val="12"/>
                <w:szCs w:val="12"/>
              </w:rPr>
            </w:pPr>
            <w:ins w:id="2505" w:author="Brian Leong (Inspur Worldwide Services Ltd)" w:date="2016-11-21T12:24:00Z">
              <w:r w:rsidRPr="003D2327">
                <w:rPr>
                  <w:rFonts w:ascii="Lucida Console" w:hAnsi="Lucida Console"/>
                  <w:b/>
                  <w:sz w:val="12"/>
                  <w:szCs w:val="12"/>
                </w:rPr>
                <w:t>Get-</w:t>
              </w:r>
              <w:proofErr w:type="spellStart"/>
              <w:r w:rsidRPr="003D2327">
                <w:rPr>
                  <w:rFonts w:ascii="Lucida Console" w:hAnsi="Lucida Console"/>
                  <w:b/>
                  <w:sz w:val="12"/>
                  <w:szCs w:val="12"/>
                </w:rPr>
                <w:t>NetAdapterVPort</w:t>
              </w:r>
              <w:proofErr w:type="spellEnd"/>
              <w:r>
                <w:rPr>
                  <w:rFonts w:ascii="Lucida Console" w:hAnsi="Lucida Console"/>
                  <w:b/>
                  <w:sz w:val="12"/>
                  <w:szCs w:val="12"/>
                </w:rPr>
                <w:t xml:space="preserve"> </w:t>
              </w:r>
              <w:r w:rsidRPr="009020A2">
                <w:rPr>
                  <w:rFonts w:ascii="Lucida Console" w:hAnsi="Lucida Console"/>
                  <w:sz w:val="12"/>
                  <w:szCs w:val="12"/>
                  <w:rPrChange w:id="2506" w:author="Brian Leong (Inspur Worldwide Services Ltd)" w:date="2016-11-21T12:24:00Z">
                    <w:rPr>
                      <w:rFonts w:ascii="Lucida Console" w:hAnsi="Lucida Console"/>
                      <w:b/>
                      <w:sz w:val="12"/>
                      <w:szCs w:val="12"/>
                    </w:rPr>
                  </w:rPrChange>
                </w:rPr>
                <w:t>(Preferred)</w:t>
              </w:r>
            </w:ins>
          </w:p>
          <w:p w14:paraId="3BC30B86" w14:textId="79BED523" w:rsidR="00A509A5" w:rsidDel="00A94E11" w:rsidRDefault="009020A2" w:rsidP="00427756">
            <w:pPr>
              <w:rPr>
                <w:ins w:id="2507" w:author="Brian Leong (Inspur Worldwide Services Ltd)" w:date="2016-10-05T10:09:00Z"/>
                <w:del w:id="2508" w:author="Omar Cardona" w:date="2016-10-08T19:58:00Z"/>
                <w:rFonts w:ascii="Lucida Console" w:hAnsi="Lucida Console"/>
                <w:color w:val="00B050"/>
                <w:sz w:val="12"/>
                <w:szCs w:val="12"/>
              </w:rPr>
            </w:pPr>
            <w:ins w:id="2509" w:author="Brian Leong (Inspur Worldwide Services Ltd)" w:date="2016-11-21T12:24:00Z">
              <w:r>
                <w:rPr>
                  <w:rFonts w:ascii="Lucida Console" w:hAnsi="Lucida Console"/>
                  <w:b/>
                  <w:sz w:val="12"/>
                  <w:szCs w:val="12"/>
                </w:rPr>
                <w:br/>
              </w:r>
            </w:ins>
          </w:p>
          <w:p w14:paraId="75F0A40D" w14:textId="5FEFEF0E" w:rsidR="00A509A5" w:rsidRPr="00A509A5" w:rsidDel="00A94E11" w:rsidRDefault="00A509A5" w:rsidP="00427756">
            <w:pPr>
              <w:rPr>
                <w:del w:id="2510" w:author="Omar Cardona" w:date="2016-10-08T19:58:00Z"/>
                <w:rFonts w:ascii="Lucida Console" w:eastAsia="Times New Roman" w:hAnsi="Lucida Console" w:cs="Calibri"/>
                <w:color w:val="7030A0"/>
                <w:sz w:val="12"/>
                <w:szCs w:val="12"/>
                <w:rPrChange w:id="2511" w:author="Brian Leong (Inspur Worldwide Services Ltd)" w:date="2016-10-05T10:09:00Z">
                  <w:rPr>
                    <w:del w:id="2512" w:author="Omar Cardona" w:date="2016-10-08T19:58:00Z"/>
                    <w:rFonts w:ascii="Lucida Console" w:hAnsi="Lucida Console"/>
                    <w:color w:val="00B050"/>
                    <w:sz w:val="12"/>
                    <w:szCs w:val="12"/>
                  </w:rPr>
                </w:rPrChange>
              </w:rPr>
            </w:pPr>
            <w:ins w:id="2513" w:author="Brian Leong (Inspur Worldwide Services Ltd)" w:date="2016-10-05T10:09:00Z">
              <w:del w:id="2514" w:author="Omar Cardona" w:date="2016-10-08T19:58:00Z">
                <w:r w:rsidRPr="00836A5F" w:rsidDel="00A94E11">
                  <w:rPr>
                    <w:rFonts w:ascii="Lucida Console" w:eastAsia="Times New Roman" w:hAnsi="Lucida Console" w:cs="Calibri"/>
                    <w:color w:val="7030A0"/>
                    <w:sz w:val="12"/>
                    <w:szCs w:val="12"/>
                    <w:highlight w:val="red"/>
                    <w:rPrChange w:id="2515" w:author="Omar Cardona" w:date="2016-10-07T20:32:00Z">
                      <w:rPr>
                        <w:rFonts w:ascii="Lucida Console" w:eastAsia="Times New Roman" w:hAnsi="Lucida Console" w:cs="Calibri"/>
                        <w:color w:val="7030A0"/>
                        <w:sz w:val="12"/>
                        <w:szCs w:val="12"/>
                      </w:rPr>
                    </w:rPrChange>
                  </w:rPr>
                  <w:delText>[Brian: The preceding sentence is incomplete.]</w:delText>
                </w:r>
              </w:del>
            </w:ins>
          </w:p>
          <w:p w14:paraId="5C06BF8C" w14:textId="12B2C82D" w:rsidR="00427756" w:rsidDel="00A94E11" w:rsidRDefault="00427756" w:rsidP="00427756">
            <w:pPr>
              <w:rPr>
                <w:del w:id="2516" w:author="Omar Cardona" w:date="2016-10-08T19:58:00Z"/>
                <w:rFonts w:ascii="Lucida Console" w:hAnsi="Lucida Console"/>
                <w:color w:val="FF0000"/>
                <w:sz w:val="12"/>
                <w:szCs w:val="12"/>
              </w:rPr>
            </w:pPr>
          </w:p>
          <w:p w14:paraId="09EF3A06" w14:textId="67AB14A3" w:rsidR="00427756" w:rsidRPr="00496049" w:rsidRDefault="00427756" w:rsidP="00427756">
            <w:pPr>
              <w:rPr>
                <w:rFonts w:ascii="Lucida Console" w:hAnsi="Lucida Console"/>
                <w:b/>
                <w:sz w:val="12"/>
                <w:szCs w:val="12"/>
              </w:rPr>
            </w:pPr>
            <w:del w:id="2517" w:author="Omar Cardona" w:date="2016-10-08T19:56:00Z">
              <w:r w:rsidRPr="00496049" w:rsidDel="00A94E11">
                <w:rPr>
                  <w:rFonts w:ascii="Lucida Console" w:hAnsi="Lucida Console"/>
                  <w:sz w:val="12"/>
                  <w:szCs w:val="12"/>
                </w:rPr>
                <w:delText xml:space="preserve">PS C:\TEST&gt; </w:delText>
              </w:r>
            </w:del>
            <w:r w:rsidRPr="00496049">
              <w:rPr>
                <w:rFonts w:ascii="Lucida Console" w:hAnsi="Lucida Console"/>
                <w:b/>
                <w:sz w:val="12"/>
                <w:szCs w:val="12"/>
              </w:rPr>
              <w:t>Get-</w:t>
            </w:r>
            <w:proofErr w:type="spellStart"/>
            <w:r w:rsidRPr="00496049">
              <w:rPr>
                <w:rFonts w:ascii="Lucida Console" w:hAnsi="Lucida Console"/>
                <w:b/>
                <w:sz w:val="12"/>
                <w:szCs w:val="12"/>
              </w:rPr>
              <w:t>NetAdapterVmqQueue</w:t>
            </w:r>
            <w:proofErr w:type="spellEnd"/>
            <w:ins w:id="2518" w:author="Brian Leong (Inspur Worldwide Services Ltd)" w:date="2016-11-21T12:23:00Z">
              <w:r w:rsidR="003D2327">
                <w:rPr>
                  <w:rFonts w:ascii="Lucida Console" w:hAnsi="Lucida Console"/>
                  <w:b/>
                  <w:sz w:val="12"/>
                  <w:szCs w:val="12"/>
                </w:rPr>
                <w:br/>
              </w:r>
            </w:ins>
          </w:p>
          <w:p w14:paraId="3991BBB1" w14:textId="11DDB8C7" w:rsidR="00427756" w:rsidRPr="00496049" w:rsidDel="009020A2" w:rsidRDefault="00427756" w:rsidP="00427756">
            <w:pPr>
              <w:rPr>
                <w:del w:id="2519" w:author="Brian Leong (Inspur Worldwide Services Ltd)" w:date="2016-11-21T12:24:00Z"/>
                <w:rFonts w:ascii="Lucida Console" w:hAnsi="Lucida Console"/>
                <w:sz w:val="12"/>
                <w:szCs w:val="12"/>
              </w:rPr>
            </w:pPr>
          </w:p>
          <w:p w14:paraId="26DA4207"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Name                           </w:t>
            </w:r>
            <w:proofErr w:type="spellStart"/>
            <w:r w:rsidRPr="00496049">
              <w:rPr>
                <w:rFonts w:ascii="Lucida Console" w:hAnsi="Lucida Console"/>
                <w:sz w:val="12"/>
                <w:szCs w:val="12"/>
              </w:rPr>
              <w:t>QueueID</w:t>
            </w:r>
            <w:proofErr w:type="spellEnd"/>
            <w:r w:rsidRPr="00496049">
              <w:rPr>
                <w:rFonts w:ascii="Lucida Console" w:hAnsi="Lucida Console"/>
                <w:sz w:val="12"/>
                <w:szCs w:val="12"/>
              </w:rPr>
              <w:t xml:space="preserve"> </w:t>
            </w:r>
            <w:proofErr w:type="spellStart"/>
            <w:r w:rsidRPr="00496049">
              <w:rPr>
                <w:rFonts w:ascii="Lucida Console" w:hAnsi="Lucida Console"/>
                <w:sz w:val="12"/>
                <w:szCs w:val="12"/>
              </w:rPr>
              <w:t>MacAddress</w:t>
            </w:r>
            <w:proofErr w:type="spellEnd"/>
            <w:r w:rsidRPr="00496049">
              <w:rPr>
                <w:rFonts w:ascii="Lucida Console" w:hAnsi="Lucida Console"/>
                <w:sz w:val="12"/>
                <w:szCs w:val="12"/>
              </w:rPr>
              <w:t xml:space="preserve">        </w:t>
            </w:r>
            <w:proofErr w:type="spellStart"/>
            <w:r w:rsidRPr="00496049">
              <w:rPr>
                <w:rFonts w:ascii="Lucida Console" w:hAnsi="Lucida Console"/>
                <w:sz w:val="12"/>
                <w:szCs w:val="12"/>
              </w:rPr>
              <w:t>VlanID</w:t>
            </w:r>
            <w:proofErr w:type="spellEnd"/>
            <w:r w:rsidRPr="00496049">
              <w:rPr>
                <w:rFonts w:ascii="Lucida Console" w:hAnsi="Lucida Console"/>
                <w:sz w:val="12"/>
                <w:szCs w:val="12"/>
              </w:rPr>
              <w:t xml:space="preserve"> Processor </w:t>
            </w:r>
            <w:proofErr w:type="spellStart"/>
            <w:r w:rsidRPr="00496049">
              <w:rPr>
                <w:rFonts w:ascii="Lucida Console" w:hAnsi="Lucida Console"/>
                <w:sz w:val="12"/>
                <w:szCs w:val="12"/>
              </w:rPr>
              <w:t>VmFriendlyName</w:t>
            </w:r>
            <w:proofErr w:type="spellEnd"/>
            <w:r w:rsidRPr="00496049">
              <w:rPr>
                <w:rFonts w:ascii="Lucida Console" w:hAnsi="Lucida Console"/>
                <w:sz w:val="12"/>
                <w:szCs w:val="12"/>
              </w:rPr>
              <w:t xml:space="preserve">                        </w:t>
            </w:r>
          </w:p>
          <w:p w14:paraId="1E23E062"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                           ------- ----------        ------ --------- --------------                        </w:t>
            </w:r>
          </w:p>
          <w:p w14:paraId="6163E146"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TEST-40G-1                     1       E4-1D-2D-07-40-71 101    0:17                                            </w:t>
            </w:r>
          </w:p>
          <w:p w14:paraId="4FC613D2"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highlight w:val="yellow"/>
              </w:rPr>
              <w:t>TEST-40G-2</w:t>
            </w:r>
            <w:r w:rsidRPr="00496049">
              <w:rPr>
                <w:rFonts w:ascii="Lucida Console" w:hAnsi="Lucida Console"/>
                <w:sz w:val="12"/>
                <w:szCs w:val="12"/>
              </w:rPr>
              <w:t xml:space="preserve">                     1       00-15-5D-30-AA-</w:t>
            </w:r>
            <w:r w:rsidRPr="00496049">
              <w:rPr>
                <w:rFonts w:ascii="Lucida Console" w:hAnsi="Lucida Console"/>
                <w:sz w:val="12"/>
                <w:szCs w:val="12"/>
                <w:highlight w:val="yellow"/>
              </w:rPr>
              <w:t>00</w:t>
            </w:r>
            <w:r w:rsidRPr="00496049">
              <w:rPr>
                <w:rFonts w:ascii="Lucida Console" w:hAnsi="Lucida Console"/>
                <w:sz w:val="12"/>
                <w:szCs w:val="12"/>
              </w:rPr>
              <w:t xml:space="preserve"> </w:t>
            </w:r>
            <w:r w:rsidRPr="00496049">
              <w:rPr>
                <w:rFonts w:ascii="Lucida Console" w:hAnsi="Lucida Console"/>
                <w:sz w:val="12"/>
                <w:szCs w:val="12"/>
                <w:highlight w:val="yellow"/>
              </w:rPr>
              <w:t>102</w:t>
            </w:r>
            <w:r w:rsidRPr="00496049">
              <w:rPr>
                <w:rFonts w:ascii="Lucida Console" w:hAnsi="Lucida Console"/>
                <w:sz w:val="12"/>
                <w:szCs w:val="12"/>
              </w:rPr>
              <w:t xml:space="preserve">    0:17                                            </w:t>
            </w:r>
          </w:p>
          <w:p w14:paraId="7CF32D83"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highlight w:val="yellow"/>
              </w:rPr>
              <w:t>TEST-40G-2</w:t>
            </w:r>
            <w:r w:rsidRPr="00496049">
              <w:rPr>
                <w:rFonts w:ascii="Lucida Console" w:hAnsi="Lucida Console"/>
                <w:sz w:val="12"/>
                <w:szCs w:val="12"/>
              </w:rPr>
              <w:t xml:space="preserve">                     2       00-15-5D-30-AA-</w:t>
            </w:r>
            <w:r w:rsidRPr="00496049">
              <w:rPr>
                <w:rFonts w:ascii="Lucida Console" w:hAnsi="Lucida Console"/>
                <w:sz w:val="12"/>
                <w:szCs w:val="12"/>
                <w:highlight w:val="yellow"/>
              </w:rPr>
              <w:t>01</w:t>
            </w:r>
            <w:r w:rsidRPr="00496049">
              <w:rPr>
                <w:rFonts w:ascii="Lucida Console" w:hAnsi="Lucida Console"/>
                <w:sz w:val="12"/>
                <w:szCs w:val="12"/>
              </w:rPr>
              <w:t xml:space="preserve"> </w:t>
            </w:r>
            <w:r w:rsidRPr="00496049">
              <w:rPr>
                <w:rFonts w:ascii="Lucida Console" w:hAnsi="Lucida Console"/>
                <w:sz w:val="12"/>
                <w:szCs w:val="12"/>
                <w:highlight w:val="yellow"/>
              </w:rPr>
              <w:t>102</w:t>
            </w:r>
            <w:r w:rsidRPr="00496049">
              <w:rPr>
                <w:rFonts w:ascii="Lucida Console" w:hAnsi="Lucida Console"/>
                <w:sz w:val="12"/>
                <w:szCs w:val="12"/>
              </w:rPr>
              <w:t xml:space="preserve">    0:17                                            </w:t>
            </w:r>
          </w:p>
          <w:p w14:paraId="1825ECB5" w14:textId="77777777" w:rsidR="00427756" w:rsidRPr="00496049" w:rsidRDefault="00427756" w:rsidP="00427756">
            <w:pPr>
              <w:rPr>
                <w:rFonts w:ascii="Lucida Console" w:hAnsi="Lucida Console"/>
                <w:sz w:val="12"/>
                <w:szCs w:val="12"/>
              </w:rPr>
            </w:pPr>
          </w:p>
          <w:p w14:paraId="01F6A7CF" w14:textId="77777777" w:rsidR="00427756" w:rsidRPr="00496049" w:rsidRDefault="00427756" w:rsidP="00427756">
            <w:pPr>
              <w:rPr>
                <w:rFonts w:ascii="Lucida Console" w:hAnsi="Lucida Console"/>
                <w:sz w:val="12"/>
                <w:szCs w:val="12"/>
              </w:rPr>
            </w:pPr>
          </w:p>
          <w:p w14:paraId="6E9071AF" w14:textId="77777777" w:rsidR="00427756" w:rsidRPr="00496049" w:rsidRDefault="00427756" w:rsidP="00427756">
            <w:pPr>
              <w:rPr>
                <w:rFonts w:ascii="Lucida Console" w:hAnsi="Lucida Console"/>
                <w:sz w:val="12"/>
                <w:szCs w:val="12"/>
              </w:rPr>
            </w:pPr>
          </w:p>
          <w:p w14:paraId="36663D57" w14:textId="48F0E8A4" w:rsidR="00427756" w:rsidRPr="00496049" w:rsidRDefault="00427756" w:rsidP="00427756">
            <w:pPr>
              <w:rPr>
                <w:rFonts w:ascii="Lucida Console" w:hAnsi="Lucida Console"/>
                <w:b/>
                <w:sz w:val="12"/>
                <w:szCs w:val="12"/>
              </w:rPr>
            </w:pPr>
            <w:del w:id="2520" w:author="Omar Cardona" w:date="2016-10-08T19:56:00Z">
              <w:r w:rsidRPr="00496049" w:rsidDel="00A94E11">
                <w:rPr>
                  <w:rFonts w:ascii="Lucida Console" w:hAnsi="Lucida Console"/>
                  <w:sz w:val="12"/>
                  <w:szCs w:val="12"/>
                </w:rPr>
                <w:delText xml:space="preserve">PS C:\TEST&gt; </w:delText>
              </w:r>
            </w:del>
            <w:r w:rsidRPr="00496049">
              <w:rPr>
                <w:rFonts w:ascii="Lucida Console" w:hAnsi="Lucida Console"/>
                <w:b/>
                <w:sz w:val="12"/>
                <w:szCs w:val="12"/>
              </w:rPr>
              <w:t>Get-</w:t>
            </w:r>
            <w:proofErr w:type="spellStart"/>
            <w:r w:rsidRPr="00496049">
              <w:rPr>
                <w:rFonts w:ascii="Lucida Console" w:hAnsi="Lucida Console"/>
                <w:b/>
                <w:sz w:val="12"/>
                <w:szCs w:val="12"/>
              </w:rPr>
              <w:t>VMNetworkAdapter</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ManagementOS</w:t>
            </w:r>
            <w:proofErr w:type="spellEnd"/>
          </w:p>
          <w:p w14:paraId="0B4BF944" w14:textId="77777777" w:rsidR="00427756" w:rsidRPr="00496049" w:rsidRDefault="00427756" w:rsidP="00427756">
            <w:pPr>
              <w:rPr>
                <w:rFonts w:ascii="Lucida Console" w:hAnsi="Lucida Console"/>
                <w:sz w:val="12"/>
                <w:szCs w:val="12"/>
              </w:rPr>
            </w:pPr>
          </w:p>
          <w:p w14:paraId="7CA66431"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Name                 </w:t>
            </w:r>
            <w:proofErr w:type="spellStart"/>
            <w:r w:rsidRPr="00496049">
              <w:rPr>
                <w:rFonts w:ascii="Lucida Console" w:hAnsi="Lucida Console"/>
                <w:sz w:val="12"/>
                <w:szCs w:val="12"/>
              </w:rPr>
              <w:t>IsManagementOs</w:t>
            </w:r>
            <w:proofErr w:type="spellEnd"/>
            <w:r w:rsidRPr="00496049">
              <w:rPr>
                <w:rFonts w:ascii="Lucida Console" w:hAnsi="Lucida Console"/>
                <w:sz w:val="12"/>
                <w:szCs w:val="12"/>
              </w:rPr>
              <w:t xml:space="preserve"> </w:t>
            </w:r>
            <w:proofErr w:type="spellStart"/>
            <w:r w:rsidRPr="00496049">
              <w:rPr>
                <w:rFonts w:ascii="Lucida Console" w:hAnsi="Lucida Console"/>
                <w:sz w:val="12"/>
                <w:szCs w:val="12"/>
              </w:rPr>
              <w:t>VMName</w:t>
            </w:r>
            <w:proofErr w:type="spellEnd"/>
            <w:r w:rsidRPr="00496049">
              <w:rPr>
                <w:rFonts w:ascii="Lucida Console" w:hAnsi="Lucida Console"/>
                <w:sz w:val="12"/>
                <w:szCs w:val="12"/>
              </w:rPr>
              <w:t xml:space="preserve"> </w:t>
            </w:r>
            <w:proofErr w:type="spellStart"/>
            <w:r w:rsidRPr="00496049">
              <w:rPr>
                <w:rFonts w:ascii="Lucida Console" w:hAnsi="Lucida Console"/>
                <w:sz w:val="12"/>
                <w:szCs w:val="12"/>
              </w:rPr>
              <w:t>SwitchName</w:t>
            </w:r>
            <w:proofErr w:type="spellEnd"/>
            <w:r w:rsidRPr="00496049">
              <w:rPr>
                <w:rFonts w:ascii="Lucida Console" w:hAnsi="Lucida Console"/>
                <w:sz w:val="12"/>
                <w:szCs w:val="12"/>
              </w:rPr>
              <w:t xml:space="preserve">           </w:t>
            </w:r>
            <w:proofErr w:type="spellStart"/>
            <w:r w:rsidRPr="00496049">
              <w:rPr>
                <w:rFonts w:ascii="Lucida Console" w:hAnsi="Lucida Console"/>
                <w:sz w:val="12"/>
                <w:szCs w:val="12"/>
              </w:rPr>
              <w:t>MacAddress</w:t>
            </w:r>
            <w:proofErr w:type="spellEnd"/>
            <w:r w:rsidRPr="00496049">
              <w:rPr>
                <w:rFonts w:ascii="Lucida Console" w:hAnsi="Lucida Console"/>
                <w:sz w:val="12"/>
                <w:szCs w:val="12"/>
              </w:rPr>
              <w:t xml:space="preserve">   Status </w:t>
            </w:r>
            <w:proofErr w:type="spellStart"/>
            <w:r w:rsidRPr="00496049">
              <w:rPr>
                <w:rFonts w:ascii="Lucida Console" w:hAnsi="Lucida Console"/>
                <w:sz w:val="12"/>
                <w:szCs w:val="12"/>
              </w:rPr>
              <w:t>IPAddresses</w:t>
            </w:r>
            <w:proofErr w:type="spellEnd"/>
          </w:p>
          <w:p w14:paraId="165E9860"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 ------ ----------           ----------   ------ -----------</w:t>
            </w:r>
          </w:p>
          <w:p w14:paraId="460855FE"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lastRenderedPageBreak/>
              <w:t xml:space="preserve">CORP-External-Switch True                  CORP-External-Switch 001B785768AA {Ok}              </w:t>
            </w:r>
          </w:p>
          <w:p w14:paraId="48D7D72D"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Mgt                  True                  VMSTEST              E41D2D074071 {Ok}              </w:t>
            </w:r>
          </w:p>
          <w:p w14:paraId="1B66B463"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SMB1                 True                  VMSTEST              </w:t>
            </w:r>
            <w:r w:rsidRPr="00496049">
              <w:rPr>
                <w:rFonts w:ascii="Lucida Console" w:hAnsi="Lucida Console"/>
                <w:sz w:val="12"/>
                <w:szCs w:val="12"/>
                <w:highlight w:val="yellow"/>
              </w:rPr>
              <w:t>00155D30AA00</w:t>
            </w:r>
            <w:r w:rsidRPr="00496049">
              <w:rPr>
                <w:rFonts w:ascii="Lucida Console" w:hAnsi="Lucida Console"/>
                <w:sz w:val="12"/>
                <w:szCs w:val="12"/>
              </w:rPr>
              <w:t xml:space="preserve"> {Ok}              </w:t>
            </w:r>
          </w:p>
          <w:p w14:paraId="4E23080A"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SMB2                 True                  VMSTEST              </w:t>
            </w:r>
            <w:r w:rsidRPr="00496049">
              <w:rPr>
                <w:rFonts w:ascii="Lucida Console" w:hAnsi="Lucida Console"/>
                <w:sz w:val="12"/>
                <w:szCs w:val="12"/>
                <w:highlight w:val="yellow"/>
              </w:rPr>
              <w:t>00155D30AA01</w:t>
            </w:r>
            <w:r w:rsidRPr="00496049">
              <w:rPr>
                <w:rFonts w:ascii="Lucida Console" w:hAnsi="Lucida Console"/>
                <w:sz w:val="12"/>
                <w:szCs w:val="12"/>
              </w:rPr>
              <w:t xml:space="preserve"> {Ok}  </w:t>
            </w:r>
          </w:p>
          <w:p w14:paraId="30F84BD0" w14:textId="77777777" w:rsidR="00427756" w:rsidRPr="00B957AD" w:rsidRDefault="00427756" w:rsidP="00427756">
            <w:pPr>
              <w:rPr>
                <w:rFonts w:ascii="Lucida Console" w:hAnsi="Lucida Console"/>
                <w:color w:val="009900"/>
                <w:sz w:val="12"/>
                <w:szCs w:val="12"/>
              </w:rPr>
            </w:pPr>
          </w:p>
          <w:p w14:paraId="40813EC8" w14:textId="77777777" w:rsidR="00427756" w:rsidRPr="00B957AD" w:rsidRDefault="00427756" w:rsidP="00427756">
            <w:pPr>
              <w:rPr>
                <w:rFonts w:ascii="Lucida Console" w:hAnsi="Lucida Console"/>
                <w:color w:val="009900"/>
                <w:sz w:val="12"/>
                <w:szCs w:val="12"/>
              </w:rPr>
            </w:pPr>
          </w:p>
          <w:p w14:paraId="39525ECA" w14:textId="078BF513" w:rsidR="00427756" w:rsidDel="009903E3" w:rsidRDefault="00427756" w:rsidP="00427756">
            <w:pPr>
              <w:rPr>
                <w:del w:id="2521" w:author="Omar Cardona" w:date="2016-10-08T19:59:00Z"/>
                <w:rFonts w:ascii="Lucida Console" w:hAnsi="Lucida Console"/>
                <w:color w:val="000000" w:themeColor="text1"/>
                <w:sz w:val="12"/>
                <w:szCs w:val="12"/>
              </w:rPr>
            </w:pPr>
            <w:r w:rsidRPr="009903E3">
              <w:rPr>
                <w:rFonts w:ascii="Lucida Console" w:hAnsi="Lucida Console"/>
                <w:color w:val="000000" w:themeColor="text1"/>
                <w:sz w:val="12"/>
                <w:szCs w:val="12"/>
                <w:rPrChange w:id="2522" w:author="Omar Cardona" w:date="2016-11-21T23:47:00Z">
                  <w:rPr>
                    <w:rFonts w:ascii="Lucida Console" w:hAnsi="Lucida Console"/>
                    <w:color w:val="009900"/>
                    <w:sz w:val="12"/>
                    <w:szCs w:val="12"/>
                  </w:rPr>
                </w:rPrChange>
              </w:rPr>
              <w:t># Both commands below should return no info since no mapping has been performed.</w:t>
            </w:r>
          </w:p>
          <w:p w14:paraId="1F459805" w14:textId="77777777" w:rsidR="009903E3" w:rsidRPr="009903E3" w:rsidRDefault="009903E3" w:rsidP="00427756">
            <w:pPr>
              <w:rPr>
                <w:ins w:id="2523" w:author="Omar Cardona" w:date="2016-11-21T23:47:00Z"/>
                <w:rFonts w:ascii="Lucida Console" w:hAnsi="Lucida Console"/>
                <w:color w:val="000000" w:themeColor="text1"/>
                <w:sz w:val="12"/>
                <w:szCs w:val="12"/>
                <w:rPrChange w:id="2524" w:author="Omar Cardona" w:date="2016-11-21T23:47:00Z">
                  <w:rPr>
                    <w:ins w:id="2525" w:author="Omar Cardona" w:date="2016-11-21T23:47:00Z"/>
                    <w:rFonts w:ascii="Lucida Console" w:hAnsi="Lucida Console"/>
                    <w:color w:val="00B050"/>
                    <w:sz w:val="12"/>
                    <w:szCs w:val="12"/>
                  </w:rPr>
                </w:rPrChange>
              </w:rPr>
            </w:pPr>
          </w:p>
          <w:p w14:paraId="280B46F2" w14:textId="77777777" w:rsidR="00427756" w:rsidRDefault="00427756" w:rsidP="00427756">
            <w:pPr>
              <w:rPr>
                <w:rFonts w:ascii="Lucida Console" w:hAnsi="Lucida Console"/>
                <w:sz w:val="12"/>
                <w:szCs w:val="12"/>
              </w:rPr>
            </w:pPr>
          </w:p>
          <w:p w14:paraId="43A37F1D" w14:textId="2706EEF9" w:rsidR="00427756" w:rsidRPr="006128B7" w:rsidRDefault="00427756" w:rsidP="00427756">
            <w:pPr>
              <w:rPr>
                <w:rFonts w:ascii="Lucida Console" w:hAnsi="Lucida Console"/>
                <w:b/>
                <w:sz w:val="12"/>
                <w:szCs w:val="12"/>
              </w:rPr>
            </w:pPr>
            <w:del w:id="2526" w:author="Omar Cardona" w:date="2016-10-08T19:58:00Z">
              <w:r w:rsidRPr="00496049" w:rsidDel="00AC463F">
                <w:rPr>
                  <w:rFonts w:ascii="Lucida Console" w:hAnsi="Lucida Console"/>
                  <w:sz w:val="12"/>
                  <w:szCs w:val="12"/>
                </w:rPr>
                <w:delText xml:space="preserve">PS C:\TEST&gt; </w:delText>
              </w:r>
            </w:del>
            <w:r w:rsidRPr="00496049">
              <w:rPr>
                <w:rFonts w:ascii="Lucida Console" w:hAnsi="Lucida Console"/>
                <w:b/>
                <w:sz w:val="12"/>
                <w:szCs w:val="12"/>
              </w:rPr>
              <w:t>Get-</w:t>
            </w:r>
            <w:proofErr w:type="spellStart"/>
            <w:r w:rsidRPr="00496049">
              <w:rPr>
                <w:rFonts w:ascii="Lucida Console" w:hAnsi="Lucida Console"/>
                <w:b/>
                <w:sz w:val="12"/>
                <w:szCs w:val="12"/>
              </w:rPr>
              <w:t>VMNetworkAdapterTeamMapping</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ManagementOS</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SwitchName</w:t>
            </w:r>
            <w:proofErr w:type="spellEnd"/>
            <w:r w:rsidRPr="00496049">
              <w:rPr>
                <w:rFonts w:ascii="Lucida Console" w:hAnsi="Lucida Console"/>
                <w:b/>
                <w:sz w:val="12"/>
                <w:szCs w:val="12"/>
              </w:rPr>
              <w:t xml:space="preserve"> VMSTEST -</w:t>
            </w:r>
            <w:proofErr w:type="spellStart"/>
            <w:r w:rsidRPr="00496049">
              <w:rPr>
                <w:rFonts w:ascii="Lucida Console" w:hAnsi="Lucida Console"/>
                <w:b/>
                <w:sz w:val="12"/>
                <w:szCs w:val="12"/>
              </w:rPr>
              <w:t>VMNetworkAdapterName</w:t>
            </w:r>
            <w:proofErr w:type="spellEnd"/>
            <w:r w:rsidRPr="00496049">
              <w:rPr>
                <w:rFonts w:ascii="Lucida Console" w:hAnsi="Lucida Console"/>
                <w:b/>
                <w:sz w:val="12"/>
                <w:szCs w:val="12"/>
              </w:rPr>
              <w:t xml:space="preserve"> </w:t>
            </w:r>
            <w:r w:rsidRPr="00496049">
              <w:rPr>
                <w:rFonts w:ascii="Lucida Console" w:hAnsi="Lucida Console"/>
                <w:b/>
                <w:sz w:val="12"/>
                <w:szCs w:val="12"/>
                <w:highlight w:val="yellow"/>
              </w:rPr>
              <w:t>SMB1</w:t>
            </w:r>
          </w:p>
          <w:p w14:paraId="72505260" w14:textId="500A90A3" w:rsidR="00427756" w:rsidRPr="00496049" w:rsidRDefault="00427756" w:rsidP="00427756">
            <w:pPr>
              <w:rPr>
                <w:rFonts w:ascii="Lucida Console" w:hAnsi="Lucida Console"/>
                <w:b/>
                <w:sz w:val="12"/>
                <w:szCs w:val="12"/>
              </w:rPr>
            </w:pPr>
            <w:del w:id="2527" w:author="Omar Cardona" w:date="2016-10-08T19:58:00Z">
              <w:r w:rsidRPr="00496049" w:rsidDel="00AC463F">
                <w:rPr>
                  <w:rFonts w:ascii="Lucida Console" w:hAnsi="Lucida Console"/>
                  <w:sz w:val="12"/>
                  <w:szCs w:val="12"/>
                </w:rPr>
                <w:delText xml:space="preserve">PS C:\TEST&gt; </w:delText>
              </w:r>
            </w:del>
            <w:r w:rsidRPr="00496049">
              <w:rPr>
                <w:rFonts w:ascii="Lucida Console" w:hAnsi="Lucida Console"/>
                <w:b/>
                <w:sz w:val="12"/>
                <w:szCs w:val="12"/>
              </w:rPr>
              <w:t>Get-</w:t>
            </w:r>
            <w:proofErr w:type="spellStart"/>
            <w:r w:rsidRPr="00496049">
              <w:rPr>
                <w:rFonts w:ascii="Lucida Console" w:hAnsi="Lucida Console"/>
                <w:b/>
                <w:sz w:val="12"/>
                <w:szCs w:val="12"/>
              </w:rPr>
              <w:t>VMNetworkAdapterTeamMapping</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ManagementOS</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SwitchName</w:t>
            </w:r>
            <w:proofErr w:type="spellEnd"/>
            <w:r w:rsidRPr="00496049">
              <w:rPr>
                <w:rFonts w:ascii="Lucida Console" w:hAnsi="Lucida Console"/>
                <w:b/>
                <w:sz w:val="12"/>
                <w:szCs w:val="12"/>
              </w:rPr>
              <w:t xml:space="preserve"> VMSTEST -</w:t>
            </w:r>
            <w:proofErr w:type="spellStart"/>
            <w:r w:rsidRPr="00496049">
              <w:rPr>
                <w:rFonts w:ascii="Lucida Console" w:hAnsi="Lucida Console"/>
                <w:b/>
                <w:sz w:val="12"/>
                <w:szCs w:val="12"/>
              </w:rPr>
              <w:t>VMNetworkAdapterName</w:t>
            </w:r>
            <w:proofErr w:type="spellEnd"/>
            <w:r w:rsidRPr="00496049">
              <w:rPr>
                <w:rFonts w:ascii="Lucida Console" w:hAnsi="Lucida Console"/>
                <w:b/>
                <w:sz w:val="12"/>
                <w:szCs w:val="12"/>
              </w:rPr>
              <w:t xml:space="preserve"> </w:t>
            </w:r>
            <w:r w:rsidRPr="00496049">
              <w:rPr>
                <w:rFonts w:ascii="Lucida Console" w:hAnsi="Lucida Console"/>
                <w:b/>
                <w:sz w:val="12"/>
                <w:szCs w:val="12"/>
                <w:highlight w:val="yellow"/>
              </w:rPr>
              <w:t>SMB2</w:t>
            </w:r>
          </w:p>
          <w:p w14:paraId="0E751AB9" w14:textId="77777777" w:rsidR="00427756" w:rsidRDefault="00427756" w:rsidP="00427756">
            <w:pPr>
              <w:rPr>
                <w:rFonts w:ascii="Lucida Console" w:hAnsi="Lucida Console"/>
                <w:sz w:val="12"/>
                <w:szCs w:val="12"/>
              </w:rPr>
            </w:pPr>
          </w:p>
          <w:p w14:paraId="3D8EE9C6" w14:textId="77777777" w:rsidR="00427756" w:rsidRDefault="00427756" w:rsidP="00427756">
            <w:pPr>
              <w:rPr>
                <w:rFonts w:ascii="Lucida Console" w:hAnsi="Lucida Console"/>
                <w:sz w:val="12"/>
                <w:szCs w:val="12"/>
              </w:rPr>
            </w:pPr>
          </w:p>
          <w:p w14:paraId="2EAB1E1B" w14:textId="4BE5C18C" w:rsidR="00427756" w:rsidDel="009903E3" w:rsidRDefault="00427756" w:rsidP="00427756">
            <w:pPr>
              <w:rPr>
                <w:del w:id="2528" w:author="Omar Cardona" w:date="2016-10-08T19:58:00Z"/>
                <w:rFonts w:ascii="Lucida Console" w:hAnsi="Lucida Console"/>
                <w:color w:val="000000" w:themeColor="text1"/>
                <w:sz w:val="12"/>
                <w:szCs w:val="12"/>
              </w:rPr>
            </w:pPr>
            <w:r w:rsidRPr="009903E3">
              <w:rPr>
                <w:rFonts w:ascii="Lucida Console" w:hAnsi="Lucida Console"/>
                <w:color w:val="000000" w:themeColor="text1"/>
                <w:sz w:val="12"/>
                <w:szCs w:val="12"/>
                <w:rPrChange w:id="2529" w:author="Omar Cardona" w:date="2016-11-21T23:47:00Z">
                  <w:rPr>
                    <w:rFonts w:ascii="Lucida Console" w:hAnsi="Lucida Console"/>
                    <w:color w:val="009900"/>
                    <w:sz w:val="12"/>
                    <w:szCs w:val="12"/>
                  </w:rPr>
                </w:rPrChange>
              </w:rPr>
              <w:t xml:space="preserve"># </w:t>
            </w:r>
            <w:del w:id="2530" w:author="Omar Cardona" w:date="2016-10-08T19:58:00Z">
              <w:r w:rsidRPr="009903E3" w:rsidDel="00502877">
                <w:rPr>
                  <w:rFonts w:ascii="Lucida Console" w:hAnsi="Lucida Console"/>
                  <w:color w:val="000000" w:themeColor="text1"/>
                  <w:sz w:val="12"/>
                  <w:szCs w:val="12"/>
                  <w:rPrChange w:id="2531" w:author="Omar Cardona" w:date="2016-11-21T23:47:00Z">
                    <w:rPr>
                      <w:rFonts w:ascii="Lucida Console" w:hAnsi="Lucida Console"/>
                      <w:color w:val="009900"/>
                      <w:sz w:val="12"/>
                      <w:szCs w:val="12"/>
                    </w:rPr>
                  </w:rPrChange>
                </w:rPr>
                <w:delText>Now m</w:delText>
              </w:r>
            </w:del>
            <w:ins w:id="2532" w:author="Omar Cardona" w:date="2016-10-08T19:58:00Z">
              <w:r w:rsidR="00502877" w:rsidRPr="009903E3">
                <w:rPr>
                  <w:rFonts w:ascii="Lucida Console" w:hAnsi="Lucida Console"/>
                  <w:color w:val="000000" w:themeColor="text1"/>
                  <w:sz w:val="12"/>
                  <w:szCs w:val="12"/>
                  <w:rPrChange w:id="2533" w:author="Omar Cardona" w:date="2016-11-21T23:47:00Z">
                    <w:rPr>
                      <w:rFonts w:ascii="Lucida Console" w:hAnsi="Lucida Console"/>
                      <w:color w:val="009900"/>
                      <w:sz w:val="12"/>
                      <w:szCs w:val="12"/>
                    </w:rPr>
                  </w:rPrChange>
                </w:rPr>
                <w:t>M</w:t>
              </w:r>
            </w:ins>
            <w:r w:rsidRPr="009903E3">
              <w:rPr>
                <w:rFonts w:ascii="Lucida Console" w:hAnsi="Lucida Console"/>
                <w:color w:val="000000" w:themeColor="text1"/>
                <w:sz w:val="12"/>
                <w:szCs w:val="12"/>
                <w:rPrChange w:id="2534" w:author="Omar Cardona" w:date="2016-11-21T23:47:00Z">
                  <w:rPr>
                    <w:rFonts w:ascii="Lucida Console" w:hAnsi="Lucida Console"/>
                    <w:color w:val="009900"/>
                    <w:sz w:val="12"/>
                    <w:szCs w:val="12"/>
                  </w:rPr>
                </w:rPrChange>
              </w:rPr>
              <w:t>ap SMB1 and SMB2 to separate physical NIC team members</w:t>
            </w:r>
            <w:r w:rsidR="00F24C27" w:rsidRPr="009903E3">
              <w:rPr>
                <w:rFonts w:ascii="Lucida Console" w:hAnsi="Lucida Console"/>
                <w:color w:val="000000" w:themeColor="text1"/>
                <w:sz w:val="12"/>
                <w:szCs w:val="12"/>
                <w:rPrChange w:id="2535" w:author="Omar Cardona" w:date="2016-11-21T23:47:00Z">
                  <w:rPr>
                    <w:rFonts w:ascii="Lucida Console" w:hAnsi="Lucida Console"/>
                    <w:color w:val="009900"/>
                    <w:sz w:val="12"/>
                    <w:szCs w:val="12"/>
                  </w:rPr>
                </w:rPrChange>
              </w:rPr>
              <w:t xml:space="preserve"> – It _MUST_ be done here before proceeding with further configuration steps.</w:t>
            </w:r>
          </w:p>
          <w:p w14:paraId="483EE782" w14:textId="77777777" w:rsidR="009903E3" w:rsidRPr="009903E3" w:rsidRDefault="009903E3" w:rsidP="00427756">
            <w:pPr>
              <w:rPr>
                <w:ins w:id="2536" w:author="Omar Cardona" w:date="2016-11-21T23:47:00Z"/>
                <w:rFonts w:ascii="Lucida Console" w:hAnsi="Lucida Console"/>
                <w:color w:val="000000" w:themeColor="text1"/>
                <w:sz w:val="12"/>
                <w:szCs w:val="12"/>
                <w:rPrChange w:id="2537" w:author="Omar Cardona" w:date="2016-11-21T23:47:00Z">
                  <w:rPr>
                    <w:ins w:id="2538" w:author="Omar Cardona" w:date="2016-11-21T23:47:00Z"/>
                    <w:rFonts w:ascii="Lucida Console" w:hAnsi="Lucida Console"/>
                    <w:color w:val="00B050"/>
                    <w:sz w:val="12"/>
                    <w:szCs w:val="12"/>
                  </w:rPr>
                </w:rPrChange>
              </w:rPr>
            </w:pPr>
          </w:p>
          <w:p w14:paraId="75AECF17" w14:textId="77777777" w:rsidR="00427756" w:rsidRDefault="00427756" w:rsidP="00427756">
            <w:pPr>
              <w:rPr>
                <w:rFonts w:ascii="Lucida Console" w:hAnsi="Lucida Console"/>
                <w:sz w:val="12"/>
                <w:szCs w:val="12"/>
              </w:rPr>
            </w:pPr>
          </w:p>
          <w:p w14:paraId="4E4BAB07" w14:textId="405B9050" w:rsidR="00427756" w:rsidDel="00AC463F" w:rsidRDefault="00427756" w:rsidP="00427756">
            <w:pPr>
              <w:rPr>
                <w:del w:id="2539" w:author="Omar Cardona" w:date="2016-10-08T19:58:00Z"/>
                <w:rFonts w:ascii="Lucida Console" w:hAnsi="Lucida Console"/>
                <w:sz w:val="12"/>
                <w:szCs w:val="12"/>
              </w:rPr>
            </w:pPr>
            <w:del w:id="2540" w:author="Omar Cardona" w:date="2016-10-08T19:58:00Z">
              <w:r w:rsidRPr="00496049" w:rsidDel="00AC463F">
                <w:rPr>
                  <w:rFonts w:ascii="Lucida Console" w:hAnsi="Lucida Console"/>
                  <w:sz w:val="12"/>
                  <w:szCs w:val="12"/>
                </w:rPr>
                <w:delText xml:space="preserve">PS C:\TEST&gt; </w:delText>
              </w:r>
            </w:del>
            <w:r w:rsidRPr="00496049">
              <w:rPr>
                <w:rFonts w:ascii="Lucida Console" w:hAnsi="Lucida Console"/>
                <w:b/>
                <w:sz w:val="12"/>
                <w:szCs w:val="12"/>
              </w:rPr>
              <w:t>Set-</w:t>
            </w:r>
            <w:proofErr w:type="spellStart"/>
            <w:r w:rsidRPr="00496049">
              <w:rPr>
                <w:rFonts w:ascii="Lucida Console" w:hAnsi="Lucida Console"/>
                <w:b/>
                <w:sz w:val="12"/>
                <w:szCs w:val="12"/>
              </w:rPr>
              <w:t>VMNetworkAdapterTeamMapping</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ManagementOS</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SwitchName</w:t>
            </w:r>
            <w:proofErr w:type="spellEnd"/>
            <w:r w:rsidRPr="00496049">
              <w:rPr>
                <w:rFonts w:ascii="Lucida Console" w:hAnsi="Lucida Console"/>
                <w:b/>
                <w:sz w:val="12"/>
                <w:szCs w:val="12"/>
              </w:rPr>
              <w:t xml:space="preserve"> VMSTEST -</w:t>
            </w:r>
            <w:proofErr w:type="spellStart"/>
            <w:r w:rsidRPr="00496049">
              <w:rPr>
                <w:rFonts w:ascii="Lucida Console" w:hAnsi="Lucida Console"/>
                <w:b/>
                <w:sz w:val="12"/>
                <w:szCs w:val="12"/>
              </w:rPr>
              <w:t>VMNetworkAdapterName</w:t>
            </w:r>
            <w:proofErr w:type="spellEnd"/>
            <w:r w:rsidRPr="00496049">
              <w:rPr>
                <w:rFonts w:ascii="Lucida Console" w:hAnsi="Lucida Console"/>
                <w:b/>
                <w:sz w:val="12"/>
                <w:szCs w:val="12"/>
              </w:rPr>
              <w:t xml:space="preserve"> "</w:t>
            </w:r>
            <w:r w:rsidRPr="00496049">
              <w:rPr>
                <w:rFonts w:ascii="Lucida Console" w:hAnsi="Lucida Console"/>
                <w:b/>
                <w:sz w:val="12"/>
                <w:szCs w:val="12"/>
                <w:highlight w:val="yellow"/>
              </w:rPr>
              <w:t>SMB1</w:t>
            </w:r>
            <w:r w:rsidRPr="00496049">
              <w:rPr>
                <w:rFonts w:ascii="Lucida Console" w:hAnsi="Lucida Console"/>
                <w:b/>
                <w:sz w:val="12"/>
                <w:szCs w:val="12"/>
              </w:rPr>
              <w:t>" -</w:t>
            </w:r>
            <w:proofErr w:type="spellStart"/>
            <w:r w:rsidRPr="00496049">
              <w:rPr>
                <w:rFonts w:ascii="Lucida Console" w:hAnsi="Lucida Console"/>
                <w:b/>
                <w:sz w:val="12"/>
                <w:szCs w:val="12"/>
              </w:rPr>
              <w:t>PhysicalNetAdapterName</w:t>
            </w:r>
            <w:proofErr w:type="spellEnd"/>
            <w:r w:rsidRPr="00496049">
              <w:rPr>
                <w:rFonts w:ascii="Lucida Console" w:hAnsi="Lucida Console"/>
                <w:b/>
                <w:sz w:val="12"/>
                <w:szCs w:val="12"/>
              </w:rPr>
              <w:t xml:space="preserve"> "</w:t>
            </w:r>
            <w:r w:rsidRPr="00FF1789">
              <w:rPr>
                <w:rFonts w:ascii="Lucida Console" w:hAnsi="Lucida Console"/>
                <w:b/>
                <w:sz w:val="12"/>
                <w:szCs w:val="12"/>
                <w:highlight w:val="yellow"/>
              </w:rPr>
              <w:t>Test-40G-1</w:t>
            </w:r>
            <w:r w:rsidRPr="00496049">
              <w:rPr>
                <w:rFonts w:ascii="Lucida Console" w:hAnsi="Lucida Console"/>
                <w:b/>
                <w:sz w:val="12"/>
                <w:szCs w:val="12"/>
              </w:rPr>
              <w:t>"</w:t>
            </w:r>
          </w:p>
          <w:p w14:paraId="47ED072E" w14:textId="77777777" w:rsidR="00427756" w:rsidRDefault="00427756" w:rsidP="00427756">
            <w:pPr>
              <w:rPr>
                <w:rFonts w:ascii="Lucida Console" w:hAnsi="Lucida Console"/>
                <w:sz w:val="12"/>
                <w:szCs w:val="12"/>
              </w:rPr>
            </w:pPr>
          </w:p>
          <w:p w14:paraId="6B394F2B" w14:textId="30F442B5" w:rsidR="00427756" w:rsidRPr="00496049" w:rsidRDefault="00427756" w:rsidP="00427756">
            <w:pPr>
              <w:rPr>
                <w:rFonts w:ascii="Lucida Console" w:hAnsi="Lucida Console"/>
                <w:b/>
                <w:sz w:val="12"/>
                <w:szCs w:val="12"/>
              </w:rPr>
            </w:pPr>
            <w:del w:id="2541" w:author="Omar Cardona" w:date="2016-10-08T19:58:00Z">
              <w:r w:rsidRPr="00FF1789" w:rsidDel="00AC463F">
                <w:rPr>
                  <w:rFonts w:ascii="Lucida Console" w:hAnsi="Lucida Console"/>
                  <w:sz w:val="12"/>
                  <w:szCs w:val="12"/>
                </w:rPr>
                <w:delText>PS C:\TEST&gt;</w:delText>
              </w:r>
              <w:r w:rsidRPr="00496049" w:rsidDel="00AC463F">
                <w:rPr>
                  <w:rFonts w:ascii="Lucida Console" w:hAnsi="Lucida Console"/>
                  <w:b/>
                  <w:sz w:val="12"/>
                  <w:szCs w:val="12"/>
                </w:rPr>
                <w:delText xml:space="preserve"> </w:delText>
              </w:r>
            </w:del>
            <w:r w:rsidRPr="00496049">
              <w:rPr>
                <w:rFonts w:ascii="Lucida Console" w:hAnsi="Lucida Console"/>
                <w:b/>
                <w:sz w:val="12"/>
                <w:szCs w:val="12"/>
              </w:rPr>
              <w:t>Set-</w:t>
            </w:r>
            <w:proofErr w:type="spellStart"/>
            <w:r w:rsidRPr="00496049">
              <w:rPr>
                <w:rFonts w:ascii="Lucida Console" w:hAnsi="Lucida Console"/>
                <w:b/>
                <w:sz w:val="12"/>
                <w:szCs w:val="12"/>
              </w:rPr>
              <w:t>VMNetworkAdapterTeamMapping</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ManagementOS</w:t>
            </w:r>
            <w:proofErr w:type="spellEnd"/>
            <w:r w:rsidRPr="00496049">
              <w:rPr>
                <w:rFonts w:ascii="Lucida Console" w:hAnsi="Lucida Console"/>
                <w:b/>
                <w:sz w:val="12"/>
                <w:szCs w:val="12"/>
              </w:rPr>
              <w:t xml:space="preserve"> -</w:t>
            </w:r>
            <w:proofErr w:type="spellStart"/>
            <w:r w:rsidRPr="00496049">
              <w:rPr>
                <w:rFonts w:ascii="Lucida Console" w:hAnsi="Lucida Console"/>
                <w:b/>
                <w:sz w:val="12"/>
                <w:szCs w:val="12"/>
              </w:rPr>
              <w:t>SwitchName</w:t>
            </w:r>
            <w:proofErr w:type="spellEnd"/>
            <w:r w:rsidRPr="00496049">
              <w:rPr>
                <w:rFonts w:ascii="Lucida Console" w:hAnsi="Lucida Console"/>
                <w:b/>
                <w:sz w:val="12"/>
                <w:szCs w:val="12"/>
              </w:rPr>
              <w:t xml:space="preserve"> VMSTEST -</w:t>
            </w:r>
            <w:proofErr w:type="spellStart"/>
            <w:r w:rsidRPr="00496049">
              <w:rPr>
                <w:rFonts w:ascii="Lucida Console" w:hAnsi="Lucida Console"/>
                <w:b/>
                <w:sz w:val="12"/>
                <w:szCs w:val="12"/>
              </w:rPr>
              <w:t>VMNetworkAdapterName</w:t>
            </w:r>
            <w:proofErr w:type="spellEnd"/>
            <w:r w:rsidRPr="00496049">
              <w:rPr>
                <w:rFonts w:ascii="Lucida Console" w:hAnsi="Lucida Console"/>
                <w:b/>
                <w:sz w:val="12"/>
                <w:szCs w:val="12"/>
              </w:rPr>
              <w:t xml:space="preserve"> "</w:t>
            </w:r>
            <w:r w:rsidRPr="00496049">
              <w:rPr>
                <w:rFonts w:ascii="Lucida Console" w:hAnsi="Lucida Console"/>
                <w:b/>
                <w:sz w:val="12"/>
                <w:szCs w:val="12"/>
                <w:highlight w:val="yellow"/>
              </w:rPr>
              <w:t>SMB2</w:t>
            </w:r>
            <w:r w:rsidRPr="00496049">
              <w:rPr>
                <w:rFonts w:ascii="Lucida Console" w:hAnsi="Lucida Console"/>
                <w:b/>
                <w:sz w:val="12"/>
                <w:szCs w:val="12"/>
              </w:rPr>
              <w:t>" -</w:t>
            </w:r>
            <w:proofErr w:type="spellStart"/>
            <w:r w:rsidRPr="00496049">
              <w:rPr>
                <w:rFonts w:ascii="Lucida Console" w:hAnsi="Lucida Console"/>
                <w:b/>
                <w:sz w:val="12"/>
                <w:szCs w:val="12"/>
              </w:rPr>
              <w:t>PhysicalNetAdapterName</w:t>
            </w:r>
            <w:proofErr w:type="spellEnd"/>
            <w:r w:rsidRPr="00496049">
              <w:rPr>
                <w:rFonts w:ascii="Lucida Console" w:hAnsi="Lucida Console"/>
                <w:b/>
                <w:sz w:val="12"/>
                <w:szCs w:val="12"/>
              </w:rPr>
              <w:t xml:space="preserve"> "</w:t>
            </w:r>
            <w:r w:rsidRPr="00FF1789">
              <w:rPr>
                <w:rFonts w:ascii="Lucida Console" w:hAnsi="Lucida Console"/>
                <w:b/>
                <w:sz w:val="12"/>
                <w:szCs w:val="12"/>
                <w:highlight w:val="yellow"/>
              </w:rPr>
              <w:t>Test-40G-2</w:t>
            </w:r>
            <w:r w:rsidRPr="00496049">
              <w:rPr>
                <w:rFonts w:ascii="Lucida Console" w:hAnsi="Lucida Console"/>
                <w:b/>
                <w:sz w:val="12"/>
                <w:szCs w:val="12"/>
              </w:rPr>
              <w:t>"</w:t>
            </w:r>
          </w:p>
          <w:p w14:paraId="109F0E33" w14:textId="77777777" w:rsidR="00427756" w:rsidRDefault="00427756" w:rsidP="00427756">
            <w:pPr>
              <w:rPr>
                <w:rFonts w:ascii="Lucida Console" w:hAnsi="Lucida Console"/>
                <w:sz w:val="12"/>
                <w:szCs w:val="12"/>
              </w:rPr>
            </w:pPr>
          </w:p>
          <w:p w14:paraId="40F06B75" w14:textId="25AFECA0" w:rsidR="00427756" w:rsidRPr="00FF1789" w:rsidDel="00AC463F" w:rsidRDefault="00427756" w:rsidP="00427756">
            <w:pPr>
              <w:rPr>
                <w:del w:id="2542" w:author="Omar Cardona" w:date="2016-10-08T19:58:00Z"/>
                <w:rFonts w:ascii="Lucida Console" w:hAnsi="Lucida Console"/>
                <w:b/>
                <w:sz w:val="12"/>
                <w:szCs w:val="12"/>
              </w:rPr>
            </w:pPr>
            <w:del w:id="2543" w:author="Omar Cardona" w:date="2016-10-08T19:58:00Z">
              <w:r w:rsidRPr="00FF1789" w:rsidDel="00AC463F">
                <w:rPr>
                  <w:rFonts w:ascii="Lucida Console" w:hAnsi="Lucida Console"/>
                  <w:sz w:val="12"/>
                  <w:szCs w:val="12"/>
                </w:rPr>
                <w:delText xml:space="preserve">PS C:\TEST&gt; </w:delText>
              </w:r>
            </w:del>
            <w:r w:rsidRPr="00FF1789">
              <w:rPr>
                <w:rFonts w:ascii="Lucida Console" w:hAnsi="Lucida Console"/>
                <w:b/>
                <w:sz w:val="12"/>
                <w:szCs w:val="12"/>
              </w:rPr>
              <w:t>Get-</w:t>
            </w:r>
            <w:proofErr w:type="spellStart"/>
            <w:r w:rsidRPr="00FF1789">
              <w:rPr>
                <w:rFonts w:ascii="Lucida Console" w:hAnsi="Lucida Console"/>
                <w:b/>
                <w:sz w:val="12"/>
                <w:szCs w:val="12"/>
              </w:rPr>
              <w:t>VMNetworkAdapterTeamMapping</w:t>
            </w:r>
            <w:proofErr w:type="spellEnd"/>
            <w:r w:rsidRPr="00FF1789">
              <w:rPr>
                <w:rFonts w:ascii="Lucida Console" w:hAnsi="Lucida Console"/>
                <w:b/>
                <w:sz w:val="12"/>
                <w:szCs w:val="12"/>
              </w:rPr>
              <w:t xml:space="preserve"> -</w:t>
            </w:r>
            <w:proofErr w:type="spellStart"/>
            <w:r w:rsidRPr="00FF1789">
              <w:rPr>
                <w:rFonts w:ascii="Lucida Console" w:hAnsi="Lucida Console"/>
                <w:b/>
                <w:sz w:val="12"/>
                <w:szCs w:val="12"/>
              </w:rPr>
              <w:t>ManagementOS</w:t>
            </w:r>
            <w:proofErr w:type="spellEnd"/>
            <w:r w:rsidRPr="00FF1789">
              <w:rPr>
                <w:rFonts w:ascii="Lucida Console" w:hAnsi="Lucida Console"/>
                <w:b/>
                <w:sz w:val="12"/>
                <w:szCs w:val="12"/>
              </w:rPr>
              <w:t xml:space="preserve"> -</w:t>
            </w:r>
            <w:proofErr w:type="spellStart"/>
            <w:r w:rsidRPr="00FF1789">
              <w:rPr>
                <w:rFonts w:ascii="Lucida Console" w:hAnsi="Lucida Console"/>
                <w:b/>
                <w:sz w:val="12"/>
                <w:szCs w:val="12"/>
              </w:rPr>
              <w:t>SwitchName</w:t>
            </w:r>
            <w:proofErr w:type="spellEnd"/>
            <w:r w:rsidRPr="00FF1789">
              <w:rPr>
                <w:rFonts w:ascii="Lucida Console" w:hAnsi="Lucida Console"/>
                <w:b/>
                <w:sz w:val="12"/>
                <w:szCs w:val="12"/>
              </w:rPr>
              <w:t xml:space="preserve"> VMSTEST</w:t>
            </w:r>
            <w:del w:id="2544" w:author="Brian Leong (Inspur Worldwide Services Ltd)" w:date="2016-10-05T10:12:00Z">
              <w:r w:rsidRPr="00FF1789" w:rsidDel="007C72A5">
                <w:rPr>
                  <w:rFonts w:ascii="Lucida Console" w:hAnsi="Lucida Console"/>
                  <w:b/>
                  <w:sz w:val="12"/>
                  <w:szCs w:val="12"/>
                </w:rPr>
                <w:delText xml:space="preserve"> </w:delText>
              </w:r>
            </w:del>
          </w:p>
          <w:p w14:paraId="6257326E" w14:textId="77777777" w:rsidR="00427756" w:rsidRPr="00FF1789" w:rsidRDefault="00427756" w:rsidP="00427756">
            <w:pPr>
              <w:rPr>
                <w:rFonts w:ascii="Lucida Console" w:hAnsi="Lucida Console"/>
                <w:sz w:val="12"/>
                <w:szCs w:val="12"/>
              </w:rPr>
            </w:pPr>
          </w:p>
          <w:p w14:paraId="46369860" w14:textId="77777777" w:rsidR="00427756" w:rsidRPr="00FF1789" w:rsidRDefault="00427756" w:rsidP="00427756">
            <w:pPr>
              <w:rPr>
                <w:rFonts w:ascii="Lucida Console" w:hAnsi="Lucida Console"/>
                <w:sz w:val="12"/>
                <w:szCs w:val="12"/>
              </w:rPr>
            </w:pPr>
          </w:p>
          <w:p w14:paraId="378082BA"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NetAdapterName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r w:rsidRPr="00FF1789">
              <w:rPr>
                <w:rFonts w:ascii="Lucida Console" w:hAnsi="Lucida Console"/>
                <w:sz w:val="12"/>
                <w:szCs w:val="12"/>
                <w:highlight w:val="yellow"/>
              </w:rPr>
              <w:t>Test-40G-1</w:t>
            </w:r>
          </w:p>
          <w:p w14:paraId="5823E9F8" w14:textId="77777777" w:rsidR="00427756" w:rsidRPr="00FF1789" w:rsidRDefault="00427756" w:rsidP="00427756">
            <w:pPr>
              <w:rPr>
                <w:rFonts w:ascii="Lucida Console" w:hAnsi="Lucida Console"/>
                <w:sz w:val="12"/>
                <w:szCs w:val="12"/>
              </w:rPr>
            </w:pPr>
            <w:proofErr w:type="spellStart"/>
            <w:proofErr w:type="gramStart"/>
            <w:r w:rsidRPr="00FF1789">
              <w:rPr>
                <w:rFonts w:ascii="Lucida Console" w:hAnsi="Lucida Console"/>
                <w:sz w:val="12"/>
                <w:szCs w:val="12"/>
              </w:rPr>
              <w:t>NetAdapterDeviceId</w:t>
            </w:r>
            <w:proofErr w:type="spellEnd"/>
            <w:r w:rsidRPr="00FF1789">
              <w:rPr>
                <w:rFonts w:ascii="Lucida Console" w:hAnsi="Lucida Console"/>
                <w:sz w:val="12"/>
                <w:szCs w:val="12"/>
              </w:rPr>
              <w:t xml:space="preserve"> :</w:t>
            </w:r>
            <w:proofErr w:type="gramEnd"/>
            <w:r w:rsidRPr="00FF1789">
              <w:rPr>
                <w:rFonts w:ascii="Lucida Console" w:hAnsi="Lucida Console"/>
                <w:sz w:val="12"/>
                <w:szCs w:val="12"/>
              </w:rPr>
              <w:t xml:space="preserve"> {BAA9A00F-A844-4740-AA93-6BD838F8CFBA}</w:t>
            </w:r>
          </w:p>
          <w:p w14:paraId="74D3A51C"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ParentAdapter</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proofErr w:type="spellStart"/>
            <w:r w:rsidRPr="00FF1789">
              <w:rPr>
                <w:rFonts w:ascii="Lucida Console" w:hAnsi="Lucida Console"/>
                <w:sz w:val="12"/>
                <w:szCs w:val="12"/>
              </w:rPr>
              <w:t>VMInternalNetworkAdapter</w:t>
            </w:r>
            <w:proofErr w:type="spellEnd"/>
            <w:r w:rsidRPr="00FF1789">
              <w:rPr>
                <w:rFonts w:ascii="Lucida Console" w:hAnsi="Lucida Console"/>
                <w:sz w:val="12"/>
                <w:szCs w:val="12"/>
              </w:rPr>
              <w:t xml:space="preserve">, Name = </w:t>
            </w:r>
            <w:r w:rsidRPr="00FF1789">
              <w:rPr>
                <w:rFonts w:ascii="Lucida Console" w:hAnsi="Lucida Console"/>
                <w:sz w:val="12"/>
                <w:szCs w:val="12"/>
                <w:highlight w:val="yellow"/>
              </w:rPr>
              <w:t>'SMB1'</w:t>
            </w:r>
          </w:p>
          <w:p w14:paraId="76721117"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IsTemplate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False</w:t>
            </w:r>
          </w:p>
          <w:p w14:paraId="11068B2E"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CimSession</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proofErr w:type="spellStart"/>
            <w:r w:rsidRPr="00FF1789">
              <w:rPr>
                <w:rFonts w:ascii="Lucida Console" w:hAnsi="Lucida Console"/>
                <w:sz w:val="12"/>
                <w:szCs w:val="12"/>
              </w:rPr>
              <w:t>CimSession</w:t>
            </w:r>
            <w:proofErr w:type="spellEnd"/>
            <w:r w:rsidRPr="00FF1789">
              <w:rPr>
                <w:rFonts w:ascii="Lucida Console" w:hAnsi="Lucida Console"/>
                <w:sz w:val="12"/>
                <w:szCs w:val="12"/>
              </w:rPr>
              <w:t>: .</w:t>
            </w:r>
          </w:p>
          <w:p w14:paraId="431625DF"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ComputerName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27-3145G0803</w:t>
            </w:r>
          </w:p>
          <w:p w14:paraId="43B7C4C3"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IsDeleted</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False</w:t>
            </w:r>
          </w:p>
          <w:p w14:paraId="7C044421" w14:textId="77777777" w:rsidR="00427756" w:rsidRPr="00FF1789" w:rsidRDefault="00427756" w:rsidP="00427756">
            <w:pPr>
              <w:rPr>
                <w:rFonts w:ascii="Lucida Console" w:hAnsi="Lucida Console"/>
                <w:sz w:val="12"/>
                <w:szCs w:val="12"/>
              </w:rPr>
            </w:pPr>
          </w:p>
          <w:p w14:paraId="4AB69748"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NetAdapterName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r w:rsidRPr="00FF1789">
              <w:rPr>
                <w:rFonts w:ascii="Lucida Console" w:hAnsi="Lucida Console"/>
                <w:sz w:val="12"/>
                <w:szCs w:val="12"/>
                <w:highlight w:val="yellow"/>
              </w:rPr>
              <w:t>Test-40G-2</w:t>
            </w:r>
          </w:p>
          <w:p w14:paraId="59D67135" w14:textId="77777777" w:rsidR="00427756" w:rsidRPr="00FF1789" w:rsidRDefault="00427756" w:rsidP="00427756">
            <w:pPr>
              <w:rPr>
                <w:rFonts w:ascii="Lucida Console" w:hAnsi="Lucida Console"/>
                <w:sz w:val="12"/>
                <w:szCs w:val="12"/>
              </w:rPr>
            </w:pPr>
            <w:proofErr w:type="spellStart"/>
            <w:proofErr w:type="gramStart"/>
            <w:r w:rsidRPr="00FF1789">
              <w:rPr>
                <w:rFonts w:ascii="Lucida Console" w:hAnsi="Lucida Console"/>
                <w:sz w:val="12"/>
                <w:szCs w:val="12"/>
              </w:rPr>
              <w:t>NetAdapterDeviceId</w:t>
            </w:r>
            <w:proofErr w:type="spellEnd"/>
            <w:r w:rsidRPr="00FF1789">
              <w:rPr>
                <w:rFonts w:ascii="Lucida Console" w:hAnsi="Lucida Console"/>
                <w:sz w:val="12"/>
                <w:szCs w:val="12"/>
              </w:rPr>
              <w:t xml:space="preserve"> :</w:t>
            </w:r>
            <w:proofErr w:type="gramEnd"/>
            <w:r w:rsidRPr="00FF1789">
              <w:rPr>
                <w:rFonts w:ascii="Lucida Console" w:hAnsi="Lucida Console"/>
                <w:sz w:val="12"/>
                <w:szCs w:val="12"/>
              </w:rPr>
              <w:t xml:space="preserve"> {B7AB5BB3-8ACB-444B-8B7E-BC882935EBC8}</w:t>
            </w:r>
          </w:p>
          <w:p w14:paraId="12C1E61C"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ParentAdapter</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proofErr w:type="spellStart"/>
            <w:r w:rsidRPr="00FF1789">
              <w:rPr>
                <w:rFonts w:ascii="Lucida Console" w:hAnsi="Lucida Console"/>
                <w:sz w:val="12"/>
                <w:szCs w:val="12"/>
              </w:rPr>
              <w:t>VMInternalNetworkAdapter</w:t>
            </w:r>
            <w:proofErr w:type="spellEnd"/>
            <w:r w:rsidRPr="00FF1789">
              <w:rPr>
                <w:rFonts w:ascii="Lucida Console" w:hAnsi="Lucida Console"/>
                <w:sz w:val="12"/>
                <w:szCs w:val="12"/>
              </w:rPr>
              <w:t>, Name = '</w:t>
            </w:r>
            <w:r w:rsidRPr="00FF1789">
              <w:rPr>
                <w:rFonts w:ascii="Lucida Console" w:hAnsi="Lucida Console"/>
                <w:sz w:val="12"/>
                <w:szCs w:val="12"/>
                <w:highlight w:val="yellow"/>
              </w:rPr>
              <w:t>SMB2</w:t>
            </w:r>
            <w:r w:rsidRPr="00FF1789">
              <w:rPr>
                <w:rFonts w:ascii="Lucida Console" w:hAnsi="Lucida Console"/>
                <w:sz w:val="12"/>
                <w:szCs w:val="12"/>
              </w:rPr>
              <w:t>'</w:t>
            </w:r>
          </w:p>
          <w:p w14:paraId="33A56A35"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IsTemplate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False</w:t>
            </w:r>
          </w:p>
          <w:p w14:paraId="6BE84945"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CimSession</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w:t>
            </w:r>
            <w:proofErr w:type="spellStart"/>
            <w:r w:rsidRPr="00FF1789">
              <w:rPr>
                <w:rFonts w:ascii="Lucida Console" w:hAnsi="Lucida Console"/>
                <w:sz w:val="12"/>
                <w:szCs w:val="12"/>
              </w:rPr>
              <w:t>CimSession</w:t>
            </w:r>
            <w:proofErr w:type="spellEnd"/>
            <w:r w:rsidRPr="00FF1789">
              <w:rPr>
                <w:rFonts w:ascii="Lucida Console" w:hAnsi="Lucida Console"/>
                <w:sz w:val="12"/>
                <w:szCs w:val="12"/>
              </w:rPr>
              <w:t>: .</w:t>
            </w:r>
          </w:p>
          <w:p w14:paraId="494FC9FC" w14:textId="77777777" w:rsidR="00427756" w:rsidRPr="00FF1789" w:rsidRDefault="00427756" w:rsidP="00427756">
            <w:pPr>
              <w:rPr>
                <w:rFonts w:ascii="Lucida Console" w:hAnsi="Lucida Console"/>
                <w:sz w:val="12"/>
                <w:szCs w:val="12"/>
              </w:rPr>
            </w:pPr>
            <w:proofErr w:type="spellStart"/>
            <w:r w:rsidRPr="00FF1789">
              <w:rPr>
                <w:rFonts w:ascii="Lucida Console" w:hAnsi="Lucida Console"/>
                <w:sz w:val="12"/>
                <w:szCs w:val="12"/>
              </w:rPr>
              <w:t>ComputerName</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27-3145G0803</w:t>
            </w:r>
          </w:p>
          <w:p w14:paraId="1504B45F" w14:textId="77777777" w:rsidR="00427756" w:rsidRDefault="00427756" w:rsidP="00427756">
            <w:pPr>
              <w:rPr>
                <w:rFonts w:ascii="Lucida Console" w:hAnsi="Lucida Console"/>
                <w:sz w:val="12"/>
                <w:szCs w:val="12"/>
              </w:rPr>
            </w:pPr>
            <w:proofErr w:type="spellStart"/>
            <w:r w:rsidRPr="00FF1789">
              <w:rPr>
                <w:rFonts w:ascii="Lucida Console" w:hAnsi="Lucida Console"/>
                <w:sz w:val="12"/>
                <w:szCs w:val="12"/>
              </w:rPr>
              <w:t>IsDeleted</w:t>
            </w:r>
            <w:proofErr w:type="spellEnd"/>
            <w:r w:rsidRPr="00FF1789">
              <w:rPr>
                <w:rFonts w:ascii="Lucida Console" w:hAnsi="Lucida Console"/>
                <w:sz w:val="12"/>
                <w:szCs w:val="12"/>
              </w:rPr>
              <w:t xml:space="preserve">        </w:t>
            </w:r>
            <w:proofErr w:type="gramStart"/>
            <w:r w:rsidRPr="00FF1789">
              <w:rPr>
                <w:rFonts w:ascii="Lucida Console" w:hAnsi="Lucida Console"/>
                <w:sz w:val="12"/>
                <w:szCs w:val="12"/>
              </w:rPr>
              <w:t xml:space="preserve">  :</w:t>
            </w:r>
            <w:proofErr w:type="gramEnd"/>
            <w:r w:rsidRPr="00FF1789">
              <w:rPr>
                <w:rFonts w:ascii="Lucida Console" w:hAnsi="Lucida Console"/>
                <w:sz w:val="12"/>
                <w:szCs w:val="12"/>
              </w:rPr>
              <w:t xml:space="preserve"> False</w:t>
            </w:r>
          </w:p>
          <w:p w14:paraId="70886299" w14:textId="13C992E1" w:rsidR="00427756" w:rsidRDefault="00427756" w:rsidP="00427756">
            <w:pPr>
              <w:rPr>
                <w:ins w:id="2545" w:author="Omar Cardona" w:date="2016-10-08T19:58:00Z"/>
                <w:rFonts w:ascii="Lucida Console" w:hAnsi="Lucida Console"/>
                <w:sz w:val="12"/>
                <w:szCs w:val="12"/>
              </w:rPr>
            </w:pPr>
          </w:p>
          <w:p w14:paraId="37147630" w14:textId="77777777" w:rsidR="00AC463F" w:rsidRDefault="00AC463F" w:rsidP="00427756">
            <w:pPr>
              <w:rPr>
                <w:rFonts w:ascii="Lucida Console" w:hAnsi="Lucida Console"/>
                <w:sz w:val="12"/>
                <w:szCs w:val="12"/>
              </w:rPr>
            </w:pPr>
          </w:p>
          <w:p w14:paraId="3B3B695D" w14:textId="3044434A" w:rsidR="00427756" w:rsidDel="009903E3" w:rsidRDefault="00427756" w:rsidP="00427756">
            <w:pPr>
              <w:rPr>
                <w:del w:id="2546" w:author="Omar Cardona" w:date="2016-10-08T19:58:00Z"/>
                <w:rFonts w:ascii="Lucida Console" w:hAnsi="Lucida Console"/>
                <w:color w:val="000000" w:themeColor="text1"/>
                <w:sz w:val="12"/>
                <w:szCs w:val="12"/>
              </w:rPr>
            </w:pPr>
            <w:r w:rsidRPr="009903E3">
              <w:rPr>
                <w:rFonts w:ascii="Lucida Console" w:hAnsi="Lucida Console"/>
                <w:color w:val="000000" w:themeColor="text1"/>
                <w:sz w:val="12"/>
                <w:szCs w:val="12"/>
                <w:rPrChange w:id="2547" w:author="Omar Cardona" w:date="2016-11-21T23:47:00Z">
                  <w:rPr>
                    <w:rFonts w:ascii="Lucida Console" w:hAnsi="Lucida Console"/>
                    <w:color w:val="009900"/>
                    <w:sz w:val="12"/>
                    <w:szCs w:val="12"/>
                  </w:rPr>
                </w:rPrChange>
              </w:rPr>
              <w:t># Indirectly confirm the MAC associations</w:t>
            </w:r>
          </w:p>
          <w:p w14:paraId="45D63849" w14:textId="77777777" w:rsidR="009903E3" w:rsidRPr="009903E3" w:rsidRDefault="009903E3" w:rsidP="00427756">
            <w:pPr>
              <w:rPr>
                <w:ins w:id="2548" w:author="Omar Cardona" w:date="2016-11-21T23:47:00Z"/>
                <w:rFonts w:ascii="Lucida Console" w:hAnsi="Lucida Console"/>
                <w:color w:val="000000" w:themeColor="text1"/>
                <w:sz w:val="12"/>
                <w:szCs w:val="12"/>
                <w:rPrChange w:id="2549" w:author="Omar Cardona" w:date="2016-11-21T23:47:00Z">
                  <w:rPr>
                    <w:ins w:id="2550" w:author="Omar Cardona" w:date="2016-11-21T23:47:00Z"/>
                    <w:rFonts w:ascii="Lucida Console" w:hAnsi="Lucida Console"/>
                    <w:color w:val="00B050"/>
                    <w:sz w:val="12"/>
                    <w:szCs w:val="12"/>
                  </w:rPr>
                </w:rPrChange>
              </w:rPr>
            </w:pPr>
          </w:p>
          <w:p w14:paraId="7145F045" w14:textId="77777777" w:rsidR="00427756" w:rsidRDefault="00427756" w:rsidP="00427756">
            <w:pPr>
              <w:rPr>
                <w:rFonts w:ascii="Lucida Console" w:hAnsi="Lucida Console"/>
                <w:sz w:val="12"/>
                <w:szCs w:val="12"/>
              </w:rPr>
            </w:pPr>
          </w:p>
          <w:p w14:paraId="231F7EF4" w14:textId="69158BEA" w:rsidR="00427756" w:rsidRPr="00FF1789" w:rsidRDefault="00427756" w:rsidP="00427756">
            <w:pPr>
              <w:rPr>
                <w:rFonts w:ascii="Lucida Console" w:hAnsi="Lucida Console"/>
                <w:b/>
                <w:sz w:val="12"/>
                <w:szCs w:val="12"/>
              </w:rPr>
            </w:pPr>
            <w:del w:id="2551" w:author="Omar Cardona" w:date="2016-10-08T19:59:00Z">
              <w:r w:rsidRPr="00FF1789" w:rsidDel="00AC463F">
                <w:rPr>
                  <w:rFonts w:ascii="Lucida Console" w:hAnsi="Lucida Console"/>
                  <w:sz w:val="12"/>
                  <w:szCs w:val="12"/>
                </w:rPr>
                <w:delText xml:space="preserve">PS C:\TEST&gt; </w:delText>
              </w:r>
            </w:del>
            <w:r w:rsidRPr="00FF1789">
              <w:rPr>
                <w:rFonts w:ascii="Lucida Console" w:hAnsi="Lucida Console"/>
                <w:b/>
                <w:sz w:val="12"/>
                <w:szCs w:val="12"/>
              </w:rPr>
              <w:t>Get-</w:t>
            </w:r>
            <w:proofErr w:type="spellStart"/>
            <w:r w:rsidRPr="00FF1789">
              <w:rPr>
                <w:rFonts w:ascii="Lucida Console" w:hAnsi="Lucida Console"/>
                <w:b/>
                <w:sz w:val="12"/>
                <w:szCs w:val="12"/>
              </w:rPr>
              <w:t>NetAdapterVmqQueue</w:t>
            </w:r>
            <w:proofErr w:type="spellEnd"/>
          </w:p>
          <w:p w14:paraId="0A562219" w14:textId="77777777" w:rsidR="00427756" w:rsidRPr="00FF1789" w:rsidRDefault="00427756" w:rsidP="00427756">
            <w:pPr>
              <w:rPr>
                <w:rFonts w:ascii="Lucida Console" w:hAnsi="Lucida Console"/>
                <w:sz w:val="12"/>
                <w:szCs w:val="12"/>
              </w:rPr>
            </w:pPr>
          </w:p>
          <w:p w14:paraId="2566C930"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Name                           </w:t>
            </w:r>
            <w:proofErr w:type="spellStart"/>
            <w:r w:rsidRPr="00FF1789">
              <w:rPr>
                <w:rFonts w:ascii="Lucida Console" w:hAnsi="Lucida Console"/>
                <w:sz w:val="12"/>
                <w:szCs w:val="12"/>
              </w:rPr>
              <w:t>QueueID</w:t>
            </w:r>
            <w:proofErr w:type="spellEnd"/>
            <w:r w:rsidRPr="00FF1789">
              <w:rPr>
                <w:rFonts w:ascii="Lucida Console" w:hAnsi="Lucida Console"/>
                <w:sz w:val="12"/>
                <w:szCs w:val="12"/>
              </w:rPr>
              <w:t xml:space="preserve"> </w:t>
            </w:r>
            <w:proofErr w:type="spellStart"/>
            <w:r w:rsidRPr="00FF1789">
              <w:rPr>
                <w:rFonts w:ascii="Lucida Console" w:hAnsi="Lucida Console"/>
                <w:sz w:val="12"/>
                <w:szCs w:val="12"/>
              </w:rPr>
              <w:t>MacAddress</w:t>
            </w:r>
            <w:proofErr w:type="spellEnd"/>
            <w:r w:rsidRPr="00FF1789">
              <w:rPr>
                <w:rFonts w:ascii="Lucida Console" w:hAnsi="Lucida Console"/>
                <w:sz w:val="12"/>
                <w:szCs w:val="12"/>
              </w:rPr>
              <w:t xml:space="preserve">        </w:t>
            </w:r>
            <w:proofErr w:type="spellStart"/>
            <w:r w:rsidRPr="00FF1789">
              <w:rPr>
                <w:rFonts w:ascii="Lucida Console" w:hAnsi="Lucida Console"/>
                <w:sz w:val="12"/>
                <w:szCs w:val="12"/>
              </w:rPr>
              <w:t>VlanID</w:t>
            </w:r>
            <w:proofErr w:type="spellEnd"/>
            <w:r w:rsidRPr="00FF1789">
              <w:rPr>
                <w:rFonts w:ascii="Lucida Console" w:hAnsi="Lucida Console"/>
                <w:sz w:val="12"/>
                <w:szCs w:val="12"/>
              </w:rPr>
              <w:t xml:space="preserve"> Processor </w:t>
            </w:r>
            <w:proofErr w:type="spellStart"/>
            <w:r w:rsidRPr="00FF1789">
              <w:rPr>
                <w:rFonts w:ascii="Lucida Console" w:hAnsi="Lucida Console"/>
                <w:sz w:val="12"/>
                <w:szCs w:val="12"/>
              </w:rPr>
              <w:t>VmFriendlyName</w:t>
            </w:r>
            <w:proofErr w:type="spellEnd"/>
            <w:r w:rsidRPr="00FF1789">
              <w:rPr>
                <w:rFonts w:ascii="Lucida Console" w:hAnsi="Lucida Console"/>
                <w:sz w:val="12"/>
                <w:szCs w:val="12"/>
              </w:rPr>
              <w:t xml:space="preserve">                        </w:t>
            </w:r>
          </w:p>
          <w:p w14:paraId="73410170"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                           ------- ----------        ------ --------- --------------                        </w:t>
            </w:r>
          </w:p>
          <w:p w14:paraId="1FE11F13"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TEST-40G-1                     1       E4-1D-2D-07-40-71 101    0:17                                            </w:t>
            </w:r>
          </w:p>
          <w:p w14:paraId="1A71D945"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highlight w:val="yellow"/>
              </w:rPr>
              <w:t>TEST-40G-1</w:t>
            </w:r>
            <w:r w:rsidRPr="00FF1789">
              <w:rPr>
                <w:rFonts w:ascii="Lucida Console" w:hAnsi="Lucida Console"/>
                <w:sz w:val="12"/>
                <w:szCs w:val="12"/>
              </w:rPr>
              <w:t xml:space="preserve">                     2       00-15-5D-30-AA-</w:t>
            </w:r>
            <w:r w:rsidRPr="00FF1789">
              <w:rPr>
                <w:rFonts w:ascii="Lucida Console" w:hAnsi="Lucida Console"/>
                <w:sz w:val="12"/>
                <w:szCs w:val="12"/>
                <w:highlight w:val="yellow"/>
              </w:rPr>
              <w:t>00</w:t>
            </w:r>
            <w:r w:rsidRPr="00FF1789">
              <w:rPr>
                <w:rFonts w:ascii="Lucida Console" w:hAnsi="Lucida Console"/>
                <w:sz w:val="12"/>
                <w:szCs w:val="12"/>
              </w:rPr>
              <w:t xml:space="preserve"> 102    0:17                                            </w:t>
            </w:r>
          </w:p>
          <w:p w14:paraId="1CA8FCD7" w14:textId="02E13277" w:rsidR="00427756" w:rsidRDefault="00427756" w:rsidP="00427756">
            <w:pPr>
              <w:rPr>
                <w:ins w:id="2552" w:author="Brian Leong (Inspur Worldwide Services Ltd)" w:date="2016-10-05T10:25:00Z"/>
                <w:rFonts w:ascii="Lucida Console" w:hAnsi="Lucida Console"/>
                <w:sz w:val="12"/>
                <w:szCs w:val="12"/>
              </w:rPr>
            </w:pPr>
            <w:r w:rsidRPr="00FF1789">
              <w:rPr>
                <w:rFonts w:ascii="Lucida Console" w:hAnsi="Lucida Console"/>
                <w:sz w:val="12"/>
                <w:szCs w:val="12"/>
                <w:highlight w:val="yellow"/>
              </w:rPr>
              <w:t>TEST-40G-2</w:t>
            </w:r>
            <w:r w:rsidRPr="00FF1789">
              <w:rPr>
                <w:rFonts w:ascii="Lucida Console" w:hAnsi="Lucida Console"/>
                <w:sz w:val="12"/>
                <w:szCs w:val="12"/>
              </w:rPr>
              <w:t xml:space="preserve">                     1       00-15-5D-30-AA-</w:t>
            </w:r>
            <w:r w:rsidRPr="00FF1789">
              <w:rPr>
                <w:rFonts w:ascii="Lucida Console" w:hAnsi="Lucida Console"/>
                <w:sz w:val="12"/>
                <w:szCs w:val="12"/>
                <w:highlight w:val="yellow"/>
              </w:rPr>
              <w:t>01</w:t>
            </w:r>
            <w:r w:rsidRPr="00FF1789">
              <w:rPr>
                <w:rFonts w:ascii="Lucida Console" w:hAnsi="Lucida Console"/>
                <w:sz w:val="12"/>
                <w:szCs w:val="12"/>
              </w:rPr>
              <w:t xml:space="preserve"> 102    0:</w:t>
            </w:r>
            <w:del w:id="2553" w:author="Brian Leong (Inspur Worldwide Services Ltd)" w:date="2016-10-05T10:25:00Z">
              <w:r w:rsidRPr="00FF1789" w:rsidDel="00C81B4C">
                <w:rPr>
                  <w:rFonts w:ascii="Lucida Console" w:hAnsi="Lucida Console"/>
                  <w:sz w:val="12"/>
                  <w:szCs w:val="12"/>
                </w:rPr>
                <w:delText xml:space="preserve">17    </w:delText>
              </w:r>
            </w:del>
            <w:ins w:id="2554" w:author="Brian Leong (Inspur Worldwide Services Ltd)" w:date="2016-10-05T10:25:00Z">
              <w:r w:rsidR="00C81B4C" w:rsidRPr="00FF1789">
                <w:rPr>
                  <w:rFonts w:ascii="Lucida Console" w:hAnsi="Lucida Console"/>
                  <w:sz w:val="12"/>
                  <w:szCs w:val="12"/>
                </w:rPr>
                <w:t>17</w:t>
              </w:r>
            </w:ins>
          </w:p>
          <w:p w14:paraId="1459B2F0" w14:textId="50325209" w:rsidR="00C81B4C" w:rsidDel="00AC463F" w:rsidRDefault="00C81B4C" w:rsidP="00427756">
            <w:pPr>
              <w:rPr>
                <w:ins w:id="2555" w:author="Brian Leong (Inspur Worldwide Services Ltd)" w:date="2016-10-05T10:25:00Z"/>
                <w:del w:id="2556" w:author="Omar Cardona" w:date="2016-10-08T19:59:00Z"/>
                <w:rFonts w:ascii="Lucida Console" w:hAnsi="Lucida Console"/>
                <w:sz w:val="12"/>
                <w:szCs w:val="12"/>
              </w:rPr>
            </w:pPr>
          </w:p>
          <w:p w14:paraId="582BD588" w14:textId="468E188D" w:rsidR="00C81B4C" w:rsidRPr="00905727" w:rsidDel="00AC463F" w:rsidRDefault="00C81B4C" w:rsidP="00C81B4C">
            <w:pPr>
              <w:rPr>
                <w:ins w:id="2557" w:author="Brian Leong (Inspur Worldwide Services Ltd)" w:date="2016-10-05T10:25:00Z"/>
                <w:del w:id="2558" w:author="Omar Cardona" w:date="2016-10-08T19:59:00Z"/>
                <w:rFonts w:ascii="Lucida Console" w:eastAsia="Times New Roman" w:hAnsi="Lucida Console" w:cs="Calibri"/>
                <w:color w:val="7030A0"/>
                <w:sz w:val="12"/>
                <w:szCs w:val="12"/>
              </w:rPr>
            </w:pPr>
            <w:ins w:id="2559" w:author="Brian Leong (Inspur Worldwide Services Ltd)" w:date="2016-10-05T10:25:00Z">
              <w:del w:id="2560" w:author="Omar Cardona" w:date="2016-10-08T19:59:00Z">
                <w:r w:rsidRPr="00836A5F" w:rsidDel="00AC463F">
                  <w:rPr>
                    <w:rFonts w:ascii="Lucida Console" w:eastAsia="Times New Roman" w:hAnsi="Lucida Console" w:cs="Calibri"/>
                    <w:color w:val="7030A0"/>
                    <w:sz w:val="12"/>
                    <w:szCs w:val="12"/>
                    <w:highlight w:val="red"/>
                    <w:rPrChange w:id="2561" w:author="Omar Cardona" w:date="2016-10-07T20:32:00Z">
                      <w:rPr>
                        <w:rFonts w:ascii="Lucida Console" w:eastAsia="Times New Roman" w:hAnsi="Lucida Console" w:cs="Calibri"/>
                        <w:color w:val="7030A0"/>
                        <w:sz w:val="12"/>
                        <w:szCs w:val="12"/>
                      </w:rPr>
                    </w:rPrChange>
                  </w:rPr>
                  <w:delText>[Brian: OK for dual-port SET switch scenario.]</w:delText>
                </w:r>
              </w:del>
            </w:ins>
          </w:p>
          <w:p w14:paraId="358205F8" w14:textId="24ABA577" w:rsidR="00C81B4C" w:rsidDel="00C81B4C" w:rsidRDefault="00C81B4C" w:rsidP="00427756">
            <w:pPr>
              <w:rPr>
                <w:del w:id="2562" w:author="Brian Leong (Inspur Worldwide Services Ltd)" w:date="2016-10-05T10:25:00Z"/>
                <w:rFonts w:ascii="Lucida Console" w:hAnsi="Lucida Console"/>
                <w:sz w:val="12"/>
                <w:szCs w:val="12"/>
              </w:rPr>
            </w:pPr>
          </w:p>
          <w:p w14:paraId="07ECB56A" w14:textId="77777777" w:rsidR="00427756" w:rsidRDefault="00427756" w:rsidP="00294D47">
            <w:pPr>
              <w:rPr>
                <w:rFonts w:ascii="Lucida Console" w:hAnsi="Lucida Console"/>
                <w:sz w:val="12"/>
                <w:szCs w:val="12"/>
              </w:rPr>
            </w:pPr>
          </w:p>
        </w:tc>
      </w:tr>
      <w:tr w:rsidR="00607566" w:rsidRPr="007A4C93" w14:paraId="3A92D02D" w14:textId="77777777" w:rsidTr="001058D9">
        <w:tc>
          <w:tcPr>
            <w:tcW w:w="361" w:type="dxa"/>
            <w:tcPrChange w:id="2563" w:author="Omar Cardona" w:date="2016-10-08T21:56:00Z">
              <w:tcPr>
                <w:tcW w:w="265" w:type="dxa"/>
              </w:tcPr>
            </w:tcPrChange>
          </w:tcPr>
          <w:p w14:paraId="1419AB0B" w14:textId="26826615" w:rsidR="00607566" w:rsidRPr="001058D9" w:rsidRDefault="001058D9" w:rsidP="00294D47">
            <w:pPr>
              <w:rPr>
                <w:rFonts w:ascii="Lucida Console" w:hAnsi="Lucida Console"/>
                <w:b/>
                <w:sz w:val="12"/>
                <w:szCs w:val="12"/>
                <w:rPrChange w:id="2564" w:author="Omar Cardona" w:date="2016-10-08T21:56:00Z">
                  <w:rPr>
                    <w:rFonts w:ascii="Lucida Console" w:hAnsi="Lucida Console"/>
                    <w:sz w:val="12"/>
                    <w:szCs w:val="12"/>
                  </w:rPr>
                </w:rPrChange>
              </w:rPr>
            </w:pPr>
            <w:ins w:id="2565" w:author="Omar Cardona" w:date="2016-10-08T21:56:00Z">
              <w:r w:rsidRPr="001058D9">
                <w:rPr>
                  <w:rFonts w:ascii="Lucida Console" w:hAnsi="Lucida Console"/>
                  <w:b/>
                  <w:sz w:val="12"/>
                  <w:szCs w:val="12"/>
                  <w:rPrChange w:id="2566" w:author="Omar Cardona" w:date="2016-10-08T21:56:00Z">
                    <w:rPr>
                      <w:rFonts w:ascii="Lucida Console" w:hAnsi="Lucida Console"/>
                      <w:sz w:val="12"/>
                      <w:szCs w:val="12"/>
                    </w:rPr>
                  </w:rPrChange>
                </w:rPr>
                <w:lastRenderedPageBreak/>
                <w:t>11</w:t>
              </w:r>
            </w:ins>
          </w:p>
        </w:tc>
        <w:tc>
          <w:tcPr>
            <w:tcW w:w="268" w:type="dxa"/>
            <w:tcPrChange w:id="2567" w:author="Omar Cardona" w:date="2016-10-08T21:56:00Z">
              <w:tcPr>
                <w:tcW w:w="270" w:type="dxa"/>
              </w:tcPr>
            </w:tcPrChange>
          </w:tcPr>
          <w:p w14:paraId="37C37361" w14:textId="77777777" w:rsidR="00607566" w:rsidRPr="007A4C93" w:rsidRDefault="00607566" w:rsidP="00294D47">
            <w:pPr>
              <w:rPr>
                <w:rFonts w:ascii="Lucida Console" w:hAnsi="Lucida Console"/>
                <w:sz w:val="12"/>
                <w:szCs w:val="12"/>
              </w:rPr>
            </w:pPr>
          </w:p>
        </w:tc>
        <w:tc>
          <w:tcPr>
            <w:tcW w:w="236" w:type="dxa"/>
            <w:shd w:val="clear" w:color="auto" w:fill="00B0F0"/>
            <w:tcPrChange w:id="2568" w:author="Omar Cardona" w:date="2016-10-08T21:56:00Z">
              <w:tcPr>
                <w:tcW w:w="236" w:type="dxa"/>
                <w:shd w:val="clear" w:color="auto" w:fill="00B0F0"/>
              </w:tcPr>
            </w:tcPrChange>
          </w:tcPr>
          <w:p w14:paraId="602E146C" w14:textId="77777777" w:rsidR="00607566" w:rsidRPr="007A4C93" w:rsidRDefault="00607566" w:rsidP="00294D47">
            <w:pPr>
              <w:rPr>
                <w:rFonts w:ascii="Lucida Console" w:hAnsi="Lucida Console"/>
                <w:sz w:val="12"/>
                <w:szCs w:val="12"/>
              </w:rPr>
            </w:pPr>
          </w:p>
        </w:tc>
        <w:tc>
          <w:tcPr>
            <w:tcW w:w="9925" w:type="dxa"/>
            <w:tcPrChange w:id="2569" w:author="Omar Cardona" w:date="2016-10-08T21:56:00Z">
              <w:tcPr>
                <w:tcW w:w="10019" w:type="dxa"/>
              </w:tcPr>
            </w:tcPrChange>
          </w:tcPr>
          <w:p w14:paraId="69DF9362" w14:textId="77777777" w:rsidR="00607566" w:rsidRDefault="00607566" w:rsidP="00294D47">
            <w:pPr>
              <w:rPr>
                <w:rFonts w:ascii="Lucida Console" w:hAnsi="Lucida Console"/>
                <w:sz w:val="12"/>
                <w:szCs w:val="12"/>
              </w:rPr>
            </w:pPr>
          </w:p>
          <w:p w14:paraId="4126118F" w14:textId="21634144" w:rsidR="00607566" w:rsidRPr="00234824" w:rsidRDefault="00607566" w:rsidP="00607566">
            <w:pPr>
              <w:rPr>
                <w:rFonts w:ascii="Lucida Console" w:hAnsi="Lucida Console"/>
                <w:b/>
                <w:color w:val="FF0000"/>
                <w:sz w:val="12"/>
                <w:szCs w:val="12"/>
              </w:rPr>
            </w:pPr>
            <w:r w:rsidRPr="00234824">
              <w:rPr>
                <w:rFonts w:ascii="Lucida Console" w:hAnsi="Lucida Console"/>
                <w:b/>
                <w:color w:val="FF0000"/>
                <w:sz w:val="12"/>
                <w:szCs w:val="12"/>
              </w:rPr>
              <w:t>!!!IMPORTANT!!! – Run command</w:t>
            </w:r>
            <w:r w:rsidR="00E16760">
              <w:rPr>
                <w:rFonts w:ascii="Lucida Console" w:hAnsi="Lucida Console"/>
                <w:b/>
                <w:color w:val="FF0000"/>
                <w:sz w:val="12"/>
                <w:szCs w:val="12"/>
              </w:rPr>
              <w:t>s</w:t>
            </w:r>
            <w:r w:rsidRPr="00234824">
              <w:rPr>
                <w:rFonts w:ascii="Lucida Console" w:hAnsi="Lucida Console"/>
                <w:b/>
                <w:color w:val="FF0000"/>
                <w:sz w:val="12"/>
                <w:szCs w:val="12"/>
              </w:rPr>
              <w:t xml:space="preserve"> on remote system</w:t>
            </w:r>
          </w:p>
          <w:p w14:paraId="6C7C778F" w14:textId="77777777" w:rsidR="00607566" w:rsidRPr="009903E3" w:rsidRDefault="00607566" w:rsidP="00607566">
            <w:pPr>
              <w:rPr>
                <w:rFonts w:ascii="Lucida Console" w:hAnsi="Lucida Console"/>
                <w:color w:val="000000" w:themeColor="text1"/>
                <w:sz w:val="12"/>
                <w:szCs w:val="12"/>
                <w:rPrChange w:id="2570" w:author="Omar Cardona" w:date="2016-11-21T23:47:00Z">
                  <w:rPr>
                    <w:rFonts w:ascii="Lucida Console" w:hAnsi="Lucida Console"/>
                    <w:color w:val="009900"/>
                    <w:sz w:val="12"/>
                    <w:szCs w:val="12"/>
                  </w:rPr>
                </w:rPrChange>
              </w:rPr>
            </w:pPr>
            <w:r w:rsidRPr="009903E3">
              <w:rPr>
                <w:rFonts w:ascii="Lucida Console" w:hAnsi="Lucida Console"/>
                <w:color w:val="000000" w:themeColor="text1"/>
                <w:sz w:val="12"/>
                <w:szCs w:val="12"/>
                <w:rPrChange w:id="2571" w:author="Omar Cardona" w:date="2016-11-21T23:47:00Z">
                  <w:rPr>
                    <w:rFonts w:ascii="Lucida Console" w:hAnsi="Lucida Console"/>
                    <w:color w:val="009900"/>
                    <w:sz w:val="12"/>
                    <w:szCs w:val="12"/>
                  </w:rPr>
                </w:rPrChange>
              </w:rPr>
              <w:t xml:space="preserve"># Since both Host </w:t>
            </w:r>
            <w:proofErr w:type="spellStart"/>
            <w:r w:rsidRPr="009903E3">
              <w:rPr>
                <w:rFonts w:ascii="Lucida Console" w:hAnsi="Lucida Console"/>
                <w:color w:val="000000" w:themeColor="text1"/>
                <w:sz w:val="12"/>
                <w:szCs w:val="12"/>
                <w:rPrChange w:id="2572" w:author="Omar Cardona" w:date="2016-11-21T23:47:00Z">
                  <w:rPr>
                    <w:rFonts w:ascii="Lucida Console" w:hAnsi="Lucida Console"/>
                    <w:color w:val="009900"/>
                    <w:sz w:val="12"/>
                    <w:szCs w:val="12"/>
                  </w:rPr>
                </w:rPrChange>
              </w:rPr>
              <w:t>vNICs</w:t>
            </w:r>
            <w:proofErr w:type="spellEnd"/>
            <w:r w:rsidRPr="009903E3">
              <w:rPr>
                <w:rFonts w:ascii="Lucida Console" w:hAnsi="Lucida Console"/>
                <w:color w:val="000000" w:themeColor="text1"/>
                <w:sz w:val="12"/>
                <w:szCs w:val="12"/>
                <w:rPrChange w:id="2573" w:author="Omar Cardona" w:date="2016-11-21T23:47:00Z">
                  <w:rPr>
                    <w:rFonts w:ascii="Lucida Console" w:hAnsi="Lucida Console"/>
                    <w:color w:val="009900"/>
                    <w:sz w:val="12"/>
                    <w:szCs w:val="12"/>
                  </w:rPr>
                </w:rPrChange>
              </w:rPr>
              <w:t xml:space="preserve"> reside on the same subnet _AND_ same VLAN ID (102), then validate the reachability from the remote system.  </w:t>
            </w:r>
          </w:p>
          <w:p w14:paraId="7E039644" w14:textId="77777777" w:rsidR="00607566" w:rsidRDefault="00607566" w:rsidP="00607566">
            <w:pPr>
              <w:rPr>
                <w:rFonts w:ascii="Lucida Console" w:hAnsi="Lucida Console"/>
                <w:sz w:val="12"/>
                <w:szCs w:val="12"/>
              </w:rPr>
            </w:pPr>
          </w:p>
          <w:p w14:paraId="1A803884" w14:textId="6C7FE3AD" w:rsidR="00234824" w:rsidRPr="00234824" w:rsidRDefault="00234824" w:rsidP="00234824">
            <w:pPr>
              <w:rPr>
                <w:rFonts w:ascii="Lucida Console" w:hAnsi="Lucida Console"/>
                <w:b/>
                <w:sz w:val="12"/>
                <w:szCs w:val="12"/>
              </w:rPr>
            </w:pPr>
            <w:del w:id="2574" w:author="Omar Cardona" w:date="2016-10-08T19:59:00Z">
              <w:r w:rsidRPr="00234824" w:rsidDel="00262FFE">
                <w:rPr>
                  <w:rFonts w:ascii="Lucida Console" w:hAnsi="Lucida Console"/>
                  <w:sz w:val="12"/>
                  <w:szCs w:val="12"/>
                </w:rPr>
                <w:delText xml:space="preserve">PS C:\TEST&gt; </w:delText>
              </w:r>
            </w:del>
            <w:r w:rsidRPr="00234824">
              <w:rPr>
                <w:rFonts w:ascii="Lucida Console" w:hAnsi="Lucida Console"/>
                <w:b/>
                <w:sz w:val="12"/>
                <w:szCs w:val="12"/>
              </w:rPr>
              <w:t>Test-</w:t>
            </w:r>
            <w:proofErr w:type="spellStart"/>
            <w:r w:rsidRPr="00234824">
              <w:rPr>
                <w:rFonts w:ascii="Lucida Console" w:hAnsi="Lucida Console"/>
                <w:b/>
                <w:sz w:val="12"/>
                <w:szCs w:val="12"/>
              </w:rPr>
              <w:t>NetConnection</w:t>
            </w:r>
            <w:proofErr w:type="spellEnd"/>
            <w:r w:rsidRPr="00234824">
              <w:rPr>
                <w:rFonts w:ascii="Lucida Console" w:hAnsi="Lucida Console"/>
                <w:b/>
                <w:sz w:val="12"/>
                <w:szCs w:val="12"/>
              </w:rPr>
              <w:t xml:space="preserve"> 192.168.2.</w:t>
            </w:r>
            <w:r w:rsidRPr="00234824">
              <w:rPr>
                <w:rFonts w:ascii="Lucida Console" w:hAnsi="Lucida Console"/>
                <w:b/>
                <w:sz w:val="12"/>
                <w:szCs w:val="12"/>
                <w:highlight w:val="yellow"/>
              </w:rPr>
              <w:t>111</w:t>
            </w:r>
          </w:p>
          <w:p w14:paraId="4404E590" w14:textId="77777777" w:rsidR="00234824" w:rsidRPr="00234824" w:rsidRDefault="00234824" w:rsidP="00234824">
            <w:pPr>
              <w:rPr>
                <w:rFonts w:ascii="Lucida Console" w:hAnsi="Lucida Console"/>
                <w:sz w:val="12"/>
                <w:szCs w:val="12"/>
              </w:rPr>
            </w:pPr>
          </w:p>
          <w:p w14:paraId="0AE79557" w14:textId="77777777" w:rsidR="00234824" w:rsidRPr="00234824" w:rsidRDefault="00234824" w:rsidP="00234824">
            <w:pPr>
              <w:rPr>
                <w:rFonts w:ascii="Lucida Console" w:hAnsi="Lucida Console"/>
                <w:sz w:val="12"/>
                <w:szCs w:val="12"/>
              </w:rPr>
            </w:pPr>
          </w:p>
          <w:p w14:paraId="7158DDC7"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ComputerName</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192.168.2.111</w:t>
            </w:r>
          </w:p>
          <w:p w14:paraId="79411DD1"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RemoteAddress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192.168.2.111</w:t>
            </w:r>
          </w:p>
          <w:p w14:paraId="5221C4F3"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InterfaceAlias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Test-40G-2</w:t>
            </w:r>
          </w:p>
          <w:p w14:paraId="748D7903"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SourceAddress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192.168.2.5</w:t>
            </w:r>
          </w:p>
          <w:p w14:paraId="72686704"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highlight w:val="yellow"/>
              </w:rPr>
              <w:t>PingSucceeded</w:t>
            </w:r>
            <w:proofErr w:type="spellEnd"/>
            <w:r w:rsidRPr="00234824">
              <w:rPr>
                <w:rFonts w:ascii="Lucida Console" w:hAnsi="Lucida Console"/>
                <w:sz w:val="12"/>
                <w:szCs w:val="12"/>
                <w:highlight w:val="yellow"/>
              </w:rPr>
              <w:t xml:space="preserve">        </w:t>
            </w:r>
            <w:proofErr w:type="gramStart"/>
            <w:r w:rsidRPr="00234824">
              <w:rPr>
                <w:rFonts w:ascii="Lucida Console" w:hAnsi="Lucida Console"/>
                <w:sz w:val="12"/>
                <w:szCs w:val="12"/>
                <w:highlight w:val="yellow"/>
              </w:rPr>
              <w:t xml:space="preserve">  :</w:t>
            </w:r>
            <w:proofErr w:type="gramEnd"/>
            <w:r w:rsidRPr="00234824">
              <w:rPr>
                <w:rFonts w:ascii="Lucida Console" w:hAnsi="Lucida Console"/>
                <w:sz w:val="12"/>
                <w:szCs w:val="12"/>
                <w:highlight w:val="yellow"/>
              </w:rPr>
              <w:t xml:space="preserve"> True</w:t>
            </w:r>
          </w:p>
          <w:p w14:paraId="2A44F945"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PingReplyDetails</w:t>
            </w:r>
            <w:proofErr w:type="spellEnd"/>
            <w:r w:rsidRPr="00234824">
              <w:rPr>
                <w:rFonts w:ascii="Lucida Console" w:hAnsi="Lucida Console"/>
                <w:sz w:val="12"/>
                <w:szCs w:val="12"/>
              </w:rPr>
              <w:t xml:space="preserve"> (RTT</w:t>
            </w:r>
            <w:proofErr w:type="gramStart"/>
            <w:r w:rsidRPr="00234824">
              <w:rPr>
                <w:rFonts w:ascii="Lucida Console" w:hAnsi="Lucida Console"/>
                <w:sz w:val="12"/>
                <w:szCs w:val="12"/>
              </w:rPr>
              <w:t>) :</w:t>
            </w:r>
            <w:proofErr w:type="gramEnd"/>
            <w:r w:rsidRPr="00234824">
              <w:rPr>
                <w:rFonts w:ascii="Lucida Console" w:hAnsi="Lucida Console"/>
                <w:sz w:val="12"/>
                <w:szCs w:val="12"/>
              </w:rPr>
              <w:t xml:space="preserve"> 0 </w:t>
            </w:r>
            <w:proofErr w:type="spellStart"/>
            <w:r w:rsidRPr="00234824">
              <w:rPr>
                <w:rFonts w:ascii="Lucida Console" w:hAnsi="Lucida Console"/>
                <w:sz w:val="12"/>
                <w:szCs w:val="12"/>
              </w:rPr>
              <w:t>ms</w:t>
            </w:r>
            <w:proofErr w:type="spellEnd"/>
          </w:p>
          <w:p w14:paraId="331B8670" w14:textId="6E183018" w:rsidR="00234824" w:rsidRPr="00234824" w:rsidDel="006466F7" w:rsidRDefault="00234824" w:rsidP="00234824">
            <w:pPr>
              <w:rPr>
                <w:del w:id="2575" w:author="Brian Leong (Inspur Worldwide Services Ltd)" w:date="2016-10-05T10:55:00Z"/>
                <w:rFonts w:ascii="Lucida Console" w:hAnsi="Lucida Console"/>
                <w:sz w:val="12"/>
                <w:szCs w:val="12"/>
              </w:rPr>
            </w:pPr>
          </w:p>
          <w:p w14:paraId="42013D45" w14:textId="30FA05A0" w:rsidR="00234824" w:rsidRPr="00234824" w:rsidDel="006466F7" w:rsidRDefault="00234824" w:rsidP="00234824">
            <w:pPr>
              <w:rPr>
                <w:del w:id="2576" w:author="Brian Leong (Inspur Worldwide Services Ltd)" w:date="2016-10-05T10:55:00Z"/>
                <w:rFonts w:ascii="Lucida Console" w:hAnsi="Lucida Console"/>
                <w:sz w:val="12"/>
                <w:szCs w:val="12"/>
              </w:rPr>
            </w:pPr>
          </w:p>
          <w:p w14:paraId="44985DF4" w14:textId="02B69D2D" w:rsidR="00234824" w:rsidRPr="00234824" w:rsidDel="006466F7" w:rsidRDefault="00234824" w:rsidP="00234824">
            <w:pPr>
              <w:rPr>
                <w:del w:id="2577" w:author="Brian Leong (Inspur Worldwide Services Ltd)" w:date="2016-10-05T10:55:00Z"/>
                <w:rFonts w:ascii="Lucida Console" w:hAnsi="Lucida Console"/>
                <w:sz w:val="12"/>
                <w:szCs w:val="12"/>
              </w:rPr>
            </w:pPr>
          </w:p>
          <w:p w14:paraId="245923F9" w14:textId="77777777" w:rsidR="00234824" w:rsidRPr="00234824" w:rsidRDefault="00234824" w:rsidP="00234824">
            <w:pPr>
              <w:rPr>
                <w:rFonts w:ascii="Lucida Console" w:hAnsi="Lucida Console"/>
                <w:sz w:val="12"/>
                <w:szCs w:val="12"/>
              </w:rPr>
            </w:pPr>
          </w:p>
          <w:p w14:paraId="0AC5C221" w14:textId="014E5033" w:rsidR="00234824" w:rsidRPr="00234824" w:rsidRDefault="00234824" w:rsidP="00234824">
            <w:pPr>
              <w:rPr>
                <w:rFonts w:ascii="Lucida Console" w:hAnsi="Lucida Console"/>
                <w:b/>
                <w:sz w:val="12"/>
                <w:szCs w:val="12"/>
              </w:rPr>
            </w:pPr>
            <w:del w:id="2578" w:author="Omar Cardona" w:date="2016-10-08T19:59:00Z">
              <w:r w:rsidRPr="00234824" w:rsidDel="00262FFE">
                <w:rPr>
                  <w:rFonts w:ascii="Lucida Console" w:hAnsi="Lucida Console"/>
                  <w:sz w:val="12"/>
                  <w:szCs w:val="12"/>
                </w:rPr>
                <w:delText xml:space="preserve">PS C:\TEST&gt; </w:delText>
              </w:r>
            </w:del>
            <w:r w:rsidRPr="00234824">
              <w:rPr>
                <w:rFonts w:ascii="Lucida Console" w:hAnsi="Lucida Console"/>
                <w:b/>
                <w:sz w:val="12"/>
                <w:szCs w:val="12"/>
              </w:rPr>
              <w:t>Test-</w:t>
            </w:r>
            <w:proofErr w:type="spellStart"/>
            <w:r w:rsidRPr="00234824">
              <w:rPr>
                <w:rFonts w:ascii="Lucida Console" w:hAnsi="Lucida Console"/>
                <w:b/>
                <w:sz w:val="12"/>
                <w:szCs w:val="12"/>
              </w:rPr>
              <w:t>NetConnection</w:t>
            </w:r>
            <w:proofErr w:type="spellEnd"/>
            <w:r w:rsidRPr="00234824">
              <w:rPr>
                <w:rFonts w:ascii="Lucida Console" w:hAnsi="Lucida Console"/>
                <w:b/>
                <w:sz w:val="12"/>
                <w:szCs w:val="12"/>
              </w:rPr>
              <w:t xml:space="preserve"> 192.168.2.</w:t>
            </w:r>
            <w:r w:rsidRPr="00234824">
              <w:rPr>
                <w:rFonts w:ascii="Lucida Console" w:hAnsi="Lucida Console"/>
                <w:b/>
                <w:sz w:val="12"/>
                <w:szCs w:val="12"/>
                <w:highlight w:val="yellow"/>
              </w:rPr>
              <w:t>222</w:t>
            </w:r>
          </w:p>
          <w:p w14:paraId="5FB52814" w14:textId="32B876DA" w:rsidR="00234824" w:rsidRPr="00234824" w:rsidDel="006466F7" w:rsidRDefault="00234824" w:rsidP="00234824">
            <w:pPr>
              <w:rPr>
                <w:del w:id="2579" w:author="Brian Leong (Inspur Worldwide Services Ltd)" w:date="2016-10-05T10:55:00Z"/>
                <w:rFonts w:ascii="Lucida Console" w:hAnsi="Lucida Console"/>
                <w:sz w:val="12"/>
                <w:szCs w:val="12"/>
              </w:rPr>
            </w:pPr>
          </w:p>
          <w:p w14:paraId="43CF7B08" w14:textId="77777777" w:rsidR="00234824" w:rsidRPr="00234824" w:rsidRDefault="00234824" w:rsidP="00234824">
            <w:pPr>
              <w:rPr>
                <w:rFonts w:ascii="Lucida Console" w:hAnsi="Lucida Console"/>
                <w:sz w:val="12"/>
                <w:szCs w:val="12"/>
              </w:rPr>
            </w:pPr>
          </w:p>
          <w:p w14:paraId="09AFADBD"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ComputerName</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192.168.2.222</w:t>
            </w:r>
          </w:p>
          <w:p w14:paraId="33A8D83E"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RemoteAddress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192.168.2.222</w:t>
            </w:r>
          </w:p>
          <w:p w14:paraId="6F7C9F48"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InterfaceAlias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Test-40G-2</w:t>
            </w:r>
          </w:p>
          <w:p w14:paraId="1AF7886A"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rPr>
              <w:t>SourceAddress</w:t>
            </w:r>
            <w:proofErr w:type="spellEnd"/>
            <w:r w:rsidRPr="00234824">
              <w:rPr>
                <w:rFonts w:ascii="Lucida Console" w:hAnsi="Lucida Console"/>
                <w:sz w:val="12"/>
                <w:szCs w:val="12"/>
              </w:rPr>
              <w:t xml:space="preserve">        </w:t>
            </w:r>
            <w:proofErr w:type="gramStart"/>
            <w:r w:rsidRPr="00234824">
              <w:rPr>
                <w:rFonts w:ascii="Lucida Console" w:hAnsi="Lucida Console"/>
                <w:sz w:val="12"/>
                <w:szCs w:val="12"/>
              </w:rPr>
              <w:t xml:space="preserve">  :</w:t>
            </w:r>
            <w:proofErr w:type="gramEnd"/>
            <w:r w:rsidRPr="00234824">
              <w:rPr>
                <w:rFonts w:ascii="Lucida Console" w:hAnsi="Lucida Console"/>
                <w:sz w:val="12"/>
                <w:szCs w:val="12"/>
              </w:rPr>
              <w:t xml:space="preserve"> 192.168.2.5</w:t>
            </w:r>
          </w:p>
          <w:p w14:paraId="25391CB5" w14:textId="77777777" w:rsidR="00234824" w:rsidRPr="00234824" w:rsidRDefault="00234824" w:rsidP="00234824">
            <w:pPr>
              <w:rPr>
                <w:rFonts w:ascii="Lucida Console" w:hAnsi="Lucida Console"/>
                <w:sz w:val="12"/>
                <w:szCs w:val="12"/>
              </w:rPr>
            </w:pPr>
            <w:proofErr w:type="spellStart"/>
            <w:r w:rsidRPr="00234824">
              <w:rPr>
                <w:rFonts w:ascii="Lucida Console" w:hAnsi="Lucida Console"/>
                <w:sz w:val="12"/>
                <w:szCs w:val="12"/>
                <w:highlight w:val="yellow"/>
              </w:rPr>
              <w:t>PingSucceeded</w:t>
            </w:r>
            <w:proofErr w:type="spellEnd"/>
            <w:r w:rsidRPr="00234824">
              <w:rPr>
                <w:rFonts w:ascii="Lucida Console" w:hAnsi="Lucida Console"/>
                <w:sz w:val="12"/>
                <w:szCs w:val="12"/>
                <w:highlight w:val="yellow"/>
              </w:rPr>
              <w:t xml:space="preserve">        </w:t>
            </w:r>
            <w:proofErr w:type="gramStart"/>
            <w:r w:rsidRPr="00234824">
              <w:rPr>
                <w:rFonts w:ascii="Lucida Console" w:hAnsi="Lucida Console"/>
                <w:sz w:val="12"/>
                <w:szCs w:val="12"/>
                <w:highlight w:val="yellow"/>
              </w:rPr>
              <w:t xml:space="preserve">  :</w:t>
            </w:r>
            <w:proofErr w:type="gramEnd"/>
            <w:r w:rsidRPr="00234824">
              <w:rPr>
                <w:rFonts w:ascii="Lucida Console" w:hAnsi="Lucida Console"/>
                <w:sz w:val="12"/>
                <w:szCs w:val="12"/>
                <w:highlight w:val="yellow"/>
              </w:rPr>
              <w:t xml:space="preserve"> True</w:t>
            </w:r>
          </w:p>
          <w:p w14:paraId="6D24FAB8" w14:textId="77777777" w:rsidR="00607566" w:rsidRDefault="00234824" w:rsidP="00234824">
            <w:pPr>
              <w:rPr>
                <w:rFonts w:ascii="Lucida Console" w:hAnsi="Lucida Console"/>
                <w:sz w:val="12"/>
                <w:szCs w:val="12"/>
              </w:rPr>
            </w:pPr>
            <w:proofErr w:type="spellStart"/>
            <w:r w:rsidRPr="00234824">
              <w:rPr>
                <w:rFonts w:ascii="Lucida Console" w:hAnsi="Lucida Console"/>
                <w:sz w:val="12"/>
                <w:szCs w:val="12"/>
              </w:rPr>
              <w:t>PingReplyDetails</w:t>
            </w:r>
            <w:proofErr w:type="spellEnd"/>
            <w:r w:rsidRPr="00234824">
              <w:rPr>
                <w:rFonts w:ascii="Lucida Console" w:hAnsi="Lucida Console"/>
                <w:sz w:val="12"/>
                <w:szCs w:val="12"/>
              </w:rPr>
              <w:t xml:space="preserve"> (RTT</w:t>
            </w:r>
            <w:proofErr w:type="gramStart"/>
            <w:r w:rsidRPr="00234824">
              <w:rPr>
                <w:rFonts w:ascii="Lucida Console" w:hAnsi="Lucida Console"/>
                <w:sz w:val="12"/>
                <w:szCs w:val="12"/>
              </w:rPr>
              <w:t>) :</w:t>
            </w:r>
            <w:proofErr w:type="gramEnd"/>
            <w:r w:rsidRPr="00234824">
              <w:rPr>
                <w:rFonts w:ascii="Lucida Console" w:hAnsi="Lucida Console"/>
                <w:sz w:val="12"/>
                <w:szCs w:val="12"/>
              </w:rPr>
              <w:t xml:space="preserve"> 0 </w:t>
            </w:r>
            <w:proofErr w:type="spellStart"/>
            <w:r w:rsidRPr="00234824">
              <w:rPr>
                <w:rFonts w:ascii="Lucida Console" w:hAnsi="Lucida Console"/>
                <w:sz w:val="12"/>
                <w:szCs w:val="12"/>
              </w:rPr>
              <w:t>ms</w:t>
            </w:r>
            <w:proofErr w:type="spellEnd"/>
            <w:r w:rsidRPr="00234824">
              <w:rPr>
                <w:rFonts w:ascii="Lucida Console" w:hAnsi="Lucida Console"/>
                <w:sz w:val="12"/>
                <w:szCs w:val="12"/>
              </w:rPr>
              <w:t xml:space="preserve"> </w:t>
            </w:r>
          </w:p>
          <w:p w14:paraId="62D25850" w14:textId="05A384A9" w:rsidR="00234824" w:rsidRDefault="00234824" w:rsidP="00234824">
            <w:pPr>
              <w:rPr>
                <w:rFonts w:ascii="Lucida Console" w:hAnsi="Lucida Console"/>
                <w:sz w:val="12"/>
                <w:szCs w:val="12"/>
              </w:rPr>
            </w:pPr>
          </w:p>
        </w:tc>
      </w:tr>
      <w:tr w:rsidR="002E797E" w:rsidRPr="007A4C93" w14:paraId="32125D53" w14:textId="77777777" w:rsidTr="001058D9">
        <w:tc>
          <w:tcPr>
            <w:tcW w:w="361" w:type="dxa"/>
            <w:tcPrChange w:id="2580" w:author="Omar Cardona" w:date="2016-10-08T21:56:00Z">
              <w:tcPr>
                <w:tcW w:w="265" w:type="dxa"/>
              </w:tcPr>
            </w:tcPrChange>
          </w:tcPr>
          <w:p w14:paraId="1962F19A" w14:textId="6AFCEBD3" w:rsidR="002E797E" w:rsidRPr="001058D9" w:rsidRDefault="001058D9" w:rsidP="00294D47">
            <w:pPr>
              <w:rPr>
                <w:rFonts w:ascii="Lucida Console" w:hAnsi="Lucida Console"/>
                <w:b/>
                <w:sz w:val="12"/>
                <w:szCs w:val="12"/>
                <w:rPrChange w:id="2581" w:author="Omar Cardona" w:date="2016-10-08T21:56:00Z">
                  <w:rPr>
                    <w:rFonts w:ascii="Lucida Console" w:hAnsi="Lucida Console"/>
                    <w:sz w:val="12"/>
                    <w:szCs w:val="12"/>
                  </w:rPr>
                </w:rPrChange>
              </w:rPr>
            </w:pPr>
            <w:ins w:id="2582" w:author="Omar Cardona" w:date="2016-10-08T21:56:00Z">
              <w:r w:rsidRPr="001058D9">
                <w:rPr>
                  <w:rFonts w:ascii="Lucida Console" w:hAnsi="Lucida Console"/>
                  <w:b/>
                  <w:sz w:val="12"/>
                  <w:szCs w:val="12"/>
                  <w:rPrChange w:id="2583" w:author="Omar Cardona" w:date="2016-10-08T21:56:00Z">
                    <w:rPr>
                      <w:rFonts w:ascii="Lucida Console" w:hAnsi="Lucida Console"/>
                      <w:sz w:val="12"/>
                      <w:szCs w:val="12"/>
                    </w:rPr>
                  </w:rPrChange>
                </w:rPr>
                <w:t>12</w:t>
              </w:r>
            </w:ins>
          </w:p>
        </w:tc>
        <w:tc>
          <w:tcPr>
            <w:tcW w:w="268" w:type="dxa"/>
            <w:tcPrChange w:id="2584" w:author="Omar Cardona" w:date="2016-10-08T21:56:00Z">
              <w:tcPr>
                <w:tcW w:w="270" w:type="dxa"/>
              </w:tcPr>
            </w:tcPrChange>
          </w:tcPr>
          <w:p w14:paraId="03DB6A74" w14:textId="77777777" w:rsidR="002E797E" w:rsidRPr="007A4C93" w:rsidRDefault="002E797E" w:rsidP="00294D47">
            <w:pPr>
              <w:rPr>
                <w:rFonts w:ascii="Lucida Console" w:hAnsi="Lucida Console"/>
                <w:sz w:val="12"/>
                <w:szCs w:val="12"/>
              </w:rPr>
            </w:pPr>
          </w:p>
        </w:tc>
        <w:tc>
          <w:tcPr>
            <w:tcW w:w="236" w:type="dxa"/>
            <w:shd w:val="clear" w:color="auto" w:fill="00B0F0"/>
            <w:tcPrChange w:id="2585" w:author="Omar Cardona" w:date="2016-10-08T21:56:00Z">
              <w:tcPr>
                <w:tcW w:w="236" w:type="dxa"/>
                <w:shd w:val="clear" w:color="auto" w:fill="00B0F0"/>
              </w:tcPr>
            </w:tcPrChange>
          </w:tcPr>
          <w:p w14:paraId="138F9EE3" w14:textId="77777777" w:rsidR="002E797E" w:rsidRPr="007A4C93" w:rsidRDefault="002E797E" w:rsidP="00294D47">
            <w:pPr>
              <w:rPr>
                <w:rFonts w:ascii="Lucida Console" w:hAnsi="Lucida Console"/>
                <w:sz w:val="12"/>
                <w:szCs w:val="12"/>
              </w:rPr>
            </w:pPr>
          </w:p>
        </w:tc>
        <w:tc>
          <w:tcPr>
            <w:tcW w:w="9925" w:type="dxa"/>
            <w:tcPrChange w:id="2586" w:author="Omar Cardona" w:date="2016-10-08T21:56:00Z">
              <w:tcPr>
                <w:tcW w:w="10019" w:type="dxa"/>
              </w:tcPr>
            </w:tcPrChange>
          </w:tcPr>
          <w:p w14:paraId="47DD92CA" w14:textId="77777777" w:rsidR="002E797E" w:rsidRDefault="002E797E" w:rsidP="002E797E">
            <w:pPr>
              <w:rPr>
                <w:rFonts w:ascii="Lucida Console" w:hAnsi="Lucida Console"/>
                <w:sz w:val="12"/>
                <w:szCs w:val="12"/>
              </w:rPr>
            </w:pPr>
          </w:p>
          <w:p w14:paraId="2C7D6CA4" w14:textId="19CEEBF5" w:rsidR="002E797E" w:rsidRDefault="002E797E" w:rsidP="002E797E">
            <w:pPr>
              <w:rPr>
                <w:ins w:id="2587" w:author="Omar Cardona" w:date="2016-10-08T20:00:00Z"/>
                <w:rFonts w:ascii="Lucida Console" w:hAnsi="Lucida Console"/>
                <w:b/>
                <w:sz w:val="12"/>
                <w:szCs w:val="12"/>
              </w:rPr>
            </w:pPr>
            <w:del w:id="2588" w:author="Omar Cardona" w:date="2016-10-08T19:59:00Z">
              <w:r w:rsidRPr="002E797E" w:rsidDel="00262FFE">
                <w:rPr>
                  <w:rFonts w:ascii="Lucida Console" w:hAnsi="Lucida Console"/>
                  <w:sz w:val="12"/>
                  <w:szCs w:val="12"/>
                </w:rPr>
                <w:delText xml:space="preserve">PS C:\TEST&gt; </w:delText>
              </w:r>
            </w:del>
            <w:r w:rsidRPr="002E797E">
              <w:rPr>
                <w:rFonts w:ascii="Lucida Console" w:hAnsi="Lucida Console"/>
                <w:b/>
                <w:sz w:val="12"/>
                <w:szCs w:val="12"/>
              </w:rPr>
              <w:t>Set-</w:t>
            </w:r>
            <w:proofErr w:type="spellStart"/>
            <w:r w:rsidRPr="002E797E">
              <w:rPr>
                <w:rFonts w:ascii="Lucida Console" w:hAnsi="Lucida Console"/>
                <w:b/>
                <w:sz w:val="12"/>
                <w:szCs w:val="12"/>
              </w:rPr>
              <w:t>VMNetworkAdapter</w:t>
            </w:r>
            <w:proofErr w:type="spellEnd"/>
            <w:r w:rsidRPr="002E797E">
              <w:rPr>
                <w:rFonts w:ascii="Lucida Console" w:hAnsi="Lucida Console"/>
                <w:b/>
                <w:sz w:val="12"/>
                <w:szCs w:val="12"/>
              </w:rPr>
              <w:t xml:space="preserve"> -</w:t>
            </w:r>
            <w:proofErr w:type="spellStart"/>
            <w:r w:rsidRPr="002E797E">
              <w:rPr>
                <w:rFonts w:ascii="Lucida Console" w:hAnsi="Lucida Console"/>
                <w:b/>
                <w:sz w:val="12"/>
                <w:szCs w:val="12"/>
              </w:rPr>
              <w:t>ManagementOS</w:t>
            </w:r>
            <w:proofErr w:type="spellEnd"/>
            <w:r w:rsidRPr="002E797E">
              <w:rPr>
                <w:rFonts w:ascii="Lucida Console" w:hAnsi="Lucida Console"/>
                <w:b/>
                <w:sz w:val="12"/>
                <w:szCs w:val="12"/>
              </w:rPr>
              <w:t xml:space="preserve"> -Name "</w:t>
            </w:r>
            <w:r w:rsidRPr="002E797E">
              <w:rPr>
                <w:rFonts w:ascii="Lucida Console" w:hAnsi="Lucida Console"/>
                <w:b/>
                <w:sz w:val="12"/>
                <w:szCs w:val="12"/>
                <w:highlight w:val="yellow"/>
              </w:rPr>
              <w:t>SMB1</w:t>
            </w:r>
            <w:r w:rsidRPr="002E797E">
              <w:rPr>
                <w:rFonts w:ascii="Lucida Console" w:hAnsi="Lucida Console"/>
                <w:b/>
                <w:sz w:val="12"/>
                <w:szCs w:val="12"/>
              </w:rPr>
              <w:t>" -</w:t>
            </w:r>
            <w:proofErr w:type="spellStart"/>
            <w:r w:rsidRPr="002E797E">
              <w:rPr>
                <w:rFonts w:ascii="Lucida Console" w:hAnsi="Lucida Console"/>
                <w:b/>
                <w:sz w:val="12"/>
                <w:szCs w:val="12"/>
                <w:highlight w:val="yellow"/>
              </w:rPr>
              <w:t>IeeePriorityTag</w:t>
            </w:r>
            <w:proofErr w:type="spellEnd"/>
            <w:r w:rsidRPr="002E797E">
              <w:rPr>
                <w:rFonts w:ascii="Lucida Console" w:hAnsi="Lucida Console"/>
                <w:b/>
                <w:sz w:val="12"/>
                <w:szCs w:val="12"/>
                <w:highlight w:val="yellow"/>
              </w:rPr>
              <w:t xml:space="preserve"> on</w:t>
            </w:r>
          </w:p>
          <w:p w14:paraId="323EE19C" w14:textId="3161DBB7" w:rsidR="00262FFE" w:rsidRPr="00A76500" w:rsidRDefault="00262FFE" w:rsidP="002E797E">
            <w:pPr>
              <w:rPr>
                <w:rFonts w:ascii="Lucida Console" w:hAnsi="Lucida Console"/>
                <w:b/>
                <w:sz w:val="12"/>
                <w:szCs w:val="12"/>
              </w:rPr>
            </w:pPr>
            <w:ins w:id="2589" w:author="Omar Cardona" w:date="2016-10-08T20:00:00Z">
              <w:r w:rsidRPr="002E797E">
                <w:rPr>
                  <w:rFonts w:ascii="Lucida Console" w:hAnsi="Lucida Console"/>
                  <w:b/>
                  <w:sz w:val="12"/>
                  <w:szCs w:val="12"/>
                </w:rPr>
                <w:t>Set-</w:t>
              </w:r>
              <w:proofErr w:type="spellStart"/>
              <w:r w:rsidRPr="002E797E">
                <w:rPr>
                  <w:rFonts w:ascii="Lucida Console" w:hAnsi="Lucida Console"/>
                  <w:b/>
                  <w:sz w:val="12"/>
                  <w:szCs w:val="12"/>
                </w:rPr>
                <w:t>VMNetworkAdapter</w:t>
              </w:r>
              <w:proofErr w:type="spellEnd"/>
              <w:r w:rsidRPr="002E797E">
                <w:rPr>
                  <w:rFonts w:ascii="Lucida Console" w:hAnsi="Lucida Console"/>
                  <w:b/>
                  <w:sz w:val="12"/>
                  <w:szCs w:val="12"/>
                </w:rPr>
                <w:t xml:space="preserve"> -</w:t>
              </w:r>
              <w:proofErr w:type="spellStart"/>
              <w:r w:rsidRPr="002E797E">
                <w:rPr>
                  <w:rFonts w:ascii="Lucida Console" w:hAnsi="Lucida Console"/>
                  <w:b/>
                  <w:sz w:val="12"/>
                  <w:szCs w:val="12"/>
                </w:rPr>
                <w:t>ManagementOS</w:t>
              </w:r>
              <w:proofErr w:type="spellEnd"/>
              <w:r w:rsidRPr="002E797E">
                <w:rPr>
                  <w:rFonts w:ascii="Lucida Console" w:hAnsi="Lucida Console"/>
                  <w:b/>
                  <w:sz w:val="12"/>
                  <w:szCs w:val="12"/>
                </w:rPr>
                <w:t xml:space="preserve"> -Name "</w:t>
              </w:r>
              <w:r w:rsidRPr="002E797E">
                <w:rPr>
                  <w:rFonts w:ascii="Lucida Console" w:hAnsi="Lucida Console"/>
                  <w:b/>
                  <w:sz w:val="12"/>
                  <w:szCs w:val="12"/>
                  <w:highlight w:val="yellow"/>
                </w:rPr>
                <w:t>SMB2</w:t>
              </w:r>
              <w:r w:rsidRPr="002E797E">
                <w:rPr>
                  <w:rFonts w:ascii="Lucida Console" w:hAnsi="Lucida Console"/>
                  <w:b/>
                  <w:sz w:val="12"/>
                  <w:szCs w:val="12"/>
                </w:rPr>
                <w:t>" -</w:t>
              </w:r>
              <w:proofErr w:type="spellStart"/>
              <w:r w:rsidRPr="002E797E">
                <w:rPr>
                  <w:rFonts w:ascii="Lucida Console" w:hAnsi="Lucida Console"/>
                  <w:b/>
                  <w:sz w:val="12"/>
                  <w:szCs w:val="12"/>
                  <w:highlight w:val="yellow"/>
                </w:rPr>
                <w:t>IeeePriorityTag</w:t>
              </w:r>
              <w:proofErr w:type="spellEnd"/>
              <w:r w:rsidRPr="002E797E">
                <w:rPr>
                  <w:rFonts w:ascii="Lucida Console" w:hAnsi="Lucida Console"/>
                  <w:b/>
                  <w:sz w:val="12"/>
                  <w:szCs w:val="12"/>
                  <w:highlight w:val="yellow"/>
                </w:rPr>
                <w:t xml:space="preserve"> on</w:t>
              </w:r>
            </w:ins>
          </w:p>
          <w:p w14:paraId="62BDAD89" w14:textId="1236BE3F" w:rsidR="002E797E" w:rsidRPr="002E797E" w:rsidDel="00262FFE" w:rsidRDefault="002E797E" w:rsidP="002E797E">
            <w:pPr>
              <w:rPr>
                <w:del w:id="2590" w:author="Omar Cardona" w:date="2016-10-08T20:00:00Z"/>
                <w:rFonts w:ascii="Lucida Console" w:hAnsi="Lucida Console"/>
                <w:b/>
                <w:sz w:val="12"/>
                <w:szCs w:val="12"/>
              </w:rPr>
            </w:pPr>
            <w:del w:id="2591" w:author="Omar Cardona" w:date="2016-10-08T19:59:00Z">
              <w:r w:rsidRPr="002E797E" w:rsidDel="00262FFE">
                <w:rPr>
                  <w:rFonts w:ascii="Lucida Console" w:hAnsi="Lucida Console"/>
                  <w:sz w:val="12"/>
                  <w:szCs w:val="12"/>
                </w:rPr>
                <w:delText xml:space="preserve">PS C:\TEST&gt; </w:delText>
              </w:r>
            </w:del>
            <w:del w:id="2592" w:author="Omar Cardona" w:date="2016-10-08T20:00:00Z">
              <w:r w:rsidRPr="002E797E" w:rsidDel="00262FFE">
                <w:rPr>
                  <w:rFonts w:ascii="Lucida Console" w:hAnsi="Lucida Console"/>
                  <w:b/>
                  <w:sz w:val="12"/>
                  <w:szCs w:val="12"/>
                </w:rPr>
                <w:delText>Get-VMNetworkAdapter -ManagementOS -Name "SMB1" | fl</w:delText>
              </w:r>
            </w:del>
          </w:p>
          <w:p w14:paraId="21B7586F" w14:textId="77777777" w:rsidR="002E797E" w:rsidRPr="002E797E" w:rsidDel="00262FFE" w:rsidRDefault="002E797E" w:rsidP="002E797E">
            <w:pPr>
              <w:rPr>
                <w:del w:id="2593" w:author="Omar Cardona" w:date="2016-10-08T19:59:00Z"/>
                <w:rFonts w:ascii="Lucida Console" w:hAnsi="Lucida Console"/>
                <w:sz w:val="12"/>
                <w:szCs w:val="12"/>
              </w:rPr>
            </w:pPr>
          </w:p>
          <w:p w14:paraId="11C850E0" w14:textId="592D244B" w:rsidR="002E797E" w:rsidRPr="002E797E" w:rsidDel="00262FFE" w:rsidRDefault="002E797E" w:rsidP="002E797E">
            <w:pPr>
              <w:rPr>
                <w:del w:id="2594" w:author="Omar Cardona" w:date="2016-10-08T20:00:00Z"/>
                <w:rFonts w:ascii="Lucida Console" w:hAnsi="Lucida Console"/>
                <w:sz w:val="12"/>
                <w:szCs w:val="12"/>
              </w:rPr>
            </w:pPr>
          </w:p>
          <w:p w14:paraId="4CD35DD7" w14:textId="18A956FF" w:rsidR="002E797E" w:rsidRPr="002E797E" w:rsidDel="00262FFE" w:rsidRDefault="002E797E" w:rsidP="002E797E">
            <w:pPr>
              <w:rPr>
                <w:del w:id="2595" w:author="Omar Cardona" w:date="2016-10-08T20:00:00Z"/>
                <w:rFonts w:ascii="Lucida Console" w:hAnsi="Lucida Console"/>
                <w:sz w:val="12"/>
                <w:szCs w:val="12"/>
              </w:rPr>
            </w:pPr>
            <w:del w:id="2596" w:author="Omar Cardona" w:date="2016-10-08T20:00:00Z">
              <w:r w:rsidRPr="002E797E" w:rsidDel="00262FFE">
                <w:rPr>
                  <w:rFonts w:ascii="Lucida Console" w:hAnsi="Lucida Console"/>
                  <w:sz w:val="12"/>
                  <w:szCs w:val="12"/>
                </w:rPr>
                <w:delText xml:space="preserve">Name                           : </w:delText>
              </w:r>
              <w:r w:rsidRPr="002E797E" w:rsidDel="00262FFE">
                <w:rPr>
                  <w:rFonts w:ascii="Lucida Console" w:hAnsi="Lucida Console"/>
                  <w:sz w:val="12"/>
                  <w:szCs w:val="12"/>
                  <w:highlight w:val="yellow"/>
                </w:rPr>
                <w:delText>SMB1</w:delText>
              </w:r>
            </w:del>
          </w:p>
          <w:p w14:paraId="63C3F159" w14:textId="17234DAF" w:rsidR="002E797E" w:rsidRPr="002E797E" w:rsidDel="00262FFE" w:rsidRDefault="002E797E" w:rsidP="002E797E">
            <w:pPr>
              <w:rPr>
                <w:del w:id="2597" w:author="Omar Cardona" w:date="2016-10-08T20:00:00Z"/>
                <w:rFonts w:ascii="Lucida Console" w:hAnsi="Lucida Console"/>
                <w:sz w:val="12"/>
                <w:szCs w:val="12"/>
              </w:rPr>
            </w:pPr>
            <w:del w:id="2598" w:author="Omar Cardona" w:date="2016-10-08T20:00:00Z">
              <w:r w:rsidRPr="002E797E" w:rsidDel="00262FFE">
                <w:rPr>
                  <w:rFonts w:ascii="Lucida Console" w:hAnsi="Lucida Console"/>
                  <w:sz w:val="12"/>
                  <w:szCs w:val="12"/>
                </w:rPr>
                <w:delText>Id                             : Microsoft:AD9BB542-DDA2-4450-A00E-F96D44BDFBEC\2C1E303F-5519-44D5-ABFD-49B71B0A7702</w:delText>
              </w:r>
            </w:del>
          </w:p>
          <w:p w14:paraId="6F0EC0EA" w14:textId="4067EED1" w:rsidR="002E797E" w:rsidRPr="002E797E" w:rsidDel="00262FFE" w:rsidRDefault="002E797E" w:rsidP="002E797E">
            <w:pPr>
              <w:rPr>
                <w:del w:id="2599" w:author="Omar Cardona" w:date="2016-10-08T20:00:00Z"/>
                <w:rFonts w:ascii="Lucida Console" w:hAnsi="Lucida Console"/>
                <w:sz w:val="12"/>
                <w:szCs w:val="12"/>
              </w:rPr>
            </w:pPr>
            <w:del w:id="2600" w:author="Omar Cardona" w:date="2016-10-08T20:00:00Z">
              <w:r w:rsidRPr="002E797E" w:rsidDel="00262FFE">
                <w:rPr>
                  <w:rFonts w:ascii="Lucida Console" w:hAnsi="Lucida Console"/>
                  <w:sz w:val="12"/>
                  <w:szCs w:val="12"/>
                </w:rPr>
                <w:delText>IsManagementOs                 : True</w:delText>
              </w:r>
            </w:del>
          </w:p>
          <w:p w14:paraId="240BCC31" w14:textId="6E41A343" w:rsidR="002E797E" w:rsidRPr="002E797E" w:rsidDel="00262FFE" w:rsidRDefault="002E797E" w:rsidP="002E797E">
            <w:pPr>
              <w:rPr>
                <w:del w:id="2601" w:author="Omar Cardona" w:date="2016-10-08T20:00:00Z"/>
                <w:rFonts w:ascii="Lucida Console" w:hAnsi="Lucida Console"/>
                <w:sz w:val="12"/>
                <w:szCs w:val="12"/>
              </w:rPr>
            </w:pPr>
            <w:del w:id="2602" w:author="Omar Cardona" w:date="2016-10-08T20:00:00Z">
              <w:r w:rsidRPr="002E797E" w:rsidDel="00262FFE">
                <w:rPr>
                  <w:rFonts w:ascii="Lucida Console" w:hAnsi="Lucida Console"/>
                  <w:sz w:val="12"/>
                  <w:szCs w:val="12"/>
                </w:rPr>
                <w:delText>ComputerName                   : 27-3145G0803</w:delText>
              </w:r>
            </w:del>
          </w:p>
          <w:p w14:paraId="73A53EF3" w14:textId="67212B49" w:rsidR="002E797E" w:rsidRPr="002E797E" w:rsidDel="00262FFE" w:rsidRDefault="002E797E" w:rsidP="002E797E">
            <w:pPr>
              <w:rPr>
                <w:del w:id="2603" w:author="Omar Cardona" w:date="2016-10-08T20:00:00Z"/>
                <w:rFonts w:ascii="Lucida Console" w:hAnsi="Lucida Console"/>
                <w:sz w:val="12"/>
                <w:szCs w:val="12"/>
              </w:rPr>
            </w:pPr>
            <w:del w:id="2604" w:author="Omar Cardona" w:date="2016-10-08T20:00:00Z">
              <w:r w:rsidRPr="002E797E" w:rsidDel="00262FFE">
                <w:rPr>
                  <w:rFonts w:ascii="Lucida Console" w:hAnsi="Lucida Console"/>
                  <w:sz w:val="12"/>
                  <w:szCs w:val="12"/>
                </w:rPr>
                <w:delText>SwitchName                     : VMSTEST</w:delText>
              </w:r>
            </w:del>
          </w:p>
          <w:p w14:paraId="256CF79A" w14:textId="7E8689B9" w:rsidR="002E797E" w:rsidRPr="002E797E" w:rsidDel="00262FFE" w:rsidRDefault="002E797E" w:rsidP="002E797E">
            <w:pPr>
              <w:rPr>
                <w:del w:id="2605" w:author="Omar Cardona" w:date="2016-10-08T20:00:00Z"/>
                <w:rFonts w:ascii="Lucida Console" w:hAnsi="Lucida Console"/>
                <w:sz w:val="12"/>
                <w:szCs w:val="12"/>
              </w:rPr>
            </w:pPr>
            <w:del w:id="2606" w:author="Omar Cardona" w:date="2016-10-08T20:00:00Z">
              <w:r w:rsidRPr="002E797E" w:rsidDel="00262FFE">
                <w:rPr>
                  <w:rFonts w:ascii="Lucida Console" w:hAnsi="Lucida Console"/>
                  <w:sz w:val="12"/>
                  <w:szCs w:val="12"/>
                </w:rPr>
                <w:delText>SwitchId                       : ad9bb542-dda2-4450-a00e-f96d44bdfbec</w:delText>
              </w:r>
            </w:del>
          </w:p>
          <w:p w14:paraId="60638438" w14:textId="679CE306" w:rsidR="002E797E" w:rsidRPr="002E797E" w:rsidDel="00262FFE" w:rsidRDefault="002E797E" w:rsidP="002E797E">
            <w:pPr>
              <w:rPr>
                <w:del w:id="2607" w:author="Omar Cardona" w:date="2016-10-08T20:00:00Z"/>
                <w:rFonts w:ascii="Lucida Console" w:hAnsi="Lucida Console"/>
                <w:sz w:val="12"/>
                <w:szCs w:val="12"/>
              </w:rPr>
            </w:pPr>
            <w:del w:id="2608" w:author="Omar Cardona" w:date="2016-10-08T20:00:00Z">
              <w:r w:rsidRPr="002E797E" w:rsidDel="00262FFE">
                <w:rPr>
                  <w:rFonts w:ascii="Lucida Console" w:hAnsi="Lucida Console"/>
                  <w:sz w:val="12"/>
                  <w:szCs w:val="12"/>
                </w:rPr>
                <w:delText xml:space="preserve">Connected                      : </w:delText>
              </w:r>
            </w:del>
          </w:p>
          <w:p w14:paraId="64D437CD" w14:textId="08BE41BD" w:rsidR="002E797E" w:rsidRPr="002E797E" w:rsidDel="00262FFE" w:rsidRDefault="002E797E" w:rsidP="002E797E">
            <w:pPr>
              <w:rPr>
                <w:del w:id="2609" w:author="Omar Cardona" w:date="2016-10-08T20:00:00Z"/>
                <w:rFonts w:ascii="Lucida Console" w:hAnsi="Lucida Console"/>
                <w:sz w:val="12"/>
                <w:szCs w:val="12"/>
              </w:rPr>
            </w:pPr>
            <w:del w:id="2610" w:author="Omar Cardona" w:date="2016-10-08T20:00:00Z">
              <w:r w:rsidRPr="002E797E" w:rsidDel="00262FFE">
                <w:rPr>
                  <w:rFonts w:ascii="Lucida Console" w:hAnsi="Lucida Console"/>
                  <w:sz w:val="12"/>
                  <w:szCs w:val="12"/>
                </w:rPr>
                <w:delText xml:space="preserve">PoolName                       : </w:delText>
              </w:r>
            </w:del>
          </w:p>
          <w:p w14:paraId="3C6D9D0C" w14:textId="05EC9A00" w:rsidR="002E797E" w:rsidRPr="002E797E" w:rsidDel="00262FFE" w:rsidRDefault="002E797E" w:rsidP="002E797E">
            <w:pPr>
              <w:rPr>
                <w:del w:id="2611" w:author="Omar Cardona" w:date="2016-10-08T20:00:00Z"/>
                <w:rFonts w:ascii="Lucida Console" w:hAnsi="Lucida Console"/>
                <w:sz w:val="12"/>
                <w:szCs w:val="12"/>
              </w:rPr>
            </w:pPr>
            <w:del w:id="2612" w:author="Omar Cardona" w:date="2016-10-08T20:00:00Z">
              <w:r w:rsidRPr="002E797E" w:rsidDel="00262FFE">
                <w:rPr>
                  <w:rFonts w:ascii="Lucida Console" w:hAnsi="Lucida Console"/>
                  <w:sz w:val="12"/>
                  <w:szCs w:val="12"/>
                </w:rPr>
                <w:delText>MacAddress                     : 00155D30AA00</w:delText>
              </w:r>
            </w:del>
          </w:p>
          <w:p w14:paraId="542EAC93" w14:textId="60DC972A" w:rsidR="002E797E" w:rsidRPr="002E797E" w:rsidDel="00262FFE" w:rsidRDefault="002E797E" w:rsidP="002E797E">
            <w:pPr>
              <w:rPr>
                <w:del w:id="2613" w:author="Omar Cardona" w:date="2016-10-08T20:00:00Z"/>
                <w:rFonts w:ascii="Lucida Console" w:hAnsi="Lucida Console"/>
                <w:sz w:val="12"/>
                <w:szCs w:val="12"/>
              </w:rPr>
            </w:pPr>
            <w:del w:id="2614" w:author="Omar Cardona" w:date="2016-10-08T20:00:00Z">
              <w:r w:rsidRPr="002E797E" w:rsidDel="00262FFE">
                <w:rPr>
                  <w:rFonts w:ascii="Lucida Console" w:hAnsi="Lucida Console"/>
                  <w:sz w:val="12"/>
                  <w:szCs w:val="12"/>
                </w:rPr>
                <w:delText xml:space="preserve">DynamicMacAddressEnabled       : </w:delText>
              </w:r>
            </w:del>
          </w:p>
          <w:p w14:paraId="1D9F6DBA" w14:textId="09A003B2" w:rsidR="002E797E" w:rsidRPr="002E797E" w:rsidDel="00262FFE" w:rsidRDefault="002E797E" w:rsidP="002E797E">
            <w:pPr>
              <w:rPr>
                <w:del w:id="2615" w:author="Omar Cardona" w:date="2016-10-08T20:00:00Z"/>
                <w:rFonts w:ascii="Lucida Console" w:hAnsi="Lucida Console"/>
                <w:sz w:val="12"/>
                <w:szCs w:val="12"/>
              </w:rPr>
            </w:pPr>
            <w:del w:id="2616" w:author="Omar Cardona" w:date="2016-10-08T20:00:00Z">
              <w:r w:rsidRPr="002E797E" w:rsidDel="00262FFE">
                <w:rPr>
                  <w:rFonts w:ascii="Lucida Console" w:hAnsi="Lucida Console"/>
                  <w:sz w:val="12"/>
                  <w:szCs w:val="12"/>
                </w:rPr>
                <w:delText xml:space="preserve">AllowPacketDirect              : </w:delText>
              </w:r>
            </w:del>
          </w:p>
          <w:p w14:paraId="084148BF" w14:textId="5ABA8A8C" w:rsidR="002E797E" w:rsidRPr="002E797E" w:rsidDel="00262FFE" w:rsidRDefault="002E797E" w:rsidP="002E797E">
            <w:pPr>
              <w:rPr>
                <w:del w:id="2617" w:author="Omar Cardona" w:date="2016-10-08T20:00:00Z"/>
                <w:rFonts w:ascii="Lucida Console" w:hAnsi="Lucida Console"/>
                <w:sz w:val="12"/>
                <w:szCs w:val="12"/>
              </w:rPr>
            </w:pPr>
            <w:del w:id="2618" w:author="Omar Cardona" w:date="2016-10-08T20:00:00Z">
              <w:r w:rsidRPr="002E797E" w:rsidDel="00262FFE">
                <w:rPr>
                  <w:rFonts w:ascii="Lucida Console" w:hAnsi="Lucida Console"/>
                  <w:sz w:val="12"/>
                  <w:szCs w:val="12"/>
                </w:rPr>
                <w:delText>MacAddressSpoofing             : Off</w:delText>
              </w:r>
            </w:del>
          </w:p>
          <w:p w14:paraId="4B908880" w14:textId="4161F041" w:rsidR="002E797E" w:rsidRPr="002E797E" w:rsidDel="00262FFE" w:rsidRDefault="002E797E" w:rsidP="002E797E">
            <w:pPr>
              <w:rPr>
                <w:del w:id="2619" w:author="Omar Cardona" w:date="2016-10-08T20:00:00Z"/>
                <w:rFonts w:ascii="Lucida Console" w:hAnsi="Lucida Console"/>
                <w:sz w:val="12"/>
                <w:szCs w:val="12"/>
              </w:rPr>
            </w:pPr>
            <w:del w:id="2620" w:author="Omar Cardona" w:date="2016-10-08T20:00:00Z">
              <w:r w:rsidRPr="002E797E" w:rsidDel="00262FFE">
                <w:rPr>
                  <w:rFonts w:ascii="Lucida Console" w:hAnsi="Lucida Console"/>
                  <w:sz w:val="12"/>
                  <w:szCs w:val="12"/>
                </w:rPr>
                <w:delText>AllowTeaming                   : Off</w:delText>
              </w:r>
            </w:del>
          </w:p>
          <w:p w14:paraId="02D16A6C" w14:textId="01C6D3D3" w:rsidR="002E797E" w:rsidRPr="002E797E" w:rsidDel="00262FFE" w:rsidRDefault="002E797E" w:rsidP="002E797E">
            <w:pPr>
              <w:rPr>
                <w:del w:id="2621" w:author="Omar Cardona" w:date="2016-10-08T20:00:00Z"/>
                <w:rFonts w:ascii="Lucida Console" w:hAnsi="Lucida Console"/>
                <w:sz w:val="12"/>
                <w:szCs w:val="12"/>
              </w:rPr>
            </w:pPr>
            <w:del w:id="2622" w:author="Omar Cardona" w:date="2016-10-08T20:00:00Z">
              <w:r w:rsidRPr="002E797E" w:rsidDel="00262FFE">
                <w:rPr>
                  <w:rFonts w:ascii="Lucida Console" w:hAnsi="Lucida Console"/>
                  <w:sz w:val="12"/>
                  <w:szCs w:val="12"/>
                </w:rPr>
                <w:delText>RouterGuard                    : Off</w:delText>
              </w:r>
            </w:del>
          </w:p>
          <w:p w14:paraId="36EC757F" w14:textId="43B8F3A9" w:rsidR="002E797E" w:rsidRPr="002E797E" w:rsidDel="00262FFE" w:rsidRDefault="002E797E" w:rsidP="002E797E">
            <w:pPr>
              <w:rPr>
                <w:del w:id="2623" w:author="Omar Cardona" w:date="2016-10-08T20:00:00Z"/>
                <w:rFonts w:ascii="Lucida Console" w:hAnsi="Lucida Console"/>
                <w:sz w:val="12"/>
                <w:szCs w:val="12"/>
              </w:rPr>
            </w:pPr>
            <w:del w:id="2624" w:author="Omar Cardona" w:date="2016-10-08T20:00:00Z">
              <w:r w:rsidRPr="002E797E" w:rsidDel="00262FFE">
                <w:rPr>
                  <w:rFonts w:ascii="Lucida Console" w:hAnsi="Lucida Console"/>
                  <w:sz w:val="12"/>
                  <w:szCs w:val="12"/>
                </w:rPr>
                <w:delText>DhcpGuard                      : Off</w:delText>
              </w:r>
            </w:del>
          </w:p>
          <w:p w14:paraId="28644ED3" w14:textId="2968621B" w:rsidR="002E797E" w:rsidRPr="002E797E" w:rsidDel="00262FFE" w:rsidRDefault="002E797E" w:rsidP="002E797E">
            <w:pPr>
              <w:rPr>
                <w:del w:id="2625" w:author="Omar Cardona" w:date="2016-10-08T20:00:00Z"/>
                <w:rFonts w:ascii="Lucida Console" w:hAnsi="Lucida Console"/>
                <w:sz w:val="12"/>
                <w:szCs w:val="12"/>
              </w:rPr>
            </w:pPr>
            <w:del w:id="2626" w:author="Omar Cardona" w:date="2016-10-08T20:00:00Z">
              <w:r w:rsidRPr="002E797E" w:rsidDel="00262FFE">
                <w:rPr>
                  <w:rFonts w:ascii="Lucida Console" w:hAnsi="Lucida Console"/>
                  <w:sz w:val="12"/>
                  <w:szCs w:val="12"/>
                </w:rPr>
                <w:delText>StormLimit                     : 0</w:delText>
              </w:r>
            </w:del>
          </w:p>
          <w:p w14:paraId="2B30BC49" w14:textId="248869C5" w:rsidR="002E797E" w:rsidRPr="002E797E" w:rsidDel="00262FFE" w:rsidRDefault="002E797E" w:rsidP="002E797E">
            <w:pPr>
              <w:rPr>
                <w:del w:id="2627" w:author="Omar Cardona" w:date="2016-10-08T20:00:00Z"/>
                <w:rFonts w:ascii="Lucida Console" w:hAnsi="Lucida Console"/>
                <w:sz w:val="12"/>
                <w:szCs w:val="12"/>
              </w:rPr>
            </w:pPr>
            <w:del w:id="2628" w:author="Omar Cardona" w:date="2016-10-08T20:00:00Z">
              <w:r w:rsidRPr="002E797E" w:rsidDel="00262FFE">
                <w:rPr>
                  <w:rFonts w:ascii="Lucida Console" w:hAnsi="Lucida Console"/>
                  <w:sz w:val="12"/>
                  <w:szCs w:val="12"/>
                </w:rPr>
                <w:delText>PortMirroringMode              : None</w:delText>
              </w:r>
            </w:del>
          </w:p>
          <w:p w14:paraId="4FC22563" w14:textId="7DC78C22" w:rsidR="002E797E" w:rsidDel="00262FFE" w:rsidRDefault="002E797E" w:rsidP="002E797E">
            <w:pPr>
              <w:rPr>
                <w:del w:id="2629" w:author="Omar Cardona" w:date="2016-10-08T20:00:00Z"/>
                <w:rFonts w:ascii="Lucida Console" w:hAnsi="Lucida Console"/>
                <w:sz w:val="12"/>
                <w:szCs w:val="12"/>
              </w:rPr>
            </w:pPr>
            <w:del w:id="2630" w:author="Omar Cardona" w:date="2016-10-08T20:00:00Z">
              <w:r w:rsidRPr="002E797E" w:rsidDel="00262FFE">
                <w:rPr>
                  <w:rFonts w:ascii="Lucida Console" w:hAnsi="Lucida Console"/>
                  <w:sz w:val="12"/>
                  <w:szCs w:val="12"/>
                  <w:highlight w:val="yellow"/>
                </w:rPr>
                <w:delText>IeeePriorityTag                : On</w:delText>
              </w:r>
            </w:del>
          </w:p>
          <w:p w14:paraId="21C8DB6E" w14:textId="6B57EEA2" w:rsidR="002E797E" w:rsidDel="00262FFE" w:rsidRDefault="002E797E" w:rsidP="002E797E">
            <w:pPr>
              <w:rPr>
                <w:del w:id="2631" w:author="Omar Cardona" w:date="2016-10-08T20:00:00Z"/>
                <w:rFonts w:ascii="Lucida Console" w:hAnsi="Lucida Console"/>
                <w:sz w:val="12"/>
                <w:szCs w:val="12"/>
              </w:rPr>
            </w:pPr>
          </w:p>
          <w:p w14:paraId="6409E6C1" w14:textId="276AA77A" w:rsidR="002E797E" w:rsidRPr="00A76500" w:rsidDel="00262FFE" w:rsidRDefault="002E797E" w:rsidP="002E797E">
            <w:pPr>
              <w:rPr>
                <w:del w:id="2632" w:author="Omar Cardona" w:date="2016-10-08T20:00:00Z"/>
                <w:rFonts w:ascii="Lucida Console" w:hAnsi="Lucida Console"/>
                <w:b/>
                <w:sz w:val="12"/>
                <w:szCs w:val="12"/>
              </w:rPr>
            </w:pPr>
            <w:del w:id="2633" w:author="Omar Cardona" w:date="2016-10-08T19:59:00Z">
              <w:r w:rsidRPr="002E797E" w:rsidDel="00262FFE">
                <w:rPr>
                  <w:rFonts w:ascii="Lucida Console" w:hAnsi="Lucida Console"/>
                  <w:sz w:val="12"/>
                  <w:szCs w:val="12"/>
                </w:rPr>
                <w:delText xml:space="preserve">PS C:\TEST&gt; </w:delText>
              </w:r>
            </w:del>
            <w:del w:id="2634" w:author="Omar Cardona" w:date="2016-10-08T20:00:00Z">
              <w:r w:rsidRPr="002E797E" w:rsidDel="00262FFE">
                <w:rPr>
                  <w:rFonts w:ascii="Lucida Console" w:hAnsi="Lucida Console"/>
                  <w:b/>
                  <w:sz w:val="12"/>
                  <w:szCs w:val="12"/>
                </w:rPr>
                <w:delText>Set-VMNetworkAdapter -ManagementOS -Name "</w:delText>
              </w:r>
              <w:r w:rsidRPr="002E797E" w:rsidDel="00262FFE">
                <w:rPr>
                  <w:rFonts w:ascii="Lucida Console" w:hAnsi="Lucida Console"/>
                  <w:b/>
                  <w:sz w:val="12"/>
                  <w:szCs w:val="12"/>
                  <w:highlight w:val="yellow"/>
                </w:rPr>
                <w:delText>SMB2</w:delText>
              </w:r>
              <w:r w:rsidRPr="002E797E" w:rsidDel="00262FFE">
                <w:rPr>
                  <w:rFonts w:ascii="Lucida Console" w:hAnsi="Lucida Console"/>
                  <w:b/>
                  <w:sz w:val="12"/>
                  <w:szCs w:val="12"/>
                </w:rPr>
                <w:delText>" -</w:delText>
              </w:r>
              <w:r w:rsidRPr="002E797E" w:rsidDel="00262FFE">
                <w:rPr>
                  <w:rFonts w:ascii="Lucida Console" w:hAnsi="Lucida Console"/>
                  <w:b/>
                  <w:sz w:val="12"/>
                  <w:szCs w:val="12"/>
                  <w:highlight w:val="yellow"/>
                </w:rPr>
                <w:delText>IeeePriorityTag on</w:delText>
              </w:r>
            </w:del>
          </w:p>
          <w:p w14:paraId="6AE672E5" w14:textId="31EC0C5E" w:rsidR="002E797E" w:rsidRPr="002E797E" w:rsidDel="00262FFE" w:rsidRDefault="002E797E" w:rsidP="002E797E">
            <w:pPr>
              <w:rPr>
                <w:del w:id="2635" w:author="Omar Cardona" w:date="2016-10-08T20:00:00Z"/>
                <w:rFonts w:ascii="Lucida Console" w:hAnsi="Lucida Console"/>
                <w:sz w:val="12"/>
                <w:szCs w:val="12"/>
              </w:rPr>
            </w:pPr>
            <w:del w:id="2636" w:author="Omar Cardona" w:date="2016-10-08T19:59:00Z">
              <w:r w:rsidRPr="002E797E" w:rsidDel="00262FFE">
                <w:rPr>
                  <w:rFonts w:ascii="Lucida Console" w:hAnsi="Lucida Console"/>
                  <w:sz w:val="12"/>
                  <w:szCs w:val="12"/>
                </w:rPr>
                <w:delText xml:space="preserve">PS C:\TEST&gt; </w:delText>
              </w:r>
            </w:del>
            <w:del w:id="2637" w:author="Omar Cardona" w:date="2016-10-08T20:00:00Z">
              <w:r w:rsidRPr="002E797E" w:rsidDel="00262FFE">
                <w:rPr>
                  <w:rFonts w:ascii="Lucida Console" w:hAnsi="Lucida Console"/>
                  <w:b/>
                  <w:sz w:val="12"/>
                  <w:szCs w:val="12"/>
                </w:rPr>
                <w:delText>Get-VMNetworkAdapter -ManagementOS -Name "SMB2" | fl</w:delText>
              </w:r>
            </w:del>
          </w:p>
          <w:p w14:paraId="25D2B3E7" w14:textId="77777777" w:rsidR="002E797E" w:rsidRPr="002E797E" w:rsidDel="00262FFE" w:rsidRDefault="002E797E" w:rsidP="002E797E">
            <w:pPr>
              <w:rPr>
                <w:del w:id="2638" w:author="Omar Cardona" w:date="2016-10-08T19:59:00Z"/>
                <w:rFonts w:ascii="Lucida Console" w:hAnsi="Lucida Console"/>
                <w:sz w:val="12"/>
                <w:szCs w:val="12"/>
              </w:rPr>
            </w:pPr>
          </w:p>
          <w:p w14:paraId="1F4C7060" w14:textId="47A34F0F" w:rsidR="002E797E" w:rsidRPr="002E797E" w:rsidDel="00262FFE" w:rsidRDefault="002E797E" w:rsidP="002E797E">
            <w:pPr>
              <w:rPr>
                <w:del w:id="2639" w:author="Omar Cardona" w:date="2016-10-08T20:00:00Z"/>
                <w:rFonts w:ascii="Lucida Console" w:hAnsi="Lucida Console"/>
                <w:sz w:val="12"/>
                <w:szCs w:val="12"/>
              </w:rPr>
            </w:pPr>
          </w:p>
          <w:p w14:paraId="527FC2FA" w14:textId="547B37DB" w:rsidR="002E797E" w:rsidRPr="002E797E" w:rsidDel="00262FFE" w:rsidRDefault="002E797E" w:rsidP="002E797E">
            <w:pPr>
              <w:rPr>
                <w:del w:id="2640" w:author="Omar Cardona" w:date="2016-10-08T20:00:00Z"/>
                <w:rFonts w:ascii="Lucida Console" w:hAnsi="Lucida Console"/>
                <w:sz w:val="12"/>
                <w:szCs w:val="12"/>
              </w:rPr>
            </w:pPr>
            <w:del w:id="2641" w:author="Omar Cardona" w:date="2016-10-08T20:00:00Z">
              <w:r w:rsidRPr="002E797E" w:rsidDel="00262FFE">
                <w:rPr>
                  <w:rFonts w:ascii="Lucida Console" w:hAnsi="Lucida Console"/>
                  <w:sz w:val="12"/>
                  <w:szCs w:val="12"/>
                </w:rPr>
                <w:delText xml:space="preserve">Name                           : </w:delText>
              </w:r>
              <w:r w:rsidRPr="002E797E" w:rsidDel="00262FFE">
                <w:rPr>
                  <w:rFonts w:ascii="Lucida Console" w:hAnsi="Lucida Console"/>
                  <w:sz w:val="12"/>
                  <w:szCs w:val="12"/>
                  <w:highlight w:val="yellow"/>
                </w:rPr>
                <w:delText>SMB2</w:delText>
              </w:r>
            </w:del>
          </w:p>
          <w:p w14:paraId="0A67E231" w14:textId="161AA175" w:rsidR="002E797E" w:rsidRPr="002E797E" w:rsidDel="00262FFE" w:rsidRDefault="002E797E" w:rsidP="002E797E">
            <w:pPr>
              <w:rPr>
                <w:del w:id="2642" w:author="Omar Cardona" w:date="2016-10-08T20:00:00Z"/>
                <w:rFonts w:ascii="Lucida Console" w:hAnsi="Lucida Console"/>
                <w:sz w:val="12"/>
                <w:szCs w:val="12"/>
              </w:rPr>
            </w:pPr>
            <w:del w:id="2643" w:author="Omar Cardona" w:date="2016-10-08T20:00:00Z">
              <w:r w:rsidRPr="002E797E" w:rsidDel="00262FFE">
                <w:rPr>
                  <w:rFonts w:ascii="Lucida Console" w:hAnsi="Lucida Console"/>
                  <w:sz w:val="12"/>
                  <w:szCs w:val="12"/>
                </w:rPr>
                <w:delText>Id                             : Microsoft:AD9BB542-DDA2-4450-A00E-F96D44BDFBEC\EF087A29-2C39-4CB3-BB8C-51041FE9A14F</w:delText>
              </w:r>
            </w:del>
          </w:p>
          <w:p w14:paraId="4E5D1E75" w14:textId="16B0B144" w:rsidR="002E797E" w:rsidRPr="002E797E" w:rsidDel="00262FFE" w:rsidRDefault="002E797E" w:rsidP="002E797E">
            <w:pPr>
              <w:rPr>
                <w:del w:id="2644" w:author="Omar Cardona" w:date="2016-10-08T20:00:00Z"/>
                <w:rFonts w:ascii="Lucida Console" w:hAnsi="Lucida Console"/>
                <w:sz w:val="12"/>
                <w:szCs w:val="12"/>
              </w:rPr>
            </w:pPr>
            <w:del w:id="2645" w:author="Omar Cardona" w:date="2016-10-08T20:00:00Z">
              <w:r w:rsidRPr="002E797E" w:rsidDel="00262FFE">
                <w:rPr>
                  <w:rFonts w:ascii="Lucida Console" w:hAnsi="Lucida Console"/>
                  <w:sz w:val="12"/>
                  <w:szCs w:val="12"/>
                </w:rPr>
                <w:delText>IsManagementOs                 : True</w:delText>
              </w:r>
            </w:del>
          </w:p>
          <w:p w14:paraId="6566523B" w14:textId="2B177E36" w:rsidR="002E797E" w:rsidRPr="002E797E" w:rsidDel="00262FFE" w:rsidRDefault="002E797E" w:rsidP="002E797E">
            <w:pPr>
              <w:rPr>
                <w:del w:id="2646" w:author="Omar Cardona" w:date="2016-10-08T20:00:00Z"/>
                <w:rFonts w:ascii="Lucida Console" w:hAnsi="Lucida Console"/>
                <w:sz w:val="12"/>
                <w:szCs w:val="12"/>
              </w:rPr>
            </w:pPr>
            <w:del w:id="2647" w:author="Omar Cardona" w:date="2016-10-08T20:00:00Z">
              <w:r w:rsidRPr="002E797E" w:rsidDel="00262FFE">
                <w:rPr>
                  <w:rFonts w:ascii="Lucida Console" w:hAnsi="Lucida Console"/>
                  <w:sz w:val="12"/>
                  <w:szCs w:val="12"/>
                </w:rPr>
                <w:delText>ComputerName                   : 27-3145G0803</w:delText>
              </w:r>
            </w:del>
          </w:p>
          <w:p w14:paraId="216D9892" w14:textId="3F51AB9E" w:rsidR="002E797E" w:rsidRPr="002E797E" w:rsidDel="00262FFE" w:rsidRDefault="002E797E" w:rsidP="002E797E">
            <w:pPr>
              <w:rPr>
                <w:del w:id="2648" w:author="Omar Cardona" w:date="2016-10-08T20:00:00Z"/>
                <w:rFonts w:ascii="Lucida Console" w:hAnsi="Lucida Console"/>
                <w:sz w:val="12"/>
                <w:szCs w:val="12"/>
              </w:rPr>
            </w:pPr>
            <w:del w:id="2649" w:author="Omar Cardona" w:date="2016-10-08T20:00:00Z">
              <w:r w:rsidRPr="002E797E" w:rsidDel="00262FFE">
                <w:rPr>
                  <w:rFonts w:ascii="Lucida Console" w:hAnsi="Lucida Console"/>
                  <w:sz w:val="12"/>
                  <w:szCs w:val="12"/>
                </w:rPr>
                <w:delText>SwitchName                     : VMSTEST</w:delText>
              </w:r>
            </w:del>
          </w:p>
          <w:p w14:paraId="0482EB8A" w14:textId="3B31A99C" w:rsidR="002E797E" w:rsidRPr="002E797E" w:rsidDel="00262FFE" w:rsidRDefault="002E797E" w:rsidP="002E797E">
            <w:pPr>
              <w:rPr>
                <w:del w:id="2650" w:author="Omar Cardona" w:date="2016-10-08T20:00:00Z"/>
                <w:rFonts w:ascii="Lucida Console" w:hAnsi="Lucida Console"/>
                <w:sz w:val="12"/>
                <w:szCs w:val="12"/>
              </w:rPr>
            </w:pPr>
            <w:del w:id="2651" w:author="Omar Cardona" w:date="2016-10-08T20:00:00Z">
              <w:r w:rsidRPr="002E797E" w:rsidDel="00262FFE">
                <w:rPr>
                  <w:rFonts w:ascii="Lucida Console" w:hAnsi="Lucida Console"/>
                  <w:sz w:val="12"/>
                  <w:szCs w:val="12"/>
                </w:rPr>
                <w:delText>SwitchId                       : ad9bb542-dda2-4450-a00e-f96d44bdfbec</w:delText>
              </w:r>
            </w:del>
          </w:p>
          <w:p w14:paraId="2D92C016" w14:textId="7B449E02" w:rsidR="002E797E" w:rsidRPr="002E797E" w:rsidDel="00262FFE" w:rsidRDefault="002E797E" w:rsidP="002E797E">
            <w:pPr>
              <w:rPr>
                <w:del w:id="2652" w:author="Omar Cardona" w:date="2016-10-08T20:00:00Z"/>
                <w:rFonts w:ascii="Lucida Console" w:hAnsi="Lucida Console"/>
                <w:sz w:val="12"/>
                <w:szCs w:val="12"/>
              </w:rPr>
            </w:pPr>
            <w:del w:id="2653" w:author="Omar Cardona" w:date="2016-10-08T20:00:00Z">
              <w:r w:rsidRPr="002E797E" w:rsidDel="00262FFE">
                <w:rPr>
                  <w:rFonts w:ascii="Lucida Console" w:hAnsi="Lucida Console"/>
                  <w:sz w:val="12"/>
                  <w:szCs w:val="12"/>
                </w:rPr>
                <w:delText xml:space="preserve">Connected                      : </w:delText>
              </w:r>
            </w:del>
          </w:p>
          <w:p w14:paraId="71DFD33F" w14:textId="126EB8DA" w:rsidR="002E797E" w:rsidRPr="002E797E" w:rsidDel="00262FFE" w:rsidRDefault="002E797E" w:rsidP="002E797E">
            <w:pPr>
              <w:rPr>
                <w:del w:id="2654" w:author="Omar Cardona" w:date="2016-10-08T20:00:00Z"/>
                <w:rFonts w:ascii="Lucida Console" w:hAnsi="Lucida Console"/>
                <w:sz w:val="12"/>
                <w:szCs w:val="12"/>
              </w:rPr>
            </w:pPr>
            <w:del w:id="2655" w:author="Omar Cardona" w:date="2016-10-08T20:00:00Z">
              <w:r w:rsidRPr="002E797E" w:rsidDel="00262FFE">
                <w:rPr>
                  <w:rFonts w:ascii="Lucida Console" w:hAnsi="Lucida Console"/>
                  <w:sz w:val="12"/>
                  <w:szCs w:val="12"/>
                </w:rPr>
                <w:delText xml:space="preserve">PoolName                       : </w:delText>
              </w:r>
            </w:del>
          </w:p>
          <w:p w14:paraId="32B80E20" w14:textId="362B2CD8" w:rsidR="002E797E" w:rsidRPr="002E797E" w:rsidDel="00262FFE" w:rsidRDefault="002E797E" w:rsidP="002E797E">
            <w:pPr>
              <w:rPr>
                <w:del w:id="2656" w:author="Omar Cardona" w:date="2016-10-08T20:00:00Z"/>
                <w:rFonts w:ascii="Lucida Console" w:hAnsi="Lucida Console"/>
                <w:sz w:val="12"/>
                <w:szCs w:val="12"/>
              </w:rPr>
            </w:pPr>
            <w:del w:id="2657" w:author="Omar Cardona" w:date="2016-10-08T20:00:00Z">
              <w:r w:rsidRPr="002E797E" w:rsidDel="00262FFE">
                <w:rPr>
                  <w:rFonts w:ascii="Lucida Console" w:hAnsi="Lucida Console"/>
                  <w:sz w:val="12"/>
                  <w:szCs w:val="12"/>
                </w:rPr>
                <w:delText>MacAddress                     : 00155D30AA01</w:delText>
              </w:r>
            </w:del>
          </w:p>
          <w:p w14:paraId="5A02AD60" w14:textId="31643E0D" w:rsidR="002E797E" w:rsidRPr="002E797E" w:rsidDel="00262FFE" w:rsidRDefault="002E797E" w:rsidP="002E797E">
            <w:pPr>
              <w:rPr>
                <w:del w:id="2658" w:author="Omar Cardona" w:date="2016-10-08T20:00:00Z"/>
                <w:rFonts w:ascii="Lucida Console" w:hAnsi="Lucida Console"/>
                <w:sz w:val="12"/>
                <w:szCs w:val="12"/>
              </w:rPr>
            </w:pPr>
            <w:del w:id="2659" w:author="Omar Cardona" w:date="2016-10-08T20:00:00Z">
              <w:r w:rsidRPr="002E797E" w:rsidDel="00262FFE">
                <w:rPr>
                  <w:rFonts w:ascii="Lucida Console" w:hAnsi="Lucida Console"/>
                  <w:sz w:val="12"/>
                  <w:szCs w:val="12"/>
                </w:rPr>
                <w:delText xml:space="preserve">DynamicMacAddressEnabled       : </w:delText>
              </w:r>
            </w:del>
          </w:p>
          <w:p w14:paraId="33C22E37" w14:textId="6DAD3B8E" w:rsidR="002E797E" w:rsidRPr="002E797E" w:rsidDel="00262FFE" w:rsidRDefault="002E797E" w:rsidP="002E797E">
            <w:pPr>
              <w:rPr>
                <w:del w:id="2660" w:author="Omar Cardona" w:date="2016-10-08T20:00:00Z"/>
                <w:rFonts w:ascii="Lucida Console" w:hAnsi="Lucida Console"/>
                <w:sz w:val="12"/>
                <w:szCs w:val="12"/>
              </w:rPr>
            </w:pPr>
            <w:del w:id="2661" w:author="Omar Cardona" w:date="2016-10-08T20:00:00Z">
              <w:r w:rsidRPr="002E797E" w:rsidDel="00262FFE">
                <w:rPr>
                  <w:rFonts w:ascii="Lucida Console" w:hAnsi="Lucida Console"/>
                  <w:sz w:val="12"/>
                  <w:szCs w:val="12"/>
                </w:rPr>
                <w:delText xml:space="preserve">AllowPacketDirect              : </w:delText>
              </w:r>
            </w:del>
          </w:p>
          <w:p w14:paraId="3B73D4DD" w14:textId="29D2B7B0" w:rsidR="002E797E" w:rsidRPr="002E797E" w:rsidDel="00262FFE" w:rsidRDefault="002E797E" w:rsidP="002E797E">
            <w:pPr>
              <w:rPr>
                <w:del w:id="2662" w:author="Omar Cardona" w:date="2016-10-08T20:00:00Z"/>
                <w:rFonts w:ascii="Lucida Console" w:hAnsi="Lucida Console"/>
                <w:sz w:val="12"/>
                <w:szCs w:val="12"/>
              </w:rPr>
            </w:pPr>
            <w:del w:id="2663" w:author="Omar Cardona" w:date="2016-10-08T20:00:00Z">
              <w:r w:rsidRPr="002E797E" w:rsidDel="00262FFE">
                <w:rPr>
                  <w:rFonts w:ascii="Lucida Console" w:hAnsi="Lucida Console"/>
                  <w:sz w:val="12"/>
                  <w:szCs w:val="12"/>
                </w:rPr>
                <w:delText>MacAddressSpoofing             : Off</w:delText>
              </w:r>
            </w:del>
          </w:p>
          <w:p w14:paraId="65B9F6CD" w14:textId="13DDB395" w:rsidR="002E797E" w:rsidRPr="002E797E" w:rsidDel="00262FFE" w:rsidRDefault="002E797E" w:rsidP="002E797E">
            <w:pPr>
              <w:rPr>
                <w:del w:id="2664" w:author="Omar Cardona" w:date="2016-10-08T20:00:00Z"/>
                <w:rFonts w:ascii="Lucida Console" w:hAnsi="Lucida Console"/>
                <w:sz w:val="12"/>
                <w:szCs w:val="12"/>
              </w:rPr>
            </w:pPr>
            <w:del w:id="2665" w:author="Omar Cardona" w:date="2016-10-08T20:00:00Z">
              <w:r w:rsidRPr="002E797E" w:rsidDel="00262FFE">
                <w:rPr>
                  <w:rFonts w:ascii="Lucida Console" w:hAnsi="Lucida Console"/>
                  <w:sz w:val="12"/>
                  <w:szCs w:val="12"/>
                </w:rPr>
                <w:delText>AllowTeaming                   : Off</w:delText>
              </w:r>
            </w:del>
          </w:p>
          <w:p w14:paraId="2A3E127B" w14:textId="3B3F0A09" w:rsidR="002E797E" w:rsidRPr="002E797E" w:rsidDel="00262FFE" w:rsidRDefault="002E797E" w:rsidP="002E797E">
            <w:pPr>
              <w:rPr>
                <w:del w:id="2666" w:author="Omar Cardona" w:date="2016-10-08T20:00:00Z"/>
                <w:rFonts w:ascii="Lucida Console" w:hAnsi="Lucida Console"/>
                <w:sz w:val="12"/>
                <w:szCs w:val="12"/>
              </w:rPr>
            </w:pPr>
            <w:del w:id="2667" w:author="Omar Cardona" w:date="2016-10-08T20:00:00Z">
              <w:r w:rsidRPr="002E797E" w:rsidDel="00262FFE">
                <w:rPr>
                  <w:rFonts w:ascii="Lucida Console" w:hAnsi="Lucida Console"/>
                  <w:sz w:val="12"/>
                  <w:szCs w:val="12"/>
                </w:rPr>
                <w:delText>RouterGuard                    : Off</w:delText>
              </w:r>
            </w:del>
          </w:p>
          <w:p w14:paraId="2A57C3C3" w14:textId="7C70C9DE" w:rsidR="002E797E" w:rsidRPr="002E797E" w:rsidDel="00262FFE" w:rsidRDefault="002E797E" w:rsidP="002E797E">
            <w:pPr>
              <w:rPr>
                <w:del w:id="2668" w:author="Omar Cardona" w:date="2016-10-08T20:00:00Z"/>
                <w:rFonts w:ascii="Lucida Console" w:hAnsi="Lucida Console"/>
                <w:sz w:val="12"/>
                <w:szCs w:val="12"/>
              </w:rPr>
            </w:pPr>
            <w:del w:id="2669" w:author="Omar Cardona" w:date="2016-10-08T20:00:00Z">
              <w:r w:rsidRPr="002E797E" w:rsidDel="00262FFE">
                <w:rPr>
                  <w:rFonts w:ascii="Lucida Console" w:hAnsi="Lucida Console"/>
                  <w:sz w:val="12"/>
                  <w:szCs w:val="12"/>
                </w:rPr>
                <w:delText>DhcpGuard                      : Off</w:delText>
              </w:r>
            </w:del>
          </w:p>
          <w:p w14:paraId="03FDE9D5" w14:textId="0DFD383F" w:rsidR="002E797E" w:rsidRPr="002E797E" w:rsidDel="00262FFE" w:rsidRDefault="002E797E" w:rsidP="002E797E">
            <w:pPr>
              <w:rPr>
                <w:del w:id="2670" w:author="Omar Cardona" w:date="2016-10-08T20:00:00Z"/>
                <w:rFonts w:ascii="Lucida Console" w:hAnsi="Lucida Console"/>
                <w:sz w:val="12"/>
                <w:szCs w:val="12"/>
              </w:rPr>
            </w:pPr>
            <w:del w:id="2671" w:author="Omar Cardona" w:date="2016-10-08T20:00:00Z">
              <w:r w:rsidRPr="002E797E" w:rsidDel="00262FFE">
                <w:rPr>
                  <w:rFonts w:ascii="Lucida Console" w:hAnsi="Lucida Console"/>
                  <w:sz w:val="12"/>
                  <w:szCs w:val="12"/>
                </w:rPr>
                <w:delText>StormLimit                     : 0</w:delText>
              </w:r>
            </w:del>
          </w:p>
          <w:p w14:paraId="3F0049A0" w14:textId="46638042" w:rsidR="002E797E" w:rsidRPr="002E797E" w:rsidDel="00262FFE" w:rsidRDefault="002E797E" w:rsidP="002E797E">
            <w:pPr>
              <w:rPr>
                <w:del w:id="2672" w:author="Omar Cardona" w:date="2016-10-08T20:00:00Z"/>
                <w:rFonts w:ascii="Lucida Console" w:hAnsi="Lucida Console"/>
                <w:sz w:val="12"/>
                <w:szCs w:val="12"/>
              </w:rPr>
            </w:pPr>
            <w:del w:id="2673" w:author="Omar Cardona" w:date="2016-10-08T20:00:00Z">
              <w:r w:rsidRPr="002E797E" w:rsidDel="00262FFE">
                <w:rPr>
                  <w:rFonts w:ascii="Lucida Console" w:hAnsi="Lucida Console"/>
                  <w:sz w:val="12"/>
                  <w:szCs w:val="12"/>
                </w:rPr>
                <w:delText>PortMirroringMode              : None</w:delText>
              </w:r>
            </w:del>
          </w:p>
          <w:p w14:paraId="01D4E0AE" w14:textId="0D725D36" w:rsidR="002E797E" w:rsidDel="00262FFE" w:rsidRDefault="002E797E" w:rsidP="002E797E">
            <w:pPr>
              <w:rPr>
                <w:ins w:id="2674" w:author="Brian Leong (Inspur Worldwide Services Ltd)" w:date="2016-10-05T10:58:00Z"/>
                <w:del w:id="2675" w:author="Omar Cardona" w:date="2016-10-08T20:00:00Z"/>
                <w:rFonts w:ascii="Lucida Console" w:hAnsi="Lucida Console"/>
                <w:sz w:val="12"/>
                <w:szCs w:val="12"/>
              </w:rPr>
            </w:pPr>
            <w:del w:id="2676" w:author="Omar Cardona" w:date="2016-10-08T20:00:00Z">
              <w:r w:rsidRPr="002E797E" w:rsidDel="00262FFE">
                <w:rPr>
                  <w:rFonts w:ascii="Lucida Console" w:hAnsi="Lucida Console"/>
                  <w:sz w:val="12"/>
                  <w:szCs w:val="12"/>
                  <w:highlight w:val="yellow"/>
                </w:rPr>
                <w:delText>IeeePriorityTag                : On</w:delText>
              </w:r>
            </w:del>
          </w:p>
          <w:p w14:paraId="30796524" w14:textId="048B2193" w:rsidR="00262FFE" w:rsidRPr="00262FFE" w:rsidRDefault="00262FFE" w:rsidP="00262FFE">
            <w:pPr>
              <w:rPr>
                <w:ins w:id="2677" w:author="Omar Cardona" w:date="2016-10-08T20:00:00Z"/>
                <w:rFonts w:ascii="Lucida Console" w:hAnsi="Lucida Console"/>
                <w:b/>
                <w:sz w:val="12"/>
                <w:szCs w:val="12"/>
                <w:rPrChange w:id="2678" w:author="Omar Cardona" w:date="2016-10-08T20:00:00Z">
                  <w:rPr>
                    <w:ins w:id="2679" w:author="Omar Cardona" w:date="2016-10-08T20:00:00Z"/>
                    <w:rFonts w:ascii="Lucida Console" w:hAnsi="Lucida Console"/>
                    <w:sz w:val="12"/>
                    <w:szCs w:val="12"/>
                  </w:rPr>
                </w:rPrChange>
              </w:rPr>
            </w:pPr>
            <w:ins w:id="2680" w:author="Omar Cardona" w:date="2016-10-08T20:00:00Z">
              <w:r w:rsidRPr="00262FFE">
                <w:rPr>
                  <w:rFonts w:ascii="Lucida Console" w:hAnsi="Lucida Console"/>
                  <w:b/>
                  <w:sz w:val="12"/>
                  <w:szCs w:val="12"/>
                  <w:rPrChange w:id="2681" w:author="Omar Cardona" w:date="2016-10-08T20:00:00Z">
                    <w:rPr>
                      <w:rFonts w:ascii="Lucida Console" w:hAnsi="Lucida Console"/>
                      <w:sz w:val="12"/>
                      <w:szCs w:val="12"/>
                    </w:rPr>
                  </w:rPrChange>
                </w:rPr>
                <w:t>Get-</w:t>
              </w:r>
              <w:proofErr w:type="spellStart"/>
              <w:r w:rsidRPr="00262FFE">
                <w:rPr>
                  <w:rFonts w:ascii="Lucida Console" w:hAnsi="Lucida Console"/>
                  <w:b/>
                  <w:sz w:val="12"/>
                  <w:szCs w:val="12"/>
                  <w:rPrChange w:id="2682" w:author="Omar Cardona" w:date="2016-10-08T20:00:00Z">
                    <w:rPr>
                      <w:rFonts w:ascii="Lucida Console" w:hAnsi="Lucida Console"/>
                      <w:sz w:val="12"/>
                      <w:szCs w:val="12"/>
                    </w:rPr>
                  </w:rPrChange>
                </w:rPr>
                <w:t>VMNetworkAdapter</w:t>
              </w:r>
              <w:proofErr w:type="spellEnd"/>
              <w:r w:rsidRPr="00262FFE">
                <w:rPr>
                  <w:rFonts w:ascii="Lucida Console" w:hAnsi="Lucida Console"/>
                  <w:b/>
                  <w:sz w:val="12"/>
                  <w:szCs w:val="12"/>
                  <w:rPrChange w:id="2683" w:author="Omar Cardona" w:date="2016-10-08T20:00:00Z">
                    <w:rPr>
                      <w:rFonts w:ascii="Lucida Console" w:hAnsi="Lucida Console"/>
                      <w:sz w:val="12"/>
                      <w:szCs w:val="12"/>
                    </w:rPr>
                  </w:rPrChange>
                </w:rPr>
                <w:t xml:space="preserve"> -</w:t>
              </w:r>
              <w:proofErr w:type="spellStart"/>
              <w:r w:rsidRPr="00262FFE">
                <w:rPr>
                  <w:rFonts w:ascii="Lucida Console" w:hAnsi="Lucida Console"/>
                  <w:b/>
                  <w:sz w:val="12"/>
                  <w:szCs w:val="12"/>
                  <w:rPrChange w:id="2684" w:author="Omar Cardona" w:date="2016-10-08T20:00:00Z">
                    <w:rPr>
                      <w:rFonts w:ascii="Lucida Console" w:hAnsi="Lucida Console"/>
                      <w:sz w:val="12"/>
                      <w:szCs w:val="12"/>
                    </w:rPr>
                  </w:rPrChange>
                </w:rPr>
                <w:t>ManagementOS</w:t>
              </w:r>
              <w:proofErr w:type="spellEnd"/>
              <w:r w:rsidRPr="00262FFE">
                <w:rPr>
                  <w:rFonts w:ascii="Lucida Console" w:hAnsi="Lucida Console"/>
                  <w:b/>
                  <w:sz w:val="12"/>
                  <w:szCs w:val="12"/>
                  <w:rPrChange w:id="2685" w:author="Omar Cardona" w:date="2016-10-08T20:00:00Z">
                    <w:rPr>
                      <w:rFonts w:ascii="Lucida Console" w:hAnsi="Lucida Console"/>
                      <w:sz w:val="12"/>
                      <w:szCs w:val="12"/>
                    </w:rPr>
                  </w:rPrChange>
                </w:rPr>
                <w:t xml:space="preserve"> -Name "SMB*" | </w:t>
              </w:r>
              <w:proofErr w:type="spellStart"/>
              <w:r w:rsidRPr="00262FFE">
                <w:rPr>
                  <w:rFonts w:ascii="Lucida Console" w:hAnsi="Lucida Console"/>
                  <w:b/>
                  <w:sz w:val="12"/>
                  <w:szCs w:val="12"/>
                  <w:rPrChange w:id="2686" w:author="Omar Cardona" w:date="2016-10-08T20:00:00Z">
                    <w:rPr>
                      <w:rFonts w:ascii="Lucida Console" w:hAnsi="Lucida Console"/>
                      <w:sz w:val="12"/>
                      <w:szCs w:val="12"/>
                    </w:rPr>
                  </w:rPrChange>
                </w:rPr>
                <w:t>fl</w:t>
              </w:r>
              <w:proofErr w:type="spellEnd"/>
              <w:r w:rsidRPr="00262FFE">
                <w:rPr>
                  <w:rFonts w:ascii="Lucida Console" w:hAnsi="Lucida Console"/>
                  <w:b/>
                  <w:sz w:val="12"/>
                  <w:szCs w:val="12"/>
                  <w:rPrChange w:id="2687" w:author="Omar Cardona" w:date="2016-10-08T20:00:00Z">
                    <w:rPr>
                      <w:rFonts w:ascii="Lucida Console" w:hAnsi="Lucida Console"/>
                      <w:sz w:val="12"/>
                      <w:szCs w:val="12"/>
                    </w:rPr>
                  </w:rPrChange>
                </w:rPr>
                <w:t xml:space="preserve"> </w:t>
              </w:r>
              <w:proofErr w:type="spellStart"/>
              <w:proofErr w:type="gramStart"/>
              <w:r w:rsidRPr="00262FFE">
                <w:rPr>
                  <w:rFonts w:ascii="Lucida Console" w:hAnsi="Lucida Console"/>
                  <w:b/>
                  <w:sz w:val="12"/>
                  <w:szCs w:val="12"/>
                  <w:rPrChange w:id="2688" w:author="Omar Cardona" w:date="2016-10-08T20:00:00Z">
                    <w:rPr>
                      <w:rFonts w:ascii="Lucida Console" w:hAnsi="Lucida Console"/>
                      <w:sz w:val="12"/>
                      <w:szCs w:val="12"/>
                    </w:rPr>
                  </w:rPrChange>
                </w:rPr>
                <w:t>Name,SwitchName</w:t>
              </w:r>
              <w:proofErr w:type="gramEnd"/>
              <w:r w:rsidRPr="00262FFE">
                <w:rPr>
                  <w:rFonts w:ascii="Lucida Console" w:hAnsi="Lucida Console"/>
                  <w:b/>
                  <w:sz w:val="12"/>
                  <w:szCs w:val="12"/>
                  <w:rPrChange w:id="2689" w:author="Omar Cardona" w:date="2016-10-08T20:00:00Z">
                    <w:rPr>
                      <w:rFonts w:ascii="Lucida Console" w:hAnsi="Lucida Console"/>
                      <w:sz w:val="12"/>
                      <w:szCs w:val="12"/>
                    </w:rPr>
                  </w:rPrChange>
                </w:rPr>
                <w:t>,IeeePriorityTag,Status</w:t>
              </w:r>
              <w:proofErr w:type="spellEnd"/>
            </w:ins>
          </w:p>
          <w:p w14:paraId="3C29EBDF" w14:textId="77777777" w:rsidR="00262FFE" w:rsidRPr="004A2D5F" w:rsidRDefault="00262FFE" w:rsidP="00262FFE">
            <w:pPr>
              <w:rPr>
                <w:ins w:id="2690" w:author="Omar Cardona" w:date="2016-10-08T20:00:00Z"/>
                <w:rFonts w:ascii="Lucida Console" w:hAnsi="Lucida Console"/>
                <w:sz w:val="12"/>
                <w:szCs w:val="12"/>
              </w:rPr>
            </w:pPr>
          </w:p>
          <w:p w14:paraId="2F4AA307" w14:textId="77777777" w:rsidR="00262FFE" w:rsidRPr="004A2D5F" w:rsidRDefault="00262FFE" w:rsidP="00262FFE">
            <w:pPr>
              <w:rPr>
                <w:ins w:id="2691" w:author="Omar Cardona" w:date="2016-10-08T20:00:00Z"/>
                <w:rFonts w:ascii="Lucida Console" w:hAnsi="Lucida Console"/>
                <w:sz w:val="12"/>
                <w:szCs w:val="12"/>
              </w:rPr>
            </w:pPr>
            <w:ins w:id="2692" w:author="Omar Cardona" w:date="2016-10-08T20:00:00Z">
              <w:r w:rsidRPr="004A2D5F">
                <w:rPr>
                  <w:rFonts w:ascii="Lucida Console" w:hAnsi="Lucida Console"/>
                  <w:sz w:val="12"/>
                  <w:szCs w:val="12"/>
                </w:rPr>
                <w:t xml:space="preserve">Name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w:t>
              </w:r>
              <w:r w:rsidRPr="003573CB">
                <w:rPr>
                  <w:rFonts w:ascii="Lucida Console" w:hAnsi="Lucida Console"/>
                  <w:sz w:val="12"/>
                  <w:szCs w:val="12"/>
                  <w:highlight w:val="yellow"/>
                </w:rPr>
                <w:t>SMB1</w:t>
              </w:r>
            </w:ins>
          </w:p>
          <w:p w14:paraId="5D5D154A" w14:textId="77777777" w:rsidR="00262FFE" w:rsidRPr="004A2D5F" w:rsidRDefault="00262FFE" w:rsidP="00262FFE">
            <w:pPr>
              <w:rPr>
                <w:ins w:id="2693" w:author="Omar Cardona" w:date="2016-10-08T20:00:00Z"/>
                <w:rFonts w:ascii="Lucida Console" w:hAnsi="Lucida Console"/>
                <w:sz w:val="12"/>
                <w:szCs w:val="12"/>
              </w:rPr>
            </w:pPr>
            <w:proofErr w:type="spellStart"/>
            <w:ins w:id="2694" w:author="Omar Cardona" w:date="2016-10-08T20:00:00Z">
              <w:r w:rsidRPr="004A2D5F">
                <w:rPr>
                  <w:rFonts w:ascii="Lucida Console" w:hAnsi="Lucida Console"/>
                  <w:sz w:val="12"/>
                  <w:szCs w:val="12"/>
                </w:rPr>
                <w:t>SwitchName</w:t>
              </w:r>
              <w:proofErr w:type="spellEnd"/>
              <w:r w:rsidRPr="004A2D5F">
                <w:rPr>
                  <w:rFonts w:ascii="Lucida Console" w:hAnsi="Lucida Console"/>
                  <w:sz w:val="12"/>
                  <w:szCs w:val="12"/>
                </w:rPr>
                <w:t xml:space="preserve">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VMSTEST</w:t>
              </w:r>
            </w:ins>
          </w:p>
          <w:p w14:paraId="5706983D" w14:textId="77777777" w:rsidR="00262FFE" w:rsidRPr="004A2D5F" w:rsidRDefault="00262FFE" w:rsidP="00262FFE">
            <w:pPr>
              <w:rPr>
                <w:ins w:id="2695" w:author="Omar Cardona" w:date="2016-10-08T20:00:00Z"/>
                <w:rFonts w:ascii="Lucida Console" w:hAnsi="Lucida Console"/>
                <w:sz w:val="12"/>
                <w:szCs w:val="12"/>
              </w:rPr>
            </w:pPr>
            <w:proofErr w:type="spellStart"/>
            <w:proofErr w:type="gramStart"/>
            <w:ins w:id="2696" w:author="Omar Cardona" w:date="2016-10-08T20:00:00Z">
              <w:r w:rsidRPr="003573CB">
                <w:rPr>
                  <w:rFonts w:ascii="Lucida Console" w:hAnsi="Lucida Console"/>
                  <w:sz w:val="12"/>
                  <w:szCs w:val="12"/>
                  <w:highlight w:val="yellow"/>
                </w:rPr>
                <w:t>IeeePriorityTag</w:t>
              </w:r>
              <w:proofErr w:type="spellEnd"/>
              <w:r w:rsidRPr="003573CB">
                <w:rPr>
                  <w:rFonts w:ascii="Lucida Console" w:hAnsi="Lucida Console"/>
                  <w:sz w:val="12"/>
                  <w:szCs w:val="12"/>
                  <w:highlight w:val="yellow"/>
                </w:rPr>
                <w:t xml:space="preserve"> :</w:t>
              </w:r>
              <w:proofErr w:type="gramEnd"/>
              <w:r w:rsidRPr="003573CB">
                <w:rPr>
                  <w:rFonts w:ascii="Lucida Console" w:hAnsi="Lucida Console"/>
                  <w:sz w:val="12"/>
                  <w:szCs w:val="12"/>
                  <w:highlight w:val="yellow"/>
                </w:rPr>
                <w:t xml:space="preserve"> On</w:t>
              </w:r>
            </w:ins>
          </w:p>
          <w:p w14:paraId="330B4CA1" w14:textId="77777777" w:rsidR="00262FFE" w:rsidRPr="004A2D5F" w:rsidRDefault="00262FFE" w:rsidP="00262FFE">
            <w:pPr>
              <w:rPr>
                <w:ins w:id="2697" w:author="Omar Cardona" w:date="2016-10-08T20:00:00Z"/>
                <w:rFonts w:ascii="Lucida Console" w:hAnsi="Lucida Console"/>
                <w:sz w:val="12"/>
                <w:szCs w:val="12"/>
              </w:rPr>
            </w:pPr>
            <w:ins w:id="2698" w:author="Omar Cardona" w:date="2016-10-08T20:00:00Z">
              <w:r w:rsidRPr="004A2D5F">
                <w:rPr>
                  <w:rFonts w:ascii="Lucida Console" w:hAnsi="Lucida Console"/>
                  <w:sz w:val="12"/>
                  <w:szCs w:val="12"/>
                </w:rPr>
                <w:t xml:space="preserve">Status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{Ok}</w:t>
              </w:r>
            </w:ins>
          </w:p>
          <w:p w14:paraId="5387889D" w14:textId="77777777" w:rsidR="00262FFE" w:rsidRPr="004A2D5F" w:rsidRDefault="00262FFE" w:rsidP="00262FFE">
            <w:pPr>
              <w:rPr>
                <w:ins w:id="2699" w:author="Omar Cardona" w:date="2016-10-08T20:00:00Z"/>
                <w:rFonts w:ascii="Lucida Console" w:hAnsi="Lucida Console"/>
                <w:sz w:val="12"/>
                <w:szCs w:val="12"/>
              </w:rPr>
            </w:pPr>
          </w:p>
          <w:p w14:paraId="1190DDDB" w14:textId="77777777" w:rsidR="00262FFE" w:rsidRPr="004A2D5F" w:rsidRDefault="00262FFE" w:rsidP="00262FFE">
            <w:pPr>
              <w:rPr>
                <w:ins w:id="2700" w:author="Omar Cardona" w:date="2016-10-08T20:00:00Z"/>
                <w:rFonts w:ascii="Lucida Console" w:hAnsi="Lucida Console"/>
                <w:sz w:val="12"/>
                <w:szCs w:val="12"/>
              </w:rPr>
            </w:pPr>
            <w:ins w:id="2701" w:author="Omar Cardona" w:date="2016-10-08T20:00:00Z">
              <w:r w:rsidRPr="004A2D5F">
                <w:rPr>
                  <w:rFonts w:ascii="Lucida Console" w:hAnsi="Lucida Console"/>
                  <w:sz w:val="12"/>
                  <w:szCs w:val="12"/>
                </w:rPr>
                <w:t xml:space="preserve">Name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w:t>
              </w:r>
              <w:r w:rsidRPr="003573CB">
                <w:rPr>
                  <w:rFonts w:ascii="Lucida Console" w:hAnsi="Lucida Console"/>
                  <w:sz w:val="12"/>
                  <w:szCs w:val="12"/>
                  <w:highlight w:val="yellow"/>
                </w:rPr>
                <w:t>SMB2</w:t>
              </w:r>
            </w:ins>
          </w:p>
          <w:p w14:paraId="7D9BE6D5" w14:textId="77777777" w:rsidR="00262FFE" w:rsidRPr="004A2D5F" w:rsidRDefault="00262FFE" w:rsidP="00262FFE">
            <w:pPr>
              <w:rPr>
                <w:ins w:id="2702" w:author="Omar Cardona" w:date="2016-10-08T20:00:00Z"/>
                <w:rFonts w:ascii="Lucida Console" w:hAnsi="Lucida Console"/>
                <w:sz w:val="12"/>
                <w:szCs w:val="12"/>
              </w:rPr>
            </w:pPr>
            <w:proofErr w:type="spellStart"/>
            <w:ins w:id="2703" w:author="Omar Cardona" w:date="2016-10-08T20:00:00Z">
              <w:r w:rsidRPr="004A2D5F">
                <w:rPr>
                  <w:rFonts w:ascii="Lucida Console" w:hAnsi="Lucida Console"/>
                  <w:sz w:val="12"/>
                  <w:szCs w:val="12"/>
                </w:rPr>
                <w:t>SwitchName</w:t>
              </w:r>
              <w:proofErr w:type="spellEnd"/>
              <w:r w:rsidRPr="004A2D5F">
                <w:rPr>
                  <w:rFonts w:ascii="Lucida Console" w:hAnsi="Lucida Console"/>
                  <w:sz w:val="12"/>
                  <w:szCs w:val="12"/>
                </w:rPr>
                <w:t xml:space="preserve">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VMSTEST</w:t>
              </w:r>
            </w:ins>
          </w:p>
          <w:p w14:paraId="60F37622" w14:textId="77777777" w:rsidR="00262FFE" w:rsidRPr="004A2D5F" w:rsidRDefault="00262FFE" w:rsidP="00262FFE">
            <w:pPr>
              <w:rPr>
                <w:ins w:id="2704" w:author="Omar Cardona" w:date="2016-10-08T20:00:00Z"/>
                <w:rFonts w:ascii="Lucida Console" w:hAnsi="Lucida Console"/>
                <w:sz w:val="12"/>
                <w:szCs w:val="12"/>
              </w:rPr>
            </w:pPr>
            <w:proofErr w:type="spellStart"/>
            <w:proofErr w:type="gramStart"/>
            <w:ins w:id="2705" w:author="Omar Cardona" w:date="2016-10-08T20:00:00Z">
              <w:r w:rsidRPr="003573CB">
                <w:rPr>
                  <w:rFonts w:ascii="Lucida Console" w:hAnsi="Lucida Console"/>
                  <w:sz w:val="12"/>
                  <w:szCs w:val="12"/>
                  <w:highlight w:val="yellow"/>
                </w:rPr>
                <w:t>IeeePriorityTag</w:t>
              </w:r>
              <w:proofErr w:type="spellEnd"/>
              <w:r w:rsidRPr="003573CB">
                <w:rPr>
                  <w:rFonts w:ascii="Lucida Console" w:hAnsi="Lucida Console"/>
                  <w:sz w:val="12"/>
                  <w:szCs w:val="12"/>
                  <w:highlight w:val="yellow"/>
                </w:rPr>
                <w:t xml:space="preserve"> :</w:t>
              </w:r>
              <w:proofErr w:type="gramEnd"/>
              <w:r w:rsidRPr="003573CB">
                <w:rPr>
                  <w:rFonts w:ascii="Lucida Console" w:hAnsi="Lucida Console"/>
                  <w:sz w:val="12"/>
                  <w:szCs w:val="12"/>
                  <w:highlight w:val="yellow"/>
                </w:rPr>
                <w:t xml:space="preserve"> On</w:t>
              </w:r>
            </w:ins>
          </w:p>
          <w:p w14:paraId="7707E0D2" w14:textId="77777777" w:rsidR="00262FFE" w:rsidRDefault="00262FFE" w:rsidP="00262FFE">
            <w:pPr>
              <w:rPr>
                <w:ins w:id="2706" w:author="Omar Cardona" w:date="2016-10-08T20:00:00Z"/>
                <w:rFonts w:ascii="Lucida Console" w:hAnsi="Lucida Console"/>
                <w:sz w:val="12"/>
                <w:szCs w:val="12"/>
              </w:rPr>
            </w:pPr>
            <w:ins w:id="2707" w:author="Omar Cardona" w:date="2016-10-08T20:00:00Z">
              <w:r w:rsidRPr="004A2D5F">
                <w:rPr>
                  <w:rFonts w:ascii="Lucida Console" w:hAnsi="Lucida Console"/>
                  <w:sz w:val="12"/>
                  <w:szCs w:val="12"/>
                </w:rPr>
                <w:t xml:space="preserve">Status        </w:t>
              </w:r>
              <w:proofErr w:type="gramStart"/>
              <w:r w:rsidRPr="004A2D5F">
                <w:rPr>
                  <w:rFonts w:ascii="Lucida Console" w:hAnsi="Lucida Console"/>
                  <w:sz w:val="12"/>
                  <w:szCs w:val="12"/>
                </w:rPr>
                <w:t xml:space="preserve">  :</w:t>
              </w:r>
              <w:proofErr w:type="gramEnd"/>
              <w:r w:rsidRPr="004A2D5F">
                <w:rPr>
                  <w:rFonts w:ascii="Lucida Console" w:hAnsi="Lucida Console"/>
                  <w:sz w:val="12"/>
                  <w:szCs w:val="12"/>
                </w:rPr>
                <w:t xml:space="preserve"> {Ok}</w:t>
              </w:r>
            </w:ins>
          </w:p>
          <w:p w14:paraId="7A4A0412" w14:textId="3A627E8F" w:rsidR="00262FFE" w:rsidDel="00262FFE" w:rsidRDefault="00262FFE" w:rsidP="002E797E">
            <w:pPr>
              <w:rPr>
                <w:ins w:id="2708" w:author="Brian Leong (Inspur Worldwide Services Ltd)" w:date="2016-10-05T10:58:00Z"/>
                <w:del w:id="2709" w:author="Omar Cardona" w:date="2016-10-08T20:00:00Z"/>
                <w:rFonts w:ascii="Lucida Console" w:hAnsi="Lucida Console"/>
                <w:sz w:val="12"/>
                <w:szCs w:val="12"/>
              </w:rPr>
            </w:pPr>
          </w:p>
          <w:tbl>
            <w:tblPr>
              <w:tblStyle w:val="TableGrid"/>
              <w:tblW w:w="0" w:type="auto"/>
              <w:tblLook w:val="04A0" w:firstRow="1" w:lastRow="0" w:firstColumn="1" w:lastColumn="0" w:noHBand="0" w:noVBand="1"/>
              <w:tblPrChange w:id="2710" w:author="Brian Leong (Inspur Worldwide Services Ltd)" w:date="2016-10-05T10:59:00Z">
                <w:tblPr>
                  <w:tblStyle w:val="TableGrid"/>
                  <w:tblW w:w="0" w:type="auto"/>
                  <w:tblLook w:val="04A0" w:firstRow="1" w:lastRow="0" w:firstColumn="1" w:lastColumn="0" w:noHBand="0" w:noVBand="1"/>
                </w:tblPr>
              </w:tblPrChange>
            </w:tblPr>
            <w:tblGrid>
              <w:gridCol w:w="7664"/>
              <w:tblGridChange w:id="2711">
                <w:tblGrid>
                  <w:gridCol w:w="9793"/>
                </w:tblGrid>
              </w:tblGridChange>
            </w:tblGrid>
            <w:tr w:rsidR="004A2D5F" w:rsidDel="00262FFE" w14:paraId="7D03B02B" w14:textId="5CAED65C" w:rsidTr="004A2D5F">
              <w:trPr>
                <w:ins w:id="2712" w:author="Brian Leong (Inspur Worldwide Services Ltd)" w:date="2016-10-05T10:58:00Z"/>
                <w:del w:id="2713" w:author="Omar Cardona" w:date="2016-10-08T20:00:00Z"/>
              </w:trPr>
              <w:tc>
                <w:tcPr>
                  <w:tcW w:w="0" w:type="auto"/>
                  <w:tcPrChange w:id="2714" w:author="Brian Leong (Inspur Worldwide Services Ltd)" w:date="2016-10-05T10:59:00Z">
                    <w:tcPr>
                      <w:tcW w:w="9793" w:type="dxa"/>
                    </w:tcPr>
                  </w:tcPrChange>
                </w:tcPr>
                <w:p w14:paraId="56142151" w14:textId="6964E0AE" w:rsidR="004A2D5F" w:rsidDel="00262FFE" w:rsidRDefault="004A2D5F" w:rsidP="002E797E">
                  <w:pPr>
                    <w:rPr>
                      <w:ins w:id="2715" w:author="Brian Leong (Inspur Worldwide Services Ltd)" w:date="2016-10-05T10:58:00Z"/>
                      <w:del w:id="2716" w:author="Omar Cardona" w:date="2016-10-08T20:00:00Z"/>
                      <w:rFonts w:ascii="Lucida Console" w:hAnsi="Lucida Console"/>
                      <w:sz w:val="12"/>
                      <w:szCs w:val="12"/>
                    </w:rPr>
                  </w:pPr>
                  <w:ins w:id="2717" w:author="Brian Leong (Inspur Worldwide Services Ltd)" w:date="2016-10-05T10:58:00Z">
                    <w:del w:id="2718" w:author="Omar Cardona" w:date="2016-10-08T20:00:00Z">
                      <w:r w:rsidRPr="00836A5F" w:rsidDel="00262FFE">
                        <w:rPr>
                          <w:rFonts w:ascii="Lucida Console" w:hAnsi="Lucida Console"/>
                          <w:sz w:val="12"/>
                          <w:szCs w:val="12"/>
                          <w:highlight w:val="red"/>
                          <w:rPrChange w:id="2719" w:author="Omar Cardona" w:date="2016-10-07T20:31:00Z">
                            <w:rPr>
                              <w:rFonts w:ascii="Lucida Console" w:hAnsi="Lucida Console"/>
                              <w:sz w:val="12"/>
                              <w:szCs w:val="12"/>
                            </w:rPr>
                          </w:rPrChange>
                        </w:rPr>
                        <w:delText>Compact alternative:</w:delText>
                      </w:r>
                    </w:del>
                  </w:ins>
                </w:p>
                <w:p w14:paraId="3B34253F" w14:textId="5E0C6420" w:rsidR="004A2D5F" w:rsidDel="00262FFE" w:rsidRDefault="004A2D5F" w:rsidP="002E797E">
                  <w:pPr>
                    <w:rPr>
                      <w:ins w:id="2720" w:author="Brian Leong (Inspur Worldwide Services Ltd)" w:date="2016-10-05T10:59:00Z"/>
                      <w:del w:id="2721" w:author="Omar Cardona" w:date="2016-10-08T20:00:00Z"/>
                      <w:rFonts w:ascii="Lucida Console" w:hAnsi="Lucida Console"/>
                      <w:sz w:val="12"/>
                      <w:szCs w:val="12"/>
                    </w:rPr>
                  </w:pPr>
                </w:p>
                <w:p w14:paraId="0C488C02" w14:textId="1C6A1591" w:rsidR="004A2D5F" w:rsidRPr="004A2D5F" w:rsidDel="00262FFE" w:rsidRDefault="004A2D5F" w:rsidP="004A2D5F">
                  <w:pPr>
                    <w:rPr>
                      <w:ins w:id="2722" w:author="Brian Leong (Inspur Worldwide Services Ltd)" w:date="2016-10-05T10:59:00Z"/>
                      <w:del w:id="2723" w:author="Omar Cardona" w:date="2016-10-08T20:00:00Z"/>
                      <w:rFonts w:ascii="Lucida Console" w:hAnsi="Lucida Console"/>
                      <w:sz w:val="12"/>
                      <w:szCs w:val="12"/>
                    </w:rPr>
                  </w:pPr>
                  <w:ins w:id="2724" w:author="Brian Leong (Inspur Worldwide Services Ltd)" w:date="2016-10-05T10:59:00Z">
                    <w:del w:id="2725" w:author="Omar Cardona" w:date="2016-10-08T20:00:00Z">
                      <w:r w:rsidRPr="004A2D5F" w:rsidDel="00262FFE">
                        <w:rPr>
                          <w:rFonts w:ascii="Lucida Console" w:hAnsi="Lucida Console"/>
                          <w:sz w:val="12"/>
                          <w:szCs w:val="12"/>
                        </w:rPr>
                        <w:delText>PS C:\test&gt; Get-VMNetworkAdapter -ManagementOS -Name "SMB*" | fl Name,SwitchName,IeeePriorityTag,Status</w:delText>
                      </w:r>
                    </w:del>
                  </w:ins>
                </w:p>
                <w:p w14:paraId="562FE4D1" w14:textId="2CCA0B68" w:rsidR="004A2D5F" w:rsidRPr="004A2D5F" w:rsidDel="00262FFE" w:rsidRDefault="004A2D5F" w:rsidP="004A2D5F">
                  <w:pPr>
                    <w:rPr>
                      <w:ins w:id="2726" w:author="Brian Leong (Inspur Worldwide Services Ltd)" w:date="2016-10-05T10:59:00Z"/>
                      <w:del w:id="2727" w:author="Omar Cardona" w:date="2016-10-08T20:00:00Z"/>
                      <w:rFonts w:ascii="Lucida Console" w:hAnsi="Lucida Console"/>
                      <w:sz w:val="12"/>
                      <w:szCs w:val="12"/>
                    </w:rPr>
                  </w:pPr>
                </w:p>
                <w:p w14:paraId="066A19B2" w14:textId="3E335539" w:rsidR="004A2D5F" w:rsidRPr="004A2D5F" w:rsidDel="00262FFE" w:rsidRDefault="004A2D5F" w:rsidP="004A2D5F">
                  <w:pPr>
                    <w:rPr>
                      <w:ins w:id="2728" w:author="Brian Leong (Inspur Worldwide Services Ltd)" w:date="2016-10-05T10:59:00Z"/>
                      <w:del w:id="2729" w:author="Omar Cardona" w:date="2016-10-08T20:00:00Z"/>
                      <w:rFonts w:ascii="Lucida Console" w:hAnsi="Lucida Console"/>
                      <w:sz w:val="12"/>
                      <w:szCs w:val="12"/>
                    </w:rPr>
                  </w:pPr>
                  <w:ins w:id="2730" w:author="Brian Leong (Inspur Worldwide Services Ltd)" w:date="2016-10-05T10:59:00Z">
                    <w:del w:id="2731" w:author="Omar Cardona" w:date="2016-10-08T20:00:00Z">
                      <w:r w:rsidRPr="004A2D5F" w:rsidDel="00262FFE">
                        <w:rPr>
                          <w:rFonts w:ascii="Lucida Console" w:hAnsi="Lucida Console"/>
                          <w:sz w:val="12"/>
                          <w:szCs w:val="12"/>
                        </w:rPr>
                        <w:delText xml:space="preserve">Name            : </w:delText>
                      </w:r>
                      <w:r w:rsidRPr="008A0821" w:rsidDel="00262FFE">
                        <w:rPr>
                          <w:rFonts w:ascii="Lucida Console" w:hAnsi="Lucida Console"/>
                          <w:sz w:val="12"/>
                          <w:szCs w:val="12"/>
                          <w:highlight w:val="yellow"/>
                          <w:rPrChange w:id="2732" w:author="Brian Leong (Inspur Worldwide Services Ltd)" w:date="2016-10-05T10:59:00Z">
                            <w:rPr>
                              <w:rFonts w:ascii="Lucida Console" w:hAnsi="Lucida Console"/>
                              <w:sz w:val="12"/>
                              <w:szCs w:val="12"/>
                            </w:rPr>
                          </w:rPrChange>
                        </w:rPr>
                        <w:delText>SMB1</w:delText>
                      </w:r>
                    </w:del>
                  </w:ins>
                </w:p>
                <w:p w14:paraId="2F686721" w14:textId="52594E16" w:rsidR="004A2D5F" w:rsidRPr="004A2D5F" w:rsidDel="00262FFE" w:rsidRDefault="004A2D5F" w:rsidP="004A2D5F">
                  <w:pPr>
                    <w:rPr>
                      <w:ins w:id="2733" w:author="Brian Leong (Inspur Worldwide Services Ltd)" w:date="2016-10-05T10:59:00Z"/>
                      <w:del w:id="2734" w:author="Omar Cardona" w:date="2016-10-08T20:00:00Z"/>
                      <w:rFonts w:ascii="Lucida Console" w:hAnsi="Lucida Console"/>
                      <w:sz w:val="12"/>
                      <w:szCs w:val="12"/>
                    </w:rPr>
                  </w:pPr>
                  <w:ins w:id="2735" w:author="Brian Leong (Inspur Worldwide Services Ltd)" w:date="2016-10-05T10:59:00Z">
                    <w:del w:id="2736" w:author="Omar Cardona" w:date="2016-10-08T20:00:00Z">
                      <w:r w:rsidRPr="004A2D5F" w:rsidDel="00262FFE">
                        <w:rPr>
                          <w:rFonts w:ascii="Lucida Console" w:hAnsi="Lucida Console"/>
                          <w:sz w:val="12"/>
                          <w:szCs w:val="12"/>
                        </w:rPr>
                        <w:delText>SwitchName      : VMSTEST</w:delText>
                      </w:r>
                    </w:del>
                  </w:ins>
                </w:p>
                <w:p w14:paraId="53492FEF" w14:textId="0AA0AE74" w:rsidR="004A2D5F" w:rsidRPr="004A2D5F" w:rsidDel="00262FFE" w:rsidRDefault="004A2D5F" w:rsidP="004A2D5F">
                  <w:pPr>
                    <w:rPr>
                      <w:ins w:id="2737" w:author="Brian Leong (Inspur Worldwide Services Ltd)" w:date="2016-10-05T10:59:00Z"/>
                      <w:del w:id="2738" w:author="Omar Cardona" w:date="2016-10-08T20:00:00Z"/>
                      <w:rFonts w:ascii="Lucida Console" w:hAnsi="Lucida Console"/>
                      <w:sz w:val="12"/>
                      <w:szCs w:val="12"/>
                    </w:rPr>
                  </w:pPr>
                  <w:ins w:id="2739" w:author="Brian Leong (Inspur Worldwide Services Ltd)" w:date="2016-10-05T10:59:00Z">
                    <w:del w:id="2740" w:author="Omar Cardona" w:date="2016-10-08T20:00:00Z">
                      <w:r w:rsidRPr="008A0821" w:rsidDel="00262FFE">
                        <w:rPr>
                          <w:rFonts w:ascii="Lucida Console" w:hAnsi="Lucida Console"/>
                          <w:sz w:val="12"/>
                          <w:szCs w:val="12"/>
                          <w:highlight w:val="yellow"/>
                          <w:rPrChange w:id="2741" w:author="Brian Leong (Inspur Worldwide Services Ltd)" w:date="2016-10-05T10:59:00Z">
                            <w:rPr>
                              <w:rFonts w:ascii="Lucida Console" w:hAnsi="Lucida Console"/>
                              <w:sz w:val="12"/>
                              <w:szCs w:val="12"/>
                            </w:rPr>
                          </w:rPrChange>
                        </w:rPr>
                        <w:delText>IeeePriorityTag : On</w:delText>
                      </w:r>
                    </w:del>
                  </w:ins>
                </w:p>
                <w:p w14:paraId="39C0C096" w14:textId="5151520F" w:rsidR="004A2D5F" w:rsidRPr="004A2D5F" w:rsidDel="00262FFE" w:rsidRDefault="004A2D5F" w:rsidP="004A2D5F">
                  <w:pPr>
                    <w:rPr>
                      <w:ins w:id="2742" w:author="Brian Leong (Inspur Worldwide Services Ltd)" w:date="2016-10-05T10:59:00Z"/>
                      <w:del w:id="2743" w:author="Omar Cardona" w:date="2016-10-08T20:00:00Z"/>
                      <w:rFonts w:ascii="Lucida Console" w:hAnsi="Lucida Console"/>
                      <w:sz w:val="12"/>
                      <w:szCs w:val="12"/>
                    </w:rPr>
                  </w:pPr>
                  <w:ins w:id="2744" w:author="Brian Leong (Inspur Worldwide Services Ltd)" w:date="2016-10-05T10:59:00Z">
                    <w:del w:id="2745" w:author="Omar Cardona" w:date="2016-10-08T20:00:00Z">
                      <w:r w:rsidRPr="004A2D5F" w:rsidDel="00262FFE">
                        <w:rPr>
                          <w:rFonts w:ascii="Lucida Console" w:hAnsi="Lucida Console"/>
                          <w:sz w:val="12"/>
                          <w:szCs w:val="12"/>
                        </w:rPr>
                        <w:delText>Status          : {Ok}</w:delText>
                      </w:r>
                    </w:del>
                  </w:ins>
                </w:p>
                <w:p w14:paraId="32A90F63" w14:textId="37C5F2F3" w:rsidR="004A2D5F" w:rsidRPr="004A2D5F" w:rsidDel="00262FFE" w:rsidRDefault="004A2D5F" w:rsidP="004A2D5F">
                  <w:pPr>
                    <w:rPr>
                      <w:ins w:id="2746" w:author="Brian Leong (Inspur Worldwide Services Ltd)" w:date="2016-10-05T10:59:00Z"/>
                      <w:del w:id="2747" w:author="Omar Cardona" w:date="2016-10-08T20:00:00Z"/>
                      <w:rFonts w:ascii="Lucida Console" w:hAnsi="Lucida Console"/>
                      <w:sz w:val="12"/>
                      <w:szCs w:val="12"/>
                    </w:rPr>
                  </w:pPr>
                </w:p>
                <w:p w14:paraId="1AC01B17" w14:textId="05E7F66D" w:rsidR="004A2D5F" w:rsidRPr="004A2D5F" w:rsidDel="00262FFE" w:rsidRDefault="004A2D5F" w:rsidP="004A2D5F">
                  <w:pPr>
                    <w:rPr>
                      <w:ins w:id="2748" w:author="Brian Leong (Inspur Worldwide Services Ltd)" w:date="2016-10-05T10:59:00Z"/>
                      <w:del w:id="2749" w:author="Omar Cardona" w:date="2016-10-08T20:00:00Z"/>
                      <w:rFonts w:ascii="Lucida Console" w:hAnsi="Lucida Console"/>
                      <w:sz w:val="12"/>
                      <w:szCs w:val="12"/>
                    </w:rPr>
                  </w:pPr>
                  <w:ins w:id="2750" w:author="Brian Leong (Inspur Worldwide Services Ltd)" w:date="2016-10-05T10:59:00Z">
                    <w:del w:id="2751" w:author="Omar Cardona" w:date="2016-10-08T20:00:00Z">
                      <w:r w:rsidRPr="004A2D5F" w:rsidDel="00262FFE">
                        <w:rPr>
                          <w:rFonts w:ascii="Lucida Console" w:hAnsi="Lucida Console"/>
                          <w:sz w:val="12"/>
                          <w:szCs w:val="12"/>
                        </w:rPr>
                        <w:delText xml:space="preserve">Name            : </w:delText>
                      </w:r>
                      <w:r w:rsidRPr="008A0821" w:rsidDel="00262FFE">
                        <w:rPr>
                          <w:rFonts w:ascii="Lucida Console" w:hAnsi="Lucida Console"/>
                          <w:sz w:val="12"/>
                          <w:szCs w:val="12"/>
                          <w:highlight w:val="yellow"/>
                          <w:rPrChange w:id="2752" w:author="Brian Leong (Inspur Worldwide Services Ltd)" w:date="2016-10-05T10:59:00Z">
                            <w:rPr>
                              <w:rFonts w:ascii="Lucida Console" w:hAnsi="Lucida Console"/>
                              <w:sz w:val="12"/>
                              <w:szCs w:val="12"/>
                            </w:rPr>
                          </w:rPrChange>
                        </w:rPr>
                        <w:delText>SMB2</w:delText>
                      </w:r>
                    </w:del>
                  </w:ins>
                </w:p>
                <w:p w14:paraId="56DBF7D4" w14:textId="2EE5783C" w:rsidR="004A2D5F" w:rsidRPr="004A2D5F" w:rsidDel="00262FFE" w:rsidRDefault="004A2D5F" w:rsidP="004A2D5F">
                  <w:pPr>
                    <w:rPr>
                      <w:ins w:id="2753" w:author="Brian Leong (Inspur Worldwide Services Ltd)" w:date="2016-10-05T10:59:00Z"/>
                      <w:del w:id="2754" w:author="Omar Cardona" w:date="2016-10-08T20:00:00Z"/>
                      <w:rFonts w:ascii="Lucida Console" w:hAnsi="Lucida Console"/>
                      <w:sz w:val="12"/>
                      <w:szCs w:val="12"/>
                    </w:rPr>
                  </w:pPr>
                  <w:ins w:id="2755" w:author="Brian Leong (Inspur Worldwide Services Ltd)" w:date="2016-10-05T10:59:00Z">
                    <w:del w:id="2756" w:author="Omar Cardona" w:date="2016-10-08T20:00:00Z">
                      <w:r w:rsidRPr="004A2D5F" w:rsidDel="00262FFE">
                        <w:rPr>
                          <w:rFonts w:ascii="Lucida Console" w:hAnsi="Lucida Console"/>
                          <w:sz w:val="12"/>
                          <w:szCs w:val="12"/>
                        </w:rPr>
                        <w:delText>SwitchName      : VMSTEST</w:delText>
                      </w:r>
                    </w:del>
                  </w:ins>
                </w:p>
                <w:p w14:paraId="4FBF5BE1" w14:textId="70353AC0" w:rsidR="004A2D5F" w:rsidRPr="004A2D5F" w:rsidDel="00262FFE" w:rsidRDefault="004A2D5F" w:rsidP="004A2D5F">
                  <w:pPr>
                    <w:rPr>
                      <w:ins w:id="2757" w:author="Brian Leong (Inspur Worldwide Services Ltd)" w:date="2016-10-05T10:59:00Z"/>
                      <w:del w:id="2758" w:author="Omar Cardona" w:date="2016-10-08T20:00:00Z"/>
                      <w:rFonts w:ascii="Lucida Console" w:hAnsi="Lucida Console"/>
                      <w:sz w:val="12"/>
                      <w:szCs w:val="12"/>
                    </w:rPr>
                  </w:pPr>
                  <w:ins w:id="2759" w:author="Brian Leong (Inspur Worldwide Services Ltd)" w:date="2016-10-05T10:59:00Z">
                    <w:del w:id="2760" w:author="Omar Cardona" w:date="2016-10-08T20:00:00Z">
                      <w:r w:rsidRPr="008A0821" w:rsidDel="00262FFE">
                        <w:rPr>
                          <w:rFonts w:ascii="Lucida Console" w:hAnsi="Lucida Console"/>
                          <w:sz w:val="12"/>
                          <w:szCs w:val="12"/>
                          <w:highlight w:val="yellow"/>
                          <w:rPrChange w:id="2761" w:author="Brian Leong (Inspur Worldwide Services Ltd)" w:date="2016-10-05T10:59:00Z">
                            <w:rPr>
                              <w:rFonts w:ascii="Lucida Console" w:hAnsi="Lucida Console"/>
                              <w:sz w:val="12"/>
                              <w:szCs w:val="12"/>
                            </w:rPr>
                          </w:rPrChange>
                        </w:rPr>
                        <w:delText>IeeePriorityTag : On</w:delText>
                      </w:r>
                    </w:del>
                  </w:ins>
                </w:p>
                <w:p w14:paraId="5C845E4B" w14:textId="57D6C1C9" w:rsidR="004A2D5F" w:rsidDel="00262FFE" w:rsidRDefault="004A2D5F" w:rsidP="004A2D5F">
                  <w:pPr>
                    <w:rPr>
                      <w:ins w:id="2762" w:author="Brian Leong (Inspur Worldwide Services Ltd)" w:date="2016-10-05T10:59:00Z"/>
                      <w:del w:id="2763" w:author="Omar Cardona" w:date="2016-10-08T20:00:00Z"/>
                      <w:rFonts w:ascii="Lucida Console" w:hAnsi="Lucida Console"/>
                      <w:sz w:val="12"/>
                      <w:szCs w:val="12"/>
                    </w:rPr>
                  </w:pPr>
                  <w:ins w:id="2764" w:author="Brian Leong (Inspur Worldwide Services Ltd)" w:date="2016-10-05T10:59:00Z">
                    <w:del w:id="2765" w:author="Omar Cardona" w:date="2016-10-08T20:00:00Z">
                      <w:r w:rsidRPr="004A2D5F" w:rsidDel="00262FFE">
                        <w:rPr>
                          <w:rFonts w:ascii="Lucida Console" w:hAnsi="Lucida Console"/>
                          <w:sz w:val="12"/>
                          <w:szCs w:val="12"/>
                        </w:rPr>
                        <w:delText>Status          : {Ok}</w:delText>
                      </w:r>
                    </w:del>
                  </w:ins>
                </w:p>
                <w:p w14:paraId="25F9D8ED" w14:textId="64D50F0A" w:rsidR="008A0821" w:rsidDel="00262FFE" w:rsidRDefault="008A0821" w:rsidP="004A2D5F">
                  <w:pPr>
                    <w:rPr>
                      <w:ins w:id="2766" w:author="Brian Leong (Inspur Worldwide Services Ltd)" w:date="2016-10-05T10:58:00Z"/>
                      <w:del w:id="2767" w:author="Omar Cardona" w:date="2016-10-08T20:00:00Z"/>
                      <w:rFonts w:ascii="Lucida Console" w:hAnsi="Lucida Console"/>
                      <w:sz w:val="12"/>
                      <w:szCs w:val="12"/>
                    </w:rPr>
                  </w:pPr>
                </w:p>
              </w:tc>
            </w:tr>
          </w:tbl>
          <w:p w14:paraId="28184650" w14:textId="6F9E0671" w:rsidR="004A2D5F" w:rsidDel="00262FFE" w:rsidRDefault="004A2D5F" w:rsidP="002E797E">
            <w:pPr>
              <w:rPr>
                <w:del w:id="2768" w:author="Omar Cardona" w:date="2016-10-08T20:00:00Z"/>
                <w:rFonts w:ascii="Lucida Console" w:hAnsi="Lucida Console"/>
                <w:sz w:val="12"/>
                <w:szCs w:val="12"/>
              </w:rPr>
            </w:pPr>
          </w:p>
          <w:p w14:paraId="07CF2D88" w14:textId="3196D0CC" w:rsidR="002E797E" w:rsidRDefault="002E797E" w:rsidP="002E797E">
            <w:pPr>
              <w:rPr>
                <w:rFonts w:ascii="Lucida Console" w:hAnsi="Lucida Console"/>
                <w:sz w:val="12"/>
                <w:szCs w:val="12"/>
              </w:rPr>
            </w:pPr>
          </w:p>
        </w:tc>
      </w:tr>
      <w:tr w:rsidR="002E797E" w:rsidRPr="007A4C93" w14:paraId="2EBC0901" w14:textId="77777777" w:rsidTr="001058D9">
        <w:tc>
          <w:tcPr>
            <w:tcW w:w="361" w:type="dxa"/>
            <w:tcPrChange w:id="2769" w:author="Omar Cardona" w:date="2016-10-08T21:56:00Z">
              <w:tcPr>
                <w:tcW w:w="265" w:type="dxa"/>
              </w:tcPr>
            </w:tcPrChange>
          </w:tcPr>
          <w:p w14:paraId="6E0F0E97" w14:textId="26ABA62C" w:rsidR="002E797E" w:rsidRPr="001058D9" w:rsidRDefault="001058D9" w:rsidP="00294D47">
            <w:pPr>
              <w:rPr>
                <w:rFonts w:ascii="Lucida Console" w:hAnsi="Lucida Console"/>
                <w:b/>
                <w:sz w:val="12"/>
                <w:szCs w:val="12"/>
                <w:rPrChange w:id="2770" w:author="Omar Cardona" w:date="2016-10-08T21:56:00Z">
                  <w:rPr>
                    <w:rFonts w:ascii="Lucida Console" w:hAnsi="Lucida Console"/>
                    <w:sz w:val="12"/>
                    <w:szCs w:val="12"/>
                  </w:rPr>
                </w:rPrChange>
              </w:rPr>
            </w:pPr>
            <w:ins w:id="2771" w:author="Omar Cardona" w:date="2016-10-08T21:56:00Z">
              <w:r w:rsidRPr="001058D9">
                <w:rPr>
                  <w:rFonts w:ascii="Lucida Console" w:hAnsi="Lucida Console"/>
                  <w:b/>
                  <w:sz w:val="12"/>
                  <w:szCs w:val="12"/>
                  <w:rPrChange w:id="2772" w:author="Omar Cardona" w:date="2016-10-08T21:56:00Z">
                    <w:rPr>
                      <w:rFonts w:ascii="Lucida Console" w:hAnsi="Lucida Console"/>
                      <w:sz w:val="12"/>
                      <w:szCs w:val="12"/>
                    </w:rPr>
                  </w:rPrChange>
                </w:rPr>
                <w:t>13</w:t>
              </w:r>
            </w:ins>
          </w:p>
        </w:tc>
        <w:tc>
          <w:tcPr>
            <w:tcW w:w="268" w:type="dxa"/>
            <w:tcPrChange w:id="2773" w:author="Omar Cardona" w:date="2016-10-08T21:56:00Z">
              <w:tcPr>
                <w:tcW w:w="270" w:type="dxa"/>
              </w:tcPr>
            </w:tcPrChange>
          </w:tcPr>
          <w:p w14:paraId="52AF9C88" w14:textId="77777777" w:rsidR="002E797E" w:rsidRPr="007A4C93" w:rsidRDefault="002E797E" w:rsidP="00294D47">
            <w:pPr>
              <w:rPr>
                <w:rFonts w:ascii="Lucida Console" w:hAnsi="Lucida Console"/>
                <w:sz w:val="12"/>
                <w:szCs w:val="12"/>
              </w:rPr>
            </w:pPr>
          </w:p>
        </w:tc>
        <w:tc>
          <w:tcPr>
            <w:tcW w:w="236" w:type="dxa"/>
            <w:shd w:val="clear" w:color="auto" w:fill="00B0F0"/>
            <w:tcPrChange w:id="2774" w:author="Omar Cardona" w:date="2016-10-08T21:56:00Z">
              <w:tcPr>
                <w:tcW w:w="236" w:type="dxa"/>
                <w:shd w:val="clear" w:color="auto" w:fill="00B0F0"/>
              </w:tcPr>
            </w:tcPrChange>
          </w:tcPr>
          <w:p w14:paraId="3614F9FA" w14:textId="77777777" w:rsidR="002E797E" w:rsidRPr="007A4C93" w:rsidRDefault="002E797E" w:rsidP="00294D47">
            <w:pPr>
              <w:rPr>
                <w:rFonts w:ascii="Lucida Console" w:hAnsi="Lucida Console"/>
                <w:sz w:val="12"/>
                <w:szCs w:val="12"/>
              </w:rPr>
            </w:pPr>
          </w:p>
        </w:tc>
        <w:tc>
          <w:tcPr>
            <w:tcW w:w="9925" w:type="dxa"/>
            <w:tcPrChange w:id="2775" w:author="Omar Cardona" w:date="2016-10-08T21:56:00Z">
              <w:tcPr>
                <w:tcW w:w="10019" w:type="dxa"/>
              </w:tcPr>
            </w:tcPrChange>
          </w:tcPr>
          <w:p w14:paraId="6EA1A527" w14:textId="77777777" w:rsidR="00493834" w:rsidRDefault="00493834" w:rsidP="00493834">
            <w:pPr>
              <w:rPr>
                <w:rFonts w:ascii="Lucida Console" w:hAnsi="Lucida Console"/>
                <w:sz w:val="12"/>
                <w:szCs w:val="12"/>
              </w:rPr>
            </w:pPr>
          </w:p>
          <w:p w14:paraId="77B9DBF0" w14:textId="12AD0A40" w:rsidR="00493834" w:rsidRPr="00262FFE" w:rsidRDefault="00493834" w:rsidP="00493834">
            <w:pPr>
              <w:rPr>
                <w:rFonts w:ascii="Lucida Console" w:hAnsi="Lucida Console"/>
                <w:b/>
                <w:sz w:val="12"/>
                <w:szCs w:val="12"/>
              </w:rPr>
            </w:pPr>
            <w:del w:id="2776"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Get-</w:t>
            </w:r>
            <w:proofErr w:type="spellStart"/>
            <w:r w:rsidRPr="00493834">
              <w:rPr>
                <w:rFonts w:ascii="Lucida Console" w:hAnsi="Lucida Console"/>
                <w:b/>
                <w:sz w:val="12"/>
                <w:szCs w:val="12"/>
              </w:rPr>
              <w:t>NetAdapterRdma</w:t>
            </w:r>
            <w:proofErr w:type="spellEnd"/>
            <w:ins w:id="2777" w:author="Omar Cardona" w:date="2016-10-08T20:01:00Z">
              <w:r w:rsidR="00262FFE">
                <w:rPr>
                  <w:rFonts w:ascii="Lucida Console" w:hAnsi="Lucida Console"/>
                  <w:b/>
                  <w:sz w:val="12"/>
                  <w:szCs w:val="12"/>
                </w:rPr>
                <w:t xml:space="preserve"> </w:t>
              </w:r>
              <w:r w:rsidR="00262FFE" w:rsidRPr="00262FFE">
                <w:rPr>
                  <w:rFonts w:ascii="Lucida Console" w:hAnsi="Lucida Console"/>
                  <w:b/>
                  <w:sz w:val="12"/>
                  <w:szCs w:val="12"/>
                  <w:rPrChange w:id="2778" w:author="Omar Cardona" w:date="2016-10-08T20:01:00Z">
                    <w:rPr>
                      <w:rFonts w:ascii="Lucida Console" w:hAnsi="Lucida Console"/>
                      <w:sz w:val="12"/>
                      <w:szCs w:val="12"/>
                    </w:rPr>
                  </w:rPrChange>
                </w:rPr>
                <w:t>-Name "</w:t>
              </w:r>
              <w:proofErr w:type="spellStart"/>
              <w:r w:rsidR="00262FFE" w:rsidRPr="00262FFE">
                <w:rPr>
                  <w:rFonts w:ascii="Lucida Console" w:hAnsi="Lucida Console"/>
                  <w:b/>
                  <w:sz w:val="12"/>
                  <w:szCs w:val="12"/>
                  <w:rPrChange w:id="2779" w:author="Omar Cardona" w:date="2016-10-08T20:01:00Z">
                    <w:rPr>
                      <w:rFonts w:ascii="Lucida Console" w:hAnsi="Lucida Console"/>
                      <w:sz w:val="12"/>
                      <w:szCs w:val="12"/>
                    </w:rPr>
                  </w:rPrChange>
                </w:rPr>
                <w:t>vEthernet</w:t>
              </w:r>
              <w:proofErr w:type="spellEnd"/>
              <w:r w:rsidR="00262FFE" w:rsidRPr="00262FFE">
                <w:rPr>
                  <w:rFonts w:ascii="Lucida Console" w:hAnsi="Lucida Console"/>
                  <w:b/>
                  <w:sz w:val="12"/>
                  <w:szCs w:val="12"/>
                  <w:rPrChange w:id="2780" w:author="Omar Cardona" w:date="2016-10-08T20:01:00Z">
                    <w:rPr>
                      <w:rFonts w:ascii="Lucida Console" w:hAnsi="Lucida Console"/>
                      <w:sz w:val="12"/>
                      <w:szCs w:val="12"/>
                    </w:rPr>
                  </w:rPrChange>
                </w:rPr>
                <w:t>*" | sort Name | ft -</w:t>
              </w:r>
              <w:proofErr w:type="spellStart"/>
              <w:r w:rsidR="00262FFE" w:rsidRPr="00262FFE">
                <w:rPr>
                  <w:rFonts w:ascii="Lucida Console" w:hAnsi="Lucida Console"/>
                  <w:b/>
                  <w:sz w:val="12"/>
                  <w:szCs w:val="12"/>
                  <w:rPrChange w:id="2781" w:author="Omar Cardona" w:date="2016-10-08T20:01:00Z">
                    <w:rPr>
                      <w:rFonts w:ascii="Lucida Console" w:hAnsi="Lucida Console"/>
                      <w:sz w:val="12"/>
                      <w:szCs w:val="12"/>
                    </w:rPr>
                  </w:rPrChange>
                </w:rPr>
                <w:t>AutoSize</w:t>
              </w:r>
            </w:ins>
            <w:proofErr w:type="spellEnd"/>
          </w:p>
          <w:p w14:paraId="30376BCB" w14:textId="77777777" w:rsidR="00493834" w:rsidRPr="00493834" w:rsidRDefault="00493834" w:rsidP="00493834">
            <w:pPr>
              <w:rPr>
                <w:rFonts w:ascii="Lucida Console" w:hAnsi="Lucida Console"/>
                <w:sz w:val="12"/>
                <w:szCs w:val="12"/>
              </w:rPr>
            </w:pPr>
          </w:p>
          <w:p w14:paraId="592F09E9"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Name                      </w:t>
            </w:r>
            <w:proofErr w:type="spellStart"/>
            <w:r w:rsidRPr="00493834">
              <w:rPr>
                <w:rFonts w:ascii="Lucida Console" w:hAnsi="Lucida Console"/>
                <w:sz w:val="12"/>
                <w:szCs w:val="12"/>
              </w:rPr>
              <w:t>InterfaceDescription</w:t>
            </w:r>
            <w:proofErr w:type="spellEnd"/>
            <w:r w:rsidRPr="00493834">
              <w:rPr>
                <w:rFonts w:ascii="Lucida Console" w:hAnsi="Lucida Console"/>
                <w:sz w:val="12"/>
                <w:szCs w:val="12"/>
              </w:rPr>
              <w:t xml:space="preserve">                     Enabled    </w:t>
            </w:r>
          </w:p>
          <w:p w14:paraId="7C9C0E33"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                      --------------------                     -------    </w:t>
            </w:r>
          </w:p>
          <w:p w14:paraId="09D9C393" w14:textId="77777777" w:rsidR="00493834" w:rsidRPr="00493834" w:rsidRDefault="00493834" w:rsidP="00493834">
            <w:pPr>
              <w:rPr>
                <w:rFonts w:ascii="Lucida Console" w:hAnsi="Lucida Console"/>
                <w:sz w:val="12"/>
                <w:szCs w:val="12"/>
              </w:rPr>
            </w:pPr>
            <w:proofErr w:type="spellStart"/>
            <w:r w:rsidRPr="00493834">
              <w:rPr>
                <w:rFonts w:ascii="Lucida Console" w:hAnsi="Lucida Console"/>
                <w:sz w:val="12"/>
                <w:szCs w:val="12"/>
              </w:rPr>
              <w:t>vEthernet</w:t>
            </w:r>
            <w:proofErr w:type="spellEnd"/>
            <w:r w:rsidRPr="00493834">
              <w:rPr>
                <w:rFonts w:ascii="Lucida Console" w:hAnsi="Lucida Console"/>
                <w:sz w:val="12"/>
                <w:szCs w:val="12"/>
              </w:rPr>
              <w:t xml:space="preserve"> (SMB2)          Hyper-V Virtual Ethernet Adapter #4      False      </w:t>
            </w:r>
          </w:p>
          <w:p w14:paraId="02309A6D" w14:textId="77777777" w:rsidR="00493834" w:rsidRPr="00493834" w:rsidRDefault="00493834" w:rsidP="00493834">
            <w:pPr>
              <w:rPr>
                <w:rFonts w:ascii="Lucida Console" w:hAnsi="Lucida Console"/>
                <w:sz w:val="12"/>
                <w:szCs w:val="12"/>
              </w:rPr>
            </w:pPr>
            <w:proofErr w:type="spellStart"/>
            <w:r w:rsidRPr="00493834">
              <w:rPr>
                <w:rFonts w:ascii="Lucida Console" w:hAnsi="Lucida Console"/>
                <w:sz w:val="12"/>
                <w:szCs w:val="12"/>
              </w:rPr>
              <w:t>vEthernet</w:t>
            </w:r>
            <w:proofErr w:type="spellEnd"/>
            <w:r w:rsidRPr="00493834">
              <w:rPr>
                <w:rFonts w:ascii="Lucida Console" w:hAnsi="Lucida Console"/>
                <w:sz w:val="12"/>
                <w:szCs w:val="12"/>
              </w:rPr>
              <w:t xml:space="preserve"> (SMB1)          Hyper-V Virtual Ethernet Adapter #3      False      </w:t>
            </w:r>
          </w:p>
          <w:p w14:paraId="40E45B12" w14:textId="46EC073A" w:rsidR="00493834" w:rsidRPr="00493834" w:rsidRDefault="00493834" w:rsidP="00493834">
            <w:pPr>
              <w:rPr>
                <w:rFonts w:ascii="Lucida Console" w:hAnsi="Lucida Console"/>
                <w:sz w:val="12"/>
                <w:szCs w:val="12"/>
              </w:rPr>
            </w:pPr>
            <w:proofErr w:type="spellStart"/>
            <w:r w:rsidRPr="00493834">
              <w:rPr>
                <w:rFonts w:ascii="Lucida Console" w:hAnsi="Lucida Console"/>
                <w:sz w:val="12"/>
                <w:szCs w:val="12"/>
              </w:rPr>
              <w:t>vEthernet</w:t>
            </w:r>
            <w:proofErr w:type="spellEnd"/>
            <w:r w:rsidRPr="00493834">
              <w:rPr>
                <w:rFonts w:ascii="Lucida Console" w:hAnsi="Lucida Console"/>
                <w:sz w:val="12"/>
                <w:szCs w:val="12"/>
              </w:rPr>
              <w:t xml:space="preserve"> (</w:t>
            </w:r>
            <w:proofErr w:type="gramStart"/>
            <w:r w:rsidRPr="00493834">
              <w:rPr>
                <w:rFonts w:ascii="Lucida Console" w:hAnsi="Lucida Console"/>
                <w:sz w:val="12"/>
                <w:szCs w:val="12"/>
              </w:rPr>
              <w:t xml:space="preserve">MGT)   </w:t>
            </w:r>
            <w:proofErr w:type="gramEnd"/>
            <w:r w:rsidRPr="00493834">
              <w:rPr>
                <w:rFonts w:ascii="Lucida Console" w:hAnsi="Lucida Console"/>
                <w:sz w:val="12"/>
                <w:szCs w:val="12"/>
              </w:rPr>
              <w:t xml:space="preserve">        Hyper-V Virtual Ether</w:t>
            </w:r>
            <w:r w:rsidR="00BB1754">
              <w:rPr>
                <w:rFonts w:ascii="Lucida Console" w:hAnsi="Lucida Console"/>
                <w:sz w:val="12"/>
                <w:szCs w:val="12"/>
              </w:rPr>
              <w:t xml:space="preserve">net Adapter #2      False      </w:t>
            </w:r>
            <w:r w:rsidRPr="00493834">
              <w:rPr>
                <w:rFonts w:ascii="Lucida Console" w:hAnsi="Lucida Console"/>
                <w:sz w:val="12"/>
                <w:szCs w:val="12"/>
              </w:rPr>
              <w:t xml:space="preserve"> </w:t>
            </w:r>
          </w:p>
          <w:p w14:paraId="08BCB5EC" w14:textId="77777777" w:rsidR="00493834" w:rsidRDefault="00493834" w:rsidP="00493834">
            <w:pPr>
              <w:rPr>
                <w:rFonts w:ascii="Lucida Console" w:hAnsi="Lucida Console"/>
                <w:sz w:val="12"/>
                <w:szCs w:val="12"/>
              </w:rPr>
            </w:pPr>
          </w:p>
          <w:p w14:paraId="0E613E37" w14:textId="77777777" w:rsidR="00493834" w:rsidRPr="00493834" w:rsidRDefault="00493834" w:rsidP="00493834">
            <w:pPr>
              <w:rPr>
                <w:rFonts w:ascii="Lucida Console" w:hAnsi="Lucida Console"/>
                <w:sz w:val="12"/>
                <w:szCs w:val="12"/>
              </w:rPr>
            </w:pPr>
          </w:p>
          <w:p w14:paraId="64F0118D" w14:textId="2DDCF931" w:rsidR="00493834" w:rsidRPr="00A76500" w:rsidRDefault="00493834" w:rsidP="00493834">
            <w:pPr>
              <w:rPr>
                <w:rFonts w:ascii="Lucida Console" w:hAnsi="Lucida Console"/>
                <w:b/>
                <w:sz w:val="12"/>
                <w:szCs w:val="12"/>
              </w:rPr>
            </w:pPr>
            <w:del w:id="2782"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Enable-</w:t>
            </w:r>
            <w:proofErr w:type="spellStart"/>
            <w:r w:rsidRPr="00493834">
              <w:rPr>
                <w:rFonts w:ascii="Lucida Console" w:hAnsi="Lucida Console"/>
                <w:b/>
                <w:sz w:val="12"/>
                <w:szCs w:val="12"/>
              </w:rPr>
              <w:t>NetAdapt</w:t>
            </w:r>
            <w:r w:rsidR="00A76500">
              <w:rPr>
                <w:rFonts w:ascii="Lucida Console" w:hAnsi="Lucida Console"/>
                <w:b/>
                <w:sz w:val="12"/>
                <w:szCs w:val="12"/>
              </w:rPr>
              <w:t>erRdma</w:t>
            </w:r>
            <w:proofErr w:type="spellEnd"/>
            <w:r w:rsidR="00A76500">
              <w:rPr>
                <w:rFonts w:ascii="Lucida Console" w:hAnsi="Lucida Console"/>
                <w:b/>
                <w:sz w:val="12"/>
                <w:szCs w:val="12"/>
              </w:rPr>
              <w:t xml:space="preserve"> -Name "</w:t>
            </w:r>
            <w:proofErr w:type="spellStart"/>
            <w:r w:rsidR="00A76500">
              <w:rPr>
                <w:rFonts w:ascii="Lucida Console" w:hAnsi="Lucida Console"/>
                <w:b/>
                <w:sz w:val="12"/>
                <w:szCs w:val="12"/>
              </w:rPr>
              <w:t>vEthernet</w:t>
            </w:r>
            <w:proofErr w:type="spellEnd"/>
            <w:r w:rsidR="00A76500">
              <w:rPr>
                <w:rFonts w:ascii="Lucida Console" w:hAnsi="Lucida Console"/>
                <w:b/>
                <w:sz w:val="12"/>
                <w:szCs w:val="12"/>
              </w:rPr>
              <w:t xml:space="preserve"> (SMB1)"</w:t>
            </w:r>
          </w:p>
          <w:p w14:paraId="3356BE90" w14:textId="11509CAD" w:rsidR="00493834" w:rsidRPr="00A76500" w:rsidRDefault="00493834" w:rsidP="00493834">
            <w:pPr>
              <w:rPr>
                <w:rFonts w:ascii="Lucida Console" w:hAnsi="Lucida Console"/>
                <w:b/>
                <w:sz w:val="12"/>
                <w:szCs w:val="12"/>
              </w:rPr>
            </w:pPr>
            <w:del w:id="2783"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Enable-</w:t>
            </w:r>
            <w:proofErr w:type="spellStart"/>
            <w:r w:rsidRPr="00493834">
              <w:rPr>
                <w:rFonts w:ascii="Lucida Console" w:hAnsi="Lucida Console"/>
                <w:b/>
                <w:sz w:val="12"/>
                <w:szCs w:val="12"/>
              </w:rPr>
              <w:t>NetAdapterRdma</w:t>
            </w:r>
            <w:proofErr w:type="spellEnd"/>
            <w:r w:rsidRPr="00493834">
              <w:rPr>
                <w:rFonts w:ascii="Lucida Console" w:hAnsi="Lucida Console"/>
                <w:b/>
                <w:sz w:val="12"/>
                <w:szCs w:val="12"/>
              </w:rPr>
              <w:t xml:space="preserve"> -Name "</w:t>
            </w:r>
            <w:proofErr w:type="spellStart"/>
            <w:r w:rsidRPr="00493834">
              <w:rPr>
                <w:rFonts w:ascii="Lucida Console" w:hAnsi="Lucida Console"/>
                <w:b/>
                <w:sz w:val="12"/>
                <w:szCs w:val="12"/>
              </w:rPr>
              <w:t>vEther</w:t>
            </w:r>
            <w:r w:rsidR="00A76500">
              <w:rPr>
                <w:rFonts w:ascii="Lucida Console" w:hAnsi="Lucida Console"/>
                <w:b/>
                <w:sz w:val="12"/>
                <w:szCs w:val="12"/>
              </w:rPr>
              <w:t>net</w:t>
            </w:r>
            <w:proofErr w:type="spellEnd"/>
            <w:r w:rsidR="00A76500">
              <w:rPr>
                <w:rFonts w:ascii="Lucida Console" w:hAnsi="Lucida Console"/>
                <w:b/>
                <w:sz w:val="12"/>
                <w:szCs w:val="12"/>
              </w:rPr>
              <w:t xml:space="preserve"> (SMB2)"</w:t>
            </w:r>
          </w:p>
          <w:p w14:paraId="575DBDD5" w14:textId="21B33B40" w:rsidR="00262FFE" w:rsidRPr="003573CB" w:rsidRDefault="00493834" w:rsidP="00262FFE">
            <w:pPr>
              <w:rPr>
                <w:ins w:id="2784" w:author="Omar Cardona" w:date="2016-10-08T20:02:00Z"/>
                <w:rFonts w:ascii="Lucida Console" w:hAnsi="Lucida Console"/>
                <w:b/>
                <w:sz w:val="12"/>
                <w:szCs w:val="12"/>
              </w:rPr>
            </w:pPr>
            <w:del w:id="2785"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Get-</w:t>
            </w:r>
            <w:proofErr w:type="spellStart"/>
            <w:r w:rsidRPr="00493834">
              <w:rPr>
                <w:rFonts w:ascii="Lucida Console" w:hAnsi="Lucida Console"/>
                <w:b/>
                <w:sz w:val="12"/>
                <w:szCs w:val="12"/>
              </w:rPr>
              <w:t>NetAdapterRdma</w:t>
            </w:r>
            <w:proofErr w:type="spellEnd"/>
            <w:ins w:id="2786" w:author="Omar Cardona" w:date="2016-10-08T20:02:00Z">
              <w:r w:rsidR="00262FFE">
                <w:rPr>
                  <w:rFonts w:ascii="Lucida Console" w:hAnsi="Lucida Console"/>
                  <w:b/>
                  <w:sz w:val="12"/>
                  <w:szCs w:val="12"/>
                </w:rPr>
                <w:t xml:space="preserve"> </w:t>
              </w:r>
              <w:r w:rsidR="00262FFE" w:rsidRPr="003573CB">
                <w:rPr>
                  <w:rFonts w:ascii="Lucida Console" w:hAnsi="Lucida Console"/>
                  <w:b/>
                  <w:sz w:val="12"/>
                  <w:szCs w:val="12"/>
                </w:rPr>
                <w:t>-Name "</w:t>
              </w:r>
              <w:proofErr w:type="spellStart"/>
              <w:r w:rsidR="00262FFE" w:rsidRPr="003573CB">
                <w:rPr>
                  <w:rFonts w:ascii="Lucida Console" w:hAnsi="Lucida Console"/>
                  <w:b/>
                  <w:sz w:val="12"/>
                  <w:szCs w:val="12"/>
                </w:rPr>
                <w:t>vEthernet</w:t>
              </w:r>
              <w:proofErr w:type="spellEnd"/>
              <w:r w:rsidR="00262FFE" w:rsidRPr="003573CB">
                <w:rPr>
                  <w:rFonts w:ascii="Lucida Console" w:hAnsi="Lucida Console"/>
                  <w:b/>
                  <w:sz w:val="12"/>
                  <w:szCs w:val="12"/>
                </w:rPr>
                <w:t xml:space="preserve">*" | sort Name | </w:t>
              </w:r>
              <w:del w:id="2787" w:author="Brian Leong (Inspur Worldwide Services Ltd)" w:date="2016-11-21T12:25:00Z">
                <w:r w:rsidR="00262FFE" w:rsidRPr="003573CB" w:rsidDel="009020A2">
                  <w:rPr>
                    <w:rFonts w:ascii="Lucida Console" w:hAnsi="Lucida Console"/>
                    <w:b/>
                    <w:sz w:val="12"/>
                    <w:szCs w:val="12"/>
                  </w:rPr>
                  <w:delText>ft -AutoSize</w:delText>
                </w:r>
              </w:del>
            </w:ins>
            <w:proofErr w:type="spellStart"/>
            <w:ins w:id="2788" w:author="Brian Leong (Inspur Worldwide Services Ltd)" w:date="2016-11-21T12:25:00Z">
              <w:r w:rsidR="009020A2">
                <w:rPr>
                  <w:rFonts w:ascii="Lucida Console" w:hAnsi="Lucida Console"/>
                  <w:b/>
                  <w:sz w:val="12"/>
                  <w:szCs w:val="12"/>
                </w:rPr>
                <w:t>fl</w:t>
              </w:r>
              <w:proofErr w:type="spellEnd"/>
              <w:r w:rsidR="009020A2">
                <w:rPr>
                  <w:rFonts w:ascii="Lucida Console" w:hAnsi="Lucida Console"/>
                  <w:b/>
                  <w:sz w:val="12"/>
                  <w:szCs w:val="12"/>
                </w:rPr>
                <w:t xml:space="preserve"> *</w:t>
              </w:r>
            </w:ins>
          </w:p>
          <w:p w14:paraId="21D9768D" w14:textId="4795C2C4" w:rsidR="00493834" w:rsidRPr="00493834" w:rsidRDefault="00493834" w:rsidP="00493834">
            <w:pPr>
              <w:rPr>
                <w:rFonts w:ascii="Lucida Console" w:hAnsi="Lucida Console"/>
                <w:b/>
                <w:sz w:val="12"/>
                <w:szCs w:val="12"/>
              </w:rPr>
            </w:pPr>
          </w:p>
          <w:p w14:paraId="2EA5C9B4" w14:textId="77777777" w:rsidR="00493834" w:rsidRPr="00493834" w:rsidRDefault="00493834" w:rsidP="00493834">
            <w:pPr>
              <w:rPr>
                <w:rFonts w:ascii="Lucida Console" w:hAnsi="Lucida Console"/>
                <w:sz w:val="12"/>
                <w:szCs w:val="12"/>
              </w:rPr>
            </w:pPr>
          </w:p>
          <w:p w14:paraId="2937C6FF"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Name                      </w:t>
            </w:r>
            <w:proofErr w:type="spellStart"/>
            <w:r w:rsidRPr="00493834">
              <w:rPr>
                <w:rFonts w:ascii="Lucida Console" w:hAnsi="Lucida Console"/>
                <w:sz w:val="12"/>
                <w:szCs w:val="12"/>
              </w:rPr>
              <w:t>InterfaceDescription</w:t>
            </w:r>
            <w:proofErr w:type="spellEnd"/>
            <w:r w:rsidRPr="00493834">
              <w:rPr>
                <w:rFonts w:ascii="Lucida Console" w:hAnsi="Lucida Console"/>
                <w:sz w:val="12"/>
                <w:szCs w:val="12"/>
              </w:rPr>
              <w:t xml:space="preserve">                     Enabled    </w:t>
            </w:r>
          </w:p>
          <w:p w14:paraId="5BD9FED9"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                      --------------------                     -------    </w:t>
            </w:r>
          </w:p>
          <w:p w14:paraId="5512BF58" w14:textId="77777777" w:rsidR="00493834" w:rsidRPr="00493834" w:rsidRDefault="00493834" w:rsidP="00493834">
            <w:pPr>
              <w:rPr>
                <w:rFonts w:ascii="Lucida Console" w:hAnsi="Lucida Console"/>
                <w:sz w:val="12"/>
                <w:szCs w:val="12"/>
              </w:rPr>
            </w:pPr>
            <w:proofErr w:type="spellStart"/>
            <w:r w:rsidRPr="00493834">
              <w:rPr>
                <w:rFonts w:ascii="Lucida Console" w:hAnsi="Lucida Console"/>
                <w:sz w:val="12"/>
                <w:szCs w:val="12"/>
              </w:rPr>
              <w:t>vEthernet</w:t>
            </w:r>
            <w:proofErr w:type="spellEnd"/>
            <w:r w:rsidRPr="00493834">
              <w:rPr>
                <w:rFonts w:ascii="Lucida Console" w:hAnsi="Lucida Console"/>
                <w:sz w:val="12"/>
                <w:szCs w:val="12"/>
              </w:rPr>
              <w:t xml:space="preserve"> (SMB2)          Hyper-V Virtual Ethernet Adapter #4      </w:t>
            </w:r>
            <w:r w:rsidRPr="00493834">
              <w:rPr>
                <w:rFonts w:ascii="Lucida Console" w:hAnsi="Lucida Console"/>
                <w:sz w:val="12"/>
                <w:szCs w:val="12"/>
                <w:highlight w:val="yellow"/>
              </w:rPr>
              <w:t>True</w:t>
            </w:r>
            <w:r w:rsidRPr="00493834">
              <w:rPr>
                <w:rFonts w:ascii="Lucida Console" w:hAnsi="Lucida Console"/>
                <w:sz w:val="12"/>
                <w:szCs w:val="12"/>
              </w:rPr>
              <w:t xml:space="preserve">       </w:t>
            </w:r>
          </w:p>
          <w:p w14:paraId="3371161D" w14:textId="77777777" w:rsidR="00BB1754" w:rsidRDefault="00493834" w:rsidP="00493834">
            <w:pPr>
              <w:rPr>
                <w:rFonts w:ascii="Lucida Console" w:hAnsi="Lucida Console"/>
                <w:sz w:val="12"/>
                <w:szCs w:val="12"/>
              </w:rPr>
            </w:pPr>
            <w:proofErr w:type="spellStart"/>
            <w:r w:rsidRPr="00493834">
              <w:rPr>
                <w:rFonts w:ascii="Lucida Console" w:hAnsi="Lucida Console"/>
                <w:sz w:val="12"/>
                <w:szCs w:val="12"/>
              </w:rPr>
              <w:t>vEthernet</w:t>
            </w:r>
            <w:proofErr w:type="spellEnd"/>
            <w:r w:rsidRPr="00493834">
              <w:rPr>
                <w:rFonts w:ascii="Lucida Console" w:hAnsi="Lucida Console"/>
                <w:sz w:val="12"/>
                <w:szCs w:val="12"/>
              </w:rPr>
              <w:t xml:space="preserve"> (SMB1)          Hyper-V Virtual Ethernet Adapter #3      </w:t>
            </w:r>
            <w:r w:rsidRPr="00493834">
              <w:rPr>
                <w:rFonts w:ascii="Lucida Console" w:hAnsi="Lucida Console"/>
                <w:sz w:val="12"/>
                <w:szCs w:val="12"/>
                <w:highlight w:val="yellow"/>
              </w:rPr>
              <w:t>True</w:t>
            </w:r>
            <w:r w:rsidRPr="00493834">
              <w:rPr>
                <w:rFonts w:ascii="Lucida Console" w:hAnsi="Lucida Console"/>
                <w:sz w:val="12"/>
                <w:szCs w:val="12"/>
              </w:rPr>
              <w:t xml:space="preserve">  </w:t>
            </w:r>
          </w:p>
          <w:p w14:paraId="0F1E13EF" w14:textId="77777777" w:rsidR="00DB4BD4" w:rsidRDefault="00BB1754" w:rsidP="00493834">
            <w:pPr>
              <w:rPr>
                <w:ins w:id="2789" w:author="Brian Leong (Inspur Worldwide Services Ltd)" w:date="2016-10-05T11:02:00Z"/>
                <w:rFonts w:ascii="Lucida Console" w:hAnsi="Lucida Console"/>
                <w:sz w:val="12"/>
                <w:szCs w:val="12"/>
              </w:rPr>
            </w:pPr>
            <w:proofErr w:type="spellStart"/>
            <w:r w:rsidRPr="00493834">
              <w:rPr>
                <w:rFonts w:ascii="Lucida Console" w:hAnsi="Lucida Console"/>
                <w:sz w:val="12"/>
                <w:szCs w:val="12"/>
              </w:rPr>
              <w:t>vEthernet</w:t>
            </w:r>
            <w:proofErr w:type="spellEnd"/>
            <w:r w:rsidRPr="00493834">
              <w:rPr>
                <w:rFonts w:ascii="Lucida Console" w:hAnsi="Lucida Console"/>
                <w:sz w:val="12"/>
                <w:szCs w:val="12"/>
              </w:rPr>
              <w:t xml:space="preserve"> (</w:t>
            </w:r>
            <w:proofErr w:type="gramStart"/>
            <w:r w:rsidRPr="00493834">
              <w:rPr>
                <w:rFonts w:ascii="Lucida Console" w:hAnsi="Lucida Console"/>
                <w:sz w:val="12"/>
                <w:szCs w:val="12"/>
              </w:rPr>
              <w:t xml:space="preserve">MGT)   </w:t>
            </w:r>
            <w:proofErr w:type="gramEnd"/>
            <w:r w:rsidRPr="00493834">
              <w:rPr>
                <w:rFonts w:ascii="Lucida Console" w:hAnsi="Lucida Console"/>
                <w:sz w:val="12"/>
                <w:szCs w:val="12"/>
              </w:rPr>
              <w:t xml:space="preserve">        Hyper-V Virtual Ether</w:t>
            </w:r>
            <w:r>
              <w:rPr>
                <w:rFonts w:ascii="Lucida Console" w:hAnsi="Lucida Console"/>
                <w:sz w:val="12"/>
                <w:szCs w:val="12"/>
              </w:rPr>
              <w:t xml:space="preserve">net Adapter #2      </w:t>
            </w:r>
            <w:del w:id="2790" w:author="Brian Leong (Inspur Worldwide Services Ltd)" w:date="2016-10-05T11:02:00Z">
              <w:r w:rsidDel="00DB4BD4">
                <w:rPr>
                  <w:rFonts w:ascii="Lucida Console" w:hAnsi="Lucida Console"/>
                  <w:sz w:val="12"/>
                  <w:szCs w:val="12"/>
                </w:rPr>
                <w:delText xml:space="preserve">False       </w:delText>
              </w:r>
            </w:del>
            <w:ins w:id="2791" w:author="Brian Leong (Inspur Worldwide Services Ltd)" w:date="2016-10-05T11:02:00Z">
              <w:r w:rsidR="00DB4BD4">
                <w:rPr>
                  <w:rFonts w:ascii="Lucida Console" w:hAnsi="Lucida Console"/>
                  <w:sz w:val="12"/>
                  <w:szCs w:val="12"/>
                </w:rPr>
                <w:t>False</w:t>
              </w:r>
            </w:ins>
          </w:p>
          <w:p w14:paraId="709AC7A2" w14:textId="6B27E1D6" w:rsidR="00DB4BD4" w:rsidDel="00262FFE" w:rsidRDefault="00DB4BD4" w:rsidP="00493834">
            <w:pPr>
              <w:rPr>
                <w:ins w:id="2792" w:author="Brian Leong (Inspur Worldwide Services Ltd)" w:date="2016-10-05T11:02:00Z"/>
                <w:del w:id="2793" w:author="Omar Cardona" w:date="2016-10-08T20:02:00Z"/>
                <w:rFonts w:ascii="Lucida Console" w:hAnsi="Lucida Console"/>
                <w:sz w:val="12"/>
                <w:szCs w:val="12"/>
              </w:rPr>
            </w:pPr>
          </w:p>
          <w:tbl>
            <w:tblPr>
              <w:tblStyle w:val="TableGrid"/>
              <w:tblW w:w="0" w:type="auto"/>
              <w:tblLook w:val="04A0" w:firstRow="1" w:lastRow="0" w:firstColumn="1" w:lastColumn="0" w:noHBand="0" w:noVBand="1"/>
              <w:tblPrChange w:id="2794" w:author="Brian Leong (Inspur Worldwide Services Ltd)" w:date="2016-10-05T11:03:00Z">
                <w:tblPr>
                  <w:tblStyle w:val="TableGrid"/>
                  <w:tblW w:w="0" w:type="auto"/>
                  <w:tblLook w:val="04A0" w:firstRow="1" w:lastRow="0" w:firstColumn="1" w:lastColumn="0" w:noHBand="0" w:noVBand="1"/>
                </w:tblPr>
              </w:tblPrChange>
            </w:tblPr>
            <w:tblGrid>
              <w:gridCol w:w="5712"/>
              <w:tblGridChange w:id="2795">
                <w:tblGrid>
                  <w:gridCol w:w="9793"/>
                </w:tblGrid>
              </w:tblGridChange>
            </w:tblGrid>
            <w:tr w:rsidR="00DB4BD4" w:rsidDel="00262FFE" w14:paraId="39493011" w14:textId="09505DB7" w:rsidTr="00DB4BD4">
              <w:trPr>
                <w:ins w:id="2796" w:author="Brian Leong (Inspur Worldwide Services Ltd)" w:date="2016-10-05T11:02:00Z"/>
                <w:del w:id="2797" w:author="Omar Cardona" w:date="2016-10-08T20:02:00Z"/>
              </w:trPr>
              <w:tc>
                <w:tcPr>
                  <w:tcW w:w="0" w:type="auto"/>
                  <w:tcPrChange w:id="2798" w:author="Brian Leong (Inspur Worldwide Services Ltd)" w:date="2016-10-05T11:03:00Z">
                    <w:tcPr>
                      <w:tcW w:w="9793" w:type="dxa"/>
                    </w:tcPr>
                  </w:tcPrChange>
                </w:tcPr>
                <w:p w14:paraId="585A757F" w14:textId="6F65CFC3" w:rsidR="00DB4BD4" w:rsidDel="00262FFE" w:rsidRDefault="00DB4BD4" w:rsidP="00493834">
                  <w:pPr>
                    <w:rPr>
                      <w:ins w:id="2799" w:author="Brian Leong (Inspur Worldwide Services Ltd)" w:date="2016-10-05T11:02:00Z"/>
                      <w:del w:id="2800" w:author="Omar Cardona" w:date="2016-10-08T20:02:00Z"/>
                      <w:rFonts w:ascii="Lucida Console" w:hAnsi="Lucida Console"/>
                      <w:sz w:val="12"/>
                      <w:szCs w:val="12"/>
                    </w:rPr>
                  </w:pPr>
                  <w:ins w:id="2801" w:author="Brian Leong (Inspur Worldwide Services Ltd)" w:date="2016-10-05T11:02:00Z">
                    <w:del w:id="2802" w:author="Omar Cardona" w:date="2016-10-08T20:02:00Z">
                      <w:r w:rsidRPr="00836A5F" w:rsidDel="00262FFE">
                        <w:rPr>
                          <w:rFonts w:ascii="Lucida Console" w:hAnsi="Lucida Console"/>
                          <w:sz w:val="12"/>
                          <w:szCs w:val="12"/>
                          <w:highlight w:val="red"/>
                          <w:rPrChange w:id="2803" w:author="Omar Cardona" w:date="2016-10-07T20:31:00Z">
                            <w:rPr>
                              <w:rFonts w:ascii="Lucida Console" w:hAnsi="Lucida Console"/>
                              <w:sz w:val="12"/>
                              <w:szCs w:val="12"/>
                            </w:rPr>
                          </w:rPrChange>
                        </w:rPr>
                        <w:delText>Alternative with rows sorted by name:</w:delText>
                      </w:r>
                    </w:del>
                  </w:ins>
                </w:p>
                <w:p w14:paraId="230FA871" w14:textId="2FE07004" w:rsidR="00DB4BD4" w:rsidDel="00262FFE" w:rsidRDefault="00DB4BD4" w:rsidP="00493834">
                  <w:pPr>
                    <w:rPr>
                      <w:ins w:id="2804" w:author="Brian Leong (Inspur Worldwide Services Ltd)" w:date="2016-10-05T11:02:00Z"/>
                      <w:del w:id="2805" w:author="Omar Cardona" w:date="2016-10-08T20:02:00Z"/>
                      <w:rFonts w:ascii="Lucida Console" w:hAnsi="Lucida Console"/>
                      <w:sz w:val="12"/>
                      <w:szCs w:val="12"/>
                    </w:rPr>
                  </w:pPr>
                </w:p>
                <w:p w14:paraId="45DF3318" w14:textId="50360CD0" w:rsidR="00DB4BD4" w:rsidRPr="00DB4BD4" w:rsidDel="00262FFE" w:rsidRDefault="00DB4BD4" w:rsidP="00DB4BD4">
                  <w:pPr>
                    <w:rPr>
                      <w:ins w:id="2806" w:author="Brian Leong (Inspur Worldwide Services Ltd)" w:date="2016-10-05T11:02:00Z"/>
                      <w:del w:id="2807" w:author="Omar Cardona" w:date="2016-10-08T20:02:00Z"/>
                      <w:rFonts w:ascii="Lucida Console" w:hAnsi="Lucida Console"/>
                      <w:sz w:val="12"/>
                      <w:szCs w:val="12"/>
                    </w:rPr>
                  </w:pPr>
                  <w:ins w:id="2808" w:author="Brian Leong (Inspur Worldwide Services Ltd)" w:date="2016-10-05T11:02:00Z">
                    <w:del w:id="2809" w:author="Omar Cardona" w:date="2016-10-08T20:02:00Z">
                      <w:r w:rsidRPr="00DB4BD4" w:rsidDel="00262FFE">
                        <w:rPr>
                          <w:rFonts w:ascii="Lucida Console" w:hAnsi="Lucida Console"/>
                          <w:sz w:val="12"/>
                          <w:szCs w:val="12"/>
                        </w:rPr>
                        <w:delText>PS C:\test&gt; Get-NetAdapterRdma -Name "vEthernet*" | sort Name | ft -AutoSize</w:delText>
                      </w:r>
                    </w:del>
                  </w:ins>
                </w:p>
                <w:p w14:paraId="1EB7F2E4" w14:textId="44966CB7" w:rsidR="00DB4BD4" w:rsidRPr="00DB4BD4" w:rsidDel="00262FFE" w:rsidRDefault="00DB4BD4" w:rsidP="00DB4BD4">
                  <w:pPr>
                    <w:rPr>
                      <w:ins w:id="2810" w:author="Brian Leong (Inspur Worldwide Services Ltd)" w:date="2016-10-05T11:02:00Z"/>
                      <w:del w:id="2811" w:author="Omar Cardona" w:date="2016-10-08T20:02:00Z"/>
                      <w:rFonts w:ascii="Lucida Console" w:hAnsi="Lucida Console"/>
                      <w:sz w:val="12"/>
                      <w:szCs w:val="12"/>
                    </w:rPr>
                  </w:pPr>
                </w:p>
                <w:p w14:paraId="11EDE022" w14:textId="7031873C" w:rsidR="00DB4BD4" w:rsidRPr="00DB4BD4" w:rsidDel="00262FFE" w:rsidRDefault="00DB4BD4" w:rsidP="00DB4BD4">
                  <w:pPr>
                    <w:rPr>
                      <w:ins w:id="2812" w:author="Brian Leong (Inspur Worldwide Services Ltd)" w:date="2016-10-05T11:02:00Z"/>
                      <w:del w:id="2813" w:author="Omar Cardona" w:date="2016-10-08T20:02:00Z"/>
                      <w:rFonts w:ascii="Lucida Console" w:hAnsi="Lucida Console"/>
                      <w:sz w:val="12"/>
                      <w:szCs w:val="12"/>
                    </w:rPr>
                  </w:pPr>
                  <w:ins w:id="2814" w:author="Brian Leong (Inspur Worldwide Services Ltd)" w:date="2016-10-05T11:02:00Z">
                    <w:del w:id="2815" w:author="Omar Cardona" w:date="2016-10-08T20:02:00Z">
                      <w:r w:rsidRPr="00DB4BD4" w:rsidDel="00262FFE">
                        <w:rPr>
                          <w:rFonts w:ascii="Lucida Console" w:hAnsi="Lucida Console"/>
                          <w:sz w:val="12"/>
                          <w:szCs w:val="12"/>
                        </w:rPr>
                        <w:delText>Name                             InterfaceDescription                Enabled</w:delText>
                      </w:r>
                    </w:del>
                  </w:ins>
                </w:p>
                <w:p w14:paraId="6DBC40E1" w14:textId="371DE93B" w:rsidR="00DB4BD4" w:rsidRPr="00DB4BD4" w:rsidDel="00262FFE" w:rsidRDefault="00DB4BD4" w:rsidP="00DB4BD4">
                  <w:pPr>
                    <w:rPr>
                      <w:ins w:id="2816" w:author="Brian Leong (Inspur Worldwide Services Ltd)" w:date="2016-10-05T11:02:00Z"/>
                      <w:del w:id="2817" w:author="Omar Cardona" w:date="2016-10-08T20:02:00Z"/>
                      <w:rFonts w:ascii="Lucida Console" w:hAnsi="Lucida Console"/>
                      <w:sz w:val="12"/>
                      <w:szCs w:val="12"/>
                    </w:rPr>
                  </w:pPr>
                  <w:ins w:id="2818" w:author="Brian Leong (Inspur Worldwide Services Ltd)" w:date="2016-10-05T11:02:00Z">
                    <w:del w:id="2819" w:author="Omar Cardona" w:date="2016-10-08T20:02:00Z">
                      <w:r w:rsidRPr="00DB4BD4" w:rsidDel="00262FFE">
                        <w:rPr>
                          <w:rFonts w:ascii="Lucida Console" w:hAnsi="Lucida Console"/>
                          <w:sz w:val="12"/>
                          <w:szCs w:val="12"/>
                        </w:rPr>
                        <w:delText>----                             --------------------                -------</w:delText>
                      </w:r>
                    </w:del>
                  </w:ins>
                </w:p>
                <w:p w14:paraId="6A11F158" w14:textId="11894D96" w:rsidR="00DB4BD4" w:rsidRPr="00DB4BD4" w:rsidDel="00262FFE" w:rsidRDefault="00DB4BD4" w:rsidP="00DB4BD4">
                  <w:pPr>
                    <w:rPr>
                      <w:ins w:id="2820" w:author="Brian Leong (Inspur Worldwide Services Ltd)" w:date="2016-10-05T11:02:00Z"/>
                      <w:del w:id="2821" w:author="Omar Cardona" w:date="2016-10-08T20:02:00Z"/>
                      <w:rFonts w:ascii="Lucida Console" w:hAnsi="Lucida Console"/>
                      <w:sz w:val="12"/>
                      <w:szCs w:val="12"/>
                    </w:rPr>
                  </w:pPr>
                  <w:ins w:id="2822" w:author="Brian Leong (Inspur Worldwide Services Ltd)" w:date="2016-10-05T11:02:00Z">
                    <w:del w:id="2823" w:author="Omar Cardona" w:date="2016-10-08T20:02:00Z">
                      <w:r w:rsidRPr="00DB4BD4" w:rsidDel="00262FFE">
                        <w:rPr>
                          <w:rFonts w:ascii="Lucida Console" w:hAnsi="Lucida Console"/>
                          <w:sz w:val="12"/>
                          <w:szCs w:val="12"/>
                        </w:rPr>
                        <w:delText>vEthernet (CORP-External-Switch) Hyper-V Virtual Ethernet Adapter    False</w:delText>
                      </w:r>
                    </w:del>
                  </w:ins>
                </w:p>
                <w:p w14:paraId="4D64B5AD" w14:textId="43ACFC85" w:rsidR="00DB4BD4" w:rsidRPr="00DB4BD4" w:rsidDel="00262FFE" w:rsidRDefault="00DB4BD4" w:rsidP="00DB4BD4">
                  <w:pPr>
                    <w:rPr>
                      <w:ins w:id="2824" w:author="Brian Leong (Inspur Worldwide Services Ltd)" w:date="2016-10-05T11:02:00Z"/>
                      <w:del w:id="2825" w:author="Omar Cardona" w:date="2016-10-08T20:02:00Z"/>
                      <w:rFonts w:ascii="Lucida Console" w:hAnsi="Lucida Console"/>
                      <w:sz w:val="12"/>
                      <w:szCs w:val="12"/>
                    </w:rPr>
                  </w:pPr>
                  <w:ins w:id="2826" w:author="Brian Leong (Inspur Worldwide Services Ltd)" w:date="2016-10-05T11:02:00Z">
                    <w:del w:id="2827" w:author="Omar Cardona" w:date="2016-10-08T20:02:00Z">
                      <w:r w:rsidRPr="00DB4BD4" w:rsidDel="00262FFE">
                        <w:rPr>
                          <w:rFonts w:ascii="Lucida Console" w:hAnsi="Lucida Console"/>
                          <w:sz w:val="12"/>
                          <w:szCs w:val="12"/>
                        </w:rPr>
                        <w:delText>vEthernet (MGT)                  Hyper-V Virtual Ethernet Adapter #2 False</w:delText>
                      </w:r>
                    </w:del>
                  </w:ins>
                </w:p>
                <w:p w14:paraId="2B9A9F97" w14:textId="1019EAAA" w:rsidR="00DB4BD4" w:rsidRPr="00DB4BD4" w:rsidDel="00262FFE" w:rsidRDefault="00DB4BD4" w:rsidP="00DB4BD4">
                  <w:pPr>
                    <w:rPr>
                      <w:ins w:id="2828" w:author="Brian Leong (Inspur Worldwide Services Ltd)" w:date="2016-10-05T11:02:00Z"/>
                      <w:del w:id="2829" w:author="Omar Cardona" w:date="2016-10-08T20:02:00Z"/>
                      <w:rFonts w:ascii="Lucida Console" w:hAnsi="Lucida Console"/>
                      <w:sz w:val="12"/>
                      <w:szCs w:val="12"/>
                    </w:rPr>
                  </w:pPr>
                  <w:ins w:id="2830" w:author="Brian Leong (Inspur Worldwide Services Ltd)" w:date="2016-10-05T11:02:00Z">
                    <w:del w:id="2831" w:author="Omar Cardona" w:date="2016-10-08T20:02:00Z">
                      <w:r w:rsidRPr="00DB4BD4" w:rsidDel="00262FFE">
                        <w:rPr>
                          <w:rFonts w:ascii="Lucida Console" w:hAnsi="Lucida Console"/>
                          <w:sz w:val="12"/>
                          <w:szCs w:val="12"/>
                        </w:rPr>
                        <w:delText xml:space="preserve">vEthernet (SMB1)                 Hyper-V Virtual Ethernet Adapter #3 </w:delText>
                      </w:r>
                      <w:r w:rsidRPr="0080581D" w:rsidDel="00262FFE">
                        <w:rPr>
                          <w:rFonts w:ascii="Lucida Console" w:hAnsi="Lucida Console"/>
                          <w:sz w:val="12"/>
                          <w:szCs w:val="12"/>
                          <w:highlight w:val="yellow"/>
                          <w:rPrChange w:id="2832" w:author="Brian Leong (Inspur Worldwide Services Ltd)" w:date="2016-10-05T11:03:00Z">
                            <w:rPr>
                              <w:rFonts w:ascii="Lucida Console" w:hAnsi="Lucida Console"/>
                              <w:sz w:val="12"/>
                              <w:szCs w:val="12"/>
                            </w:rPr>
                          </w:rPrChange>
                        </w:rPr>
                        <w:delText>True</w:delText>
                      </w:r>
                    </w:del>
                  </w:ins>
                </w:p>
                <w:p w14:paraId="29E7B64B" w14:textId="4472F5E6" w:rsidR="00DB4BD4" w:rsidDel="00262FFE" w:rsidRDefault="00DB4BD4" w:rsidP="00DB4BD4">
                  <w:pPr>
                    <w:rPr>
                      <w:ins w:id="2833" w:author="Brian Leong (Inspur Worldwide Services Ltd)" w:date="2016-10-05T11:02:00Z"/>
                      <w:del w:id="2834" w:author="Omar Cardona" w:date="2016-10-08T20:02:00Z"/>
                      <w:rFonts w:ascii="Lucida Console" w:hAnsi="Lucida Console"/>
                      <w:sz w:val="12"/>
                      <w:szCs w:val="12"/>
                    </w:rPr>
                  </w:pPr>
                  <w:ins w:id="2835" w:author="Brian Leong (Inspur Worldwide Services Ltd)" w:date="2016-10-05T11:02:00Z">
                    <w:del w:id="2836" w:author="Omar Cardona" w:date="2016-10-08T20:02:00Z">
                      <w:r w:rsidRPr="00DB4BD4" w:rsidDel="00262FFE">
                        <w:rPr>
                          <w:rFonts w:ascii="Lucida Console" w:hAnsi="Lucida Console"/>
                          <w:sz w:val="12"/>
                          <w:szCs w:val="12"/>
                        </w:rPr>
                        <w:delText xml:space="preserve">vEthernet (SMB2)                 Hyper-V Virtual Ethernet Adapter #4 </w:delText>
                      </w:r>
                      <w:r w:rsidRPr="0080581D" w:rsidDel="00262FFE">
                        <w:rPr>
                          <w:rFonts w:ascii="Lucida Console" w:hAnsi="Lucida Console"/>
                          <w:sz w:val="12"/>
                          <w:szCs w:val="12"/>
                          <w:highlight w:val="yellow"/>
                          <w:rPrChange w:id="2837" w:author="Brian Leong (Inspur Worldwide Services Ltd)" w:date="2016-10-05T11:03:00Z">
                            <w:rPr>
                              <w:rFonts w:ascii="Lucida Console" w:hAnsi="Lucida Console"/>
                              <w:sz w:val="12"/>
                              <w:szCs w:val="12"/>
                            </w:rPr>
                          </w:rPrChange>
                        </w:rPr>
                        <w:delText>True</w:delText>
                      </w:r>
                    </w:del>
                  </w:ins>
                </w:p>
              </w:tc>
            </w:tr>
          </w:tbl>
          <w:p w14:paraId="70145B24" w14:textId="0FEF7651" w:rsidR="00493834" w:rsidRDefault="00DB4BD4" w:rsidP="00493834">
            <w:pPr>
              <w:rPr>
                <w:rFonts w:ascii="Lucida Console" w:hAnsi="Lucida Console"/>
                <w:sz w:val="12"/>
                <w:szCs w:val="12"/>
              </w:rPr>
            </w:pPr>
            <w:ins w:id="2838" w:author="Brian Leong (Inspur Worldwide Services Ltd)" w:date="2016-10-05T11:02:00Z">
              <w:r>
                <w:rPr>
                  <w:rFonts w:ascii="Lucida Console" w:hAnsi="Lucida Console"/>
                  <w:sz w:val="12"/>
                  <w:szCs w:val="12"/>
                </w:rPr>
                <w:t xml:space="preserve">  </w:t>
              </w:r>
            </w:ins>
          </w:p>
          <w:p w14:paraId="5DC6CD3A" w14:textId="774A14FE" w:rsidR="002E797E" w:rsidRDefault="00493834" w:rsidP="00493834">
            <w:pPr>
              <w:rPr>
                <w:rFonts w:ascii="Lucida Console" w:hAnsi="Lucida Console"/>
                <w:sz w:val="12"/>
                <w:szCs w:val="12"/>
              </w:rPr>
            </w:pPr>
            <w:r w:rsidRPr="00493834">
              <w:rPr>
                <w:rFonts w:ascii="Lucida Console" w:hAnsi="Lucida Console"/>
                <w:sz w:val="12"/>
                <w:szCs w:val="12"/>
              </w:rPr>
              <w:t xml:space="preserve">    </w:t>
            </w:r>
          </w:p>
        </w:tc>
      </w:tr>
      <w:tr w:rsidR="002E797E" w:rsidRPr="007A4C93" w14:paraId="18A0CB54" w14:textId="77777777" w:rsidTr="001058D9">
        <w:tc>
          <w:tcPr>
            <w:tcW w:w="361" w:type="dxa"/>
            <w:tcPrChange w:id="2839" w:author="Omar Cardona" w:date="2016-10-08T21:56:00Z">
              <w:tcPr>
                <w:tcW w:w="265" w:type="dxa"/>
              </w:tcPr>
            </w:tcPrChange>
          </w:tcPr>
          <w:p w14:paraId="500D181C" w14:textId="42590A37" w:rsidR="002E797E" w:rsidRPr="001058D9" w:rsidRDefault="001058D9" w:rsidP="00294D47">
            <w:pPr>
              <w:rPr>
                <w:rFonts w:ascii="Lucida Console" w:hAnsi="Lucida Console"/>
                <w:b/>
                <w:sz w:val="12"/>
                <w:szCs w:val="12"/>
                <w:rPrChange w:id="2840" w:author="Omar Cardona" w:date="2016-10-08T21:56:00Z">
                  <w:rPr>
                    <w:rFonts w:ascii="Lucida Console" w:hAnsi="Lucida Console"/>
                    <w:sz w:val="12"/>
                    <w:szCs w:val="12"/>
                  </w:rPr>
                </w:rPrChange>
              </w:rPr>
            </w:pPr>
            <w:ins w:id="2841" w:author="Omar Cardona" w:date="2016-10-08T21:56:00Z">
              <w:r w:rsidRPr="001058D9">
                <w:rPr>
                  <w:rFonts w:ascii="Lucida Console" w:hAnsi="Lucida Console"/>
                  <w:b/>
                  <w:sz w:val="12"/>
                  <w:szCs w:val="12"/>
                  <w:rPrChange w:id="2842" w:author="Omar Cardona" w:date="2016-10-08T21:56:00Z">
                    <w:rPr>
                      <w:rFonts w:ascii="Lucida Console" w:hAnsi="Lucida Console"/>
                      <w:sz w:val="12"/>
                      <w:szCs w:val="12"/>
                    </w:rPr>
                  </w:rPrChange>
                </w:rPr>
                <w:t>14</w:t>
              </w:r>
            </w:ins>
          </w:p>
        </w:tc>
        <w:tc>
          <w:tcPr>
            <w:tcW w:w="268" w:type="dxa"/>
            <w:tcPrChange w:id="2843" w:author="Omar Cardona" w:date="2016-10-08T21:56:00Z">
              <w:tcPr>
                <w:tcW w:w="270" w:type="dxa"/>
              </w:tcPr>
            </w:tcPrChange>
          </w:tcPr>
          <w:p w14:paraId="2162CB48" w14:textId="77777777" w:rsidR="002E797E" w:rsidRPr="007A4C93" w:rsidRDefault="002E797E" w:rsidP="00294D47">
            <w:pPr>
              <w:rPr>
                <w:rFonts w:ascii="Lucida Console" w:hAnsi="Lucida Console"/>
                <w:sz w:val="12"/>
                <w:szCs w:val="12"/>
              </w:rPr>
            </w:pPr>
          </w:p>
        </w:tc>
        <w:tc>
          <w:tcPr>
            <w:tcW w:w="236" w:type="dxa"/>
            <w:shd w:val="clear" w:color="auto" w:fill="00B0F0"/>
            <w:tcPrChange w:id="2844" w:author="Omar Cardona" w:date="2016-10-08T21:56:00Z">
              <w:tcPr>
                <w:tcW w:w="236" w:type="dxa"/>
                <w:shd w:val="clear" w:color="auto" w:fill="00B0F0"/>
              </w:tcPr>
            </w:tcPrChange>
          </w:tcPr>
          <w:p w14:paraId="661D4C37" w14:textId="77777777" w:rsidR="002E797E" w:rsidRPr="007A4C93" w:rsidRDefault="002E797E" w:rsidP="00294D47">
            <w:pPr>
              <w:rPr>
                <w:rFonts w:ascii="Lucida Console" w:hAnsi="Lucida Console"/>
                <w:sz w:val="12"/>
                <w:szCs w:val="12"/>
              </w:rPr>
            </w:pPr>
          </w:p>
        </w:tc>
        <w:tc>
          <w:tcPr>
            <w:tcW w:w="9925" w:type="dxa"/>
            <w:tcPrChange w:id="2845" w:author="Omar Cardona" w:date="2016-10-08T21:56:00Z">
              <w:tcPr>
                <w:tcW w:w="10019" w:type="dxa"/>
              </w:tcPr>
            </w:tcPrChange>
          </w:tcPr>
          <w:p w14:paraId="6033F1EF" w14:textId="55C5AC45" w:rsidR="002E797E" w:rsidRDefault="002E797E" w:rsidP="00294D47">
            <w:pPr>
              <w:rPr>
                <w:rFonts w:ascii="Lucida Console" w:hAnsi="Lucida Console"/>
                <w:sz w:val="12"/>
                <w:szCs w:val="12"/>
              </w:rPr>
            </w:pPr>
          </w:p>
          <w:p w14:paraId="442904A6" w14:textId="43FA73C1" w:rsidR="00E16760" w:rsidRPr="009903E3" w:rsidRDefault="00E16760" w:rsidP="00E16760">
            <w:pPr>
              <w:rPr>
                <w:ins w:id="2846" w:author="Omar Cardona" w:date="2016-10-08T21:47:00Z"/>
                <w:rFonts w:ascii="Lucida Console" w:hAnsi="Lucida Console"/>
                <w:b/>
                <w:color w:val="000000" w:themeColor="text1"/>
                <w:sz w:val="12"/>
                <w:szCs w:val="12"/>
                <w:rPrChange w:id="2847" w:author="Omar Cardona" w:date="2016-11-21T23:48:00Z">
                  <w:rPr>
                    <w:ins w:id="2848" w:author="Omar Cardona" w:date="2016-10-08T21:47:00Z"/>
                    <w:rFonts w:ascii="Lucida Console" w:hAnsi="Lucida Console"/>
                    <w:b/>
                    <w:color w:val="FF0000"/>
                    <w:sz w:val="12"/>
                    <w:szCs w:val="12"/>
                  </w:rPr>
                </w:rPrChange>
              </w:rPr>
            </w:pPr>
            <w:del w:id="2849" w:author="Omar Cardona" w:date="2016-10-08T21:47:00Z">
              <w:r w:rsidRPr="009903E3" w:rsidDel="00386837">
                <w:rPr>
                  <w:rFonts w:ascii="Lucida Console" w:hAnsi="Lucida Console"/>
                  <w:color w:val="000000" w:themeColor="text1"/>
                  <w:sz w:val="12"/>
                  <w:szCs w:val="12"/>
                  <w:rPrChange w:id="2850" w:author="Omar Cardona" w:date="2016-11-21T23:48:00Z">
                    <w:rPr>
                      <w:rFonts w:ascii="Lucida Console" w:hAnsi="Lucida Console"/>
                      <w:b/>
                      <w:color w:val="FF0000"/>
                      <w:sz w:val="12"/>
                      <w:szCs w:val="12"/>
                    </w:rPr>
                  </w:rPrChange>
                </w:rPr>
                <w:delText>!!!IMPORTANT!!! –</w:delText>
              </w:r>
            </w:del>
            <w:ins w:id="2851" w:author="Omar Cardona" w:date="2016-10-08T21:47:00Z">
              <w:r w:rsidR="00386837" w:rsidRPr="009903E3">
                <w:rPr>
                  <w:rFonts w:ascii="Lucida Console" w:hAnsi="Lucida Console"/>
                  <w:color w:val="000000" w:themeColor="text1"/>
                  <w:sz w:val="12"/>
                  <w:szCs w:val="12"/>
                  <w:rPrChange w:id="2852" w:author="Omar Cardona" w:date="2016-11-21T23:48:00Z">
                    <w:rPr>
                      <w:rFonts w:ascii="Lucida Console" w:hAnsi="Lucida Console"/>
                      <w:b/>
                      <w:color w:val="FF0000"/>
                      <w:sz w:val="12"/>
                      <w:szCs w:val="12"/>
                    </w:rPr>
                  </w:rPrChange>
                </w:rPr>
                <w:t>First</w:t>
              </w:r>
            </w:ins>
            <w:r w:rsidRPr="009903E3">
              <w:rPr>
                <w:rFonts w:ascii="Lucida Console" w:hAnsi="Lucida Console"/>
                <w:color w:val="000000" w:themeColor="text1"/>
                <w:sz w:val="12"/>
                <w:szCs w:val="12"/>
                <w:rPrChange w:id="2853" w:author="Omar Cardona" w:date="2016-11-21T23:48:00Z">
                  <w:rPr>
                    <w:rFonts w:ascii="Lucida Console" w:hAnsi="Lucida Console"/>
                    <w:b/>
                    <w:color w:val="FF0000"/>
                    <w:sz w:val="12"/>
                    <w:szCs w:val="12"/>
                  </w:rPr>
                </w:rPrChange>
              </w:rPr>
              <w:t xml:space="preserve"> Run </w:t>
            </w:r>
            <w:ins w:id="2854" w:author="Brian Leong (Inspur Worldwide Services Ltd)" w:date="2016-10-05T11:07:00Z">
              <w:r w:rsidR="00EF33E2" w:rsidRPr="009903E3">
                <w:rPr>
                  <w:rFonts w:ascii="Lucida Console" w:hAnsi="Lucida Console"/>
                  <w:color w:val="000000" w:themeColor="text1"/>
                  <w:sz w:val="12"/>
                  <w:szCs w:val="12"/>
                  <w:rPrChange w:id="2855" w:author="Omar Cardona" w:date="2016-11-21T23:48:00Z">
                    <w:rPr>
                      <w:rFonts w:ascii="Lucida Console" w:hAnsi="Lucida Console"/>
                      <w:b/>
                      <w:color w:val="FF0000"/>
                      <w:sz w:val="12"/>
                      <w:szCs w:val="12"/>
                    </w:rPr>
                  </w:rPrChange>
                </w:rPr>
                <w:t xml:space="preserve">these </w:t>
              </w:r>
            </w:ins>
            <w:r w:rsidRPr="009903E3">
              <w:rPr>
                <w:rFonts w:ascii="Lucida Console" w:hAnsi="Lucida Console"/>
                <w:color w:val="000000" w:themeColor="text1"/>
                <w:sz w:val="12"/>
                <w:szCs w:val="12"/>
                <w:rPrChange w:id="2856" w:author="Omar Cardona" w:date="2016-11-21T23:48:00Z">
                  <w:rPr>
                    <w:rFonts w:ascii="Lucida Console" w:hAnsi="Lucida Console"/>
                    <w:b/>
                    <w:color w:val="FF0000"/>
                    <w:sz w:val="12"/>
                    <w:szCs w:val="12"/>
                  </w:rPr>
                </w:rPrChange>
              </w:rPr>
              <w:t xml:space="preserve">commands </w:t>
            </w:r>
            <w:ins w:id="2857" w:author="Brian Leong (Inspur Worldwide Services Ltd)" w:date="2016-10-05T11:07:00Z">
              <w:r w:rsidR="00EF33E2" w:rsidRPr="009903E3">
                <w:rPr>
                  <w:rFonts w:ascii="Lucida Console" w:hAnsi="Lucida Console"/>
                  <w:color w:val="000000" w:themeColor="text1"/>
                  <w:sz w:val="12"/>
                  <w:szCs w:val="12"/>
                  <w:rPrChange w:id="2858" w:author="Omar Cardona" w:date="2016-11-21T23:48:00Z">
                    <w:rPr>
                      <w:rFonts w:ascii="Lucida Console" w:hAnsi="Lucida Console"/>
                      <w:b/>
                      <w:color w:val="FF0000"/>
                      <w:sz w:val="12"/>
                      <w:szCs w:val="12"/>
                    </w:rPr>
                  </w:rPrChange>
                </w:rPr>
                <w:t>from the</w:t>
              </w:r>
              <w:r w:rsidR="00EF33E2" w:rsidRPr="009903E3">
                <w:rPr>
                  <w:rFonts w:ascii="Lucida Console" w:hAnsi="Lucida Console"/>
                  <w:b/>
                  <w:color w:val="000000" w:themeColor="text1"/>
                  <w:sz w:val="12"/>
                  <w:szCs w:val="12"/>
                  <w:rPrChange w:id="2859" w:author="Omar Cardona" w:date="2016-11-21T23:48:00Z">
                    <w:rPr>
                      <w:rFonts w:ascii="Lucida Console" w:hAnsi="Lucida Console"/>
                      <w:b/>
                      <w:color w:val="FF0000"/>
                      <w:sz w:val="12"/>
                      <w:szCs w:val="12"/>
                    </w:rPr>
                  </w:rPrChange>
                </w:rPr>
                <w:t xml:space="preserve"> </w:t>
              </w:r>
            </w:ins>
            <w:del w:id="2860" w:author="Brian Leong (Inspur Worldwide Services Ltd)" w:date="2016-10-05T11:07:00Z">
              <w:r w:rsidRPr="009903E3" w:rsidDel="00EF33E2">
                <w:rPr>
                  <w:rFonts w:ascii="Lucida Console" w:hAnsi="Lucida Console"/>
                  <w:b/>
                  <w:color w:val="000000" w:themeColor="text1"/>
                  <w:sz w:val="12"/>
                  <w:szCs w:val="12"/>
                  <w:u w:val="single"/>
                  <w:rPrChange w:id="2861" w:author="Omar Cardona" w:date="2016-11-21T23:48:00Z">
                    <w:rPr>
                      <w:rFonts w:ascii="Lucida Console" w:hAnsi="Lucida Console"/>
                      <w:b/>
                      <w:color w:val="FF0000"/>
                      <w:sz w:val="12"/>
                      <w:szCs w:val="12"/>
                    </w:rPr>
                  </w:rPrChange>
                </w:rPr>
                <w:delText xml:space="preserve">on </w:delText>
              </w:r>
            </w:del>
            <w:r w:rsidRPr="009903E3">
              <w:rPr>
                <w:rFonts w:ascii="Lucida Console" w:hAnsi="Lucida Console"/>
                <w:b/>
                <w:color w:val="000000" w:themeColor="text1"/>
                <w:sz w:val="12"/>
                <w:szCs w:val="12"/>
                <w:u w:val="single"/>
                <w:rPrChange w:id="2862" w:author="Omar Cardona" w:date="2016-11-21T23:48:00Z">
                  <w:rPr>
                    <w:rFonts w:ascii="Lucida Console" w:hAnsi="Lucida Console"/>
                    <w:b/>
                    <w:color w:val="FF0000"/>
                    <w:sz w:val="12"/>
                    <w:szCs w:val="12"/>
                  </w:rPr>
                </w:rPrChange>
              </w:rPr>
              <w:t>remote system</w:t>
            </w:r>
            <w:ins w:id="2863" w:author="Brian Leong (Inspur Worldwide Services Ltd)" w:date="2016-10-05T11:07:00Z">
              <w:r w:rsidR="00EF33E2" w:rsidRPr="009903E3">
                <w:rPr>
                  <w:rFonts w:ascii="Lucida Console" w:hAnsi="Lucida Console"/>
                  <w:b/>
                  <w:color w:val="000000" w:themeColor="text1"/>
                  <w:sz w:val="12"/>
                  <w:szCs w:val="12"/>
                  <w:rPrChange w:id="2864" w:author="Omar Cardona" w:date="2016-11-21T23:48:00Z">
                    <w:rPr>
                      <w:rFonts w:ascii="Lucida Console" w:hAnsi="Lucida Console"/>
                      <w:b/>
                      <w:color w:val="FF0000"/>
                      <w:sz w:val="12"/>
                      <w:szCs w:val="12"/>
                    </w:rPr>
                  </w:rPrChange>
                </w:rPr>
                <w:t>.</w:t>
              </w:r>
            </w:ins>
          </w:p>
          <w:p w14:paraId="7A377F3D" w14:textId="77777777" w:rsidR="00386837" w:rsidRPr="009903E3" w:rsidRDefault="00386837" w:rsidP="00E16760">
            <w:pPr>
              <w:rPr>
                <w:rFonts w:ascii="Lucida Console" w:hAnsi="Lucida Console"/>
                <w:b/>
                <w:color w:val="000000" w:themeColor="text1"/>
                <w:sz w:val="12"/>
                <w:szCs w:val="12"/>
                <w:rPrChange w:id="2865" w:author="Omar Cardona" w:date="2016-11-21T23:48:00Z">
                  <w:rPr>
                    <w:rFonts w:ascii="Lucida Console" w:hAnsi="Lucida Console"/>
                    <w:b/>
                    <w:color w:val="FF0000"/>
                    <w:sz w:val="12"/>
                    <w:szCs w:val="12"/>
                  </w:rPr>
                </w:rPrChange>
              </w:rPr>
            </w:pPr>
          </w:p>
          <w:p w14:paraId="1B6EB00E" w14:textId="10FD5D9D" w:rsidR="00E16760" w:rsidRPr="009903E3" w:rsidRDefault="00E16760" w:rsidP="00294D47">
            <w:pPr>
              <w:rPr>
                <w:rFonts w:ascii="Lucida Console" w:hAnsi="Lucida Console"/>
                <w:color w:val="000000" w:themeColor="text1"/>
                <w:sz w:val="12"/>
                <w:szCs w:val="12"/>
                <w:rPrChange w:id="2866" w:author="Omar Cardona" w:date="2016-11-21T23:48:00Z">
                  <w:rPr>
                    <w:rFonts w:ascii="Lucida Console" w:hAnsi="Lucida Console"/>
                    <w:color w:val="009900"/>
                    <w:sz w:val="12"/>
                    <w:szCs w:val="12"/>
                  </w:rPr>
                </w:rPrChange>
              </w:rPr>
            </w:pPr>
            <w:r w:rsidRPr="009903E3">
              <w:rPr>
                <w:rFonts w:ascii="Lucida Console" w:hAnsi="Lucida Console"/>
                <w:color w:val="000000" w:themeColor="text1"/>
                <w:sz w:val="12"/>
                <w:szCs w:val="12"/>
                <w:rPrChange w:id="2867" w:author="Omar Cardona" w:date="2016-11-21T23:48:00Z">
                  <w:rPr>
                    <w:rFonts w:ascii="Lucida Console" w:hAnsi="Lucida Console"/>
                    <w:color w:val="009900"/>
                    <w:sz w:val="12"/>
                    <w:szCs w:val="12"/>
                  </w:rPr>
                </w:rPrChange>
              </w:rPr>
              <w:t># The intent here is to validate RDMA functionality from the remote system to our system which has a vSwitch, thus testing both adapter under the vSwitch team</w:t>
            </w:r>
          </w:p>
          <w:p w14:paraId="62FCFEF0" w14:textId="1ECD3227" w:rsidR="000C4658" w:rsidRPr="009903E3" w:rsidRDefault="000C4658" w:rsidP="00294D47">
            <w:pPr>
              <w:rPr>
                <w:rFonts w:ascii="Lucida Console" w:hAnsi="Lucida Console"/>
                <w:color w:val="000000" w:themeColor="text1"/>
                <w:sz w:val="12"/>
                <w:szCs w:val="12"/>
                <w:rPrChange w:id="2868" w:author="Omar Cardona" w:date="2016-11-21T23:48:00Z">
                  <w:rPr>
                    <w:rFonts w:ascii="Lucida Console" w:hAnsi="Lucida Console"/>
                    <w:color w:val="009900"/>
                    <w:sz w:val="12"/>
                    <w:szCs w:val="12"/>
                  </w:rPr>
                </w:rPrChange>
              </w:rPr>
            </w:pPr>
          </w:p>
          <w:p w14:paraId="4109CA66" w14:textId="30E8468C" w:rsidR="000C4658" w:rsidRPr="009903E3" w:rsidRDefault="000C4658" w:rsidP="00294D47">
            <w:pPr>
              <w:rPr>
                <w:ins w:id="2869" w:author="Omar Cardona" w:date="2016-10-08T21:48:00Z"/>
                <w:rFonts w:ascii="Lucida Console" w:hAnsi="Lucida Console"/>
                <w:color w:val="000000" w:themeColor="text1"/>
                <w:sz w:val="12"/>
                <w:szCs w:val="12"/>
                <w:rPrChange w:id="2870" w:author="Omar Cardona" w:date="2016-11-21T23:48:00Z">
                  <w:rPr>
                    <w:ins w:id="2871" w:author="Omar Cardona" w:date="2016-10-08T21:48:00Z"/>
                    <w:rFonts w:ascii="Lucida Console" w:hAnsi="Lucida Console"/>
                    <w:color w:val="009900"/>
                    <w:sz w:val="12"/>
                    <w:szCs w:val="12"/>
                  </w:rPr>
                </w:rPrChange>
              </w:rPr>
            </w:pPr>
            <w:r w:rsidRPr="009903E3">
              <w:rPr>
                <w:rFonts w:ascii="Lucida Console" w:hAnsi="Lucida Console"/>
                <w:color w:val="000000" w:themeColor="text1"/>
                <w:sz w:val="12"/>
                <w:szCs w:val="12"/>
                <w:rPrChange w:id="2872" w:author="Omar Cardona" w:date="2016-11-21T23:48:00Z">
                  <w:rPr>
                    <w:rFonts w:ascii="Lucida Console" w:hAnsi="Lucida Console"/>
                    <w:color w:val="009900"/>
                    <w:sz w:val="12"/>
                    <w:szCs w:val="12"/>
                  </w:rPr>
                </w:rPrChange>
              </w:rPr>
              <w:t xml:space="preserve"># Since we placed both </w:t>
            </w:r>
            <w:del w:id="2873" w:author="Brian Leong (Inspur Worldwide Services Ltd)" w:date="2016-10-05T11:08:00Z">
              <w:r w:rsidRPr="009903E3" w:rsidDel="009D0D18">
                <w:rPr>
                  <w:rFonts w:ascii="Lucida Console" w:hAnsi="Lucida Console"/>
                  <w:color w:val="000000" w:themeColor="text1"/>
                  <w:sz w:val="12"/>
                  <w:szCs w:val="12"/>
                  <w:rPrChange w:id="2874" w:author="Omar Cardona" w:date="2016-11-21T23:48:00Z">
                    <w:rPr>
                      <w:rFonts w:ascii="Lucida Console" w:hAnsi="Lucida Console"/>
                      <w:color w:val="009900"/>
                      <w:sz w:val="12"/>
                      <w:szCs w:val="12"/>
                    </w:rPr>
                  </w:rPrChange>
                </w:rPr>
                <w:delText xml:space="preserve">of the </w:delText>
              </w:r>
            </w:del>
            <w:r w:rsidRPr="009903E3">
              <w:rPr>
                <w:rFonts w:ascii="Lucida Console" w:hAnsi="Lucida Console"/>
                <w:color w:val="000000" w:themeColor="text1"/>
                <w:sz w:val="12"/>
                <w:szCs w:val="12"/>
                <w:rPrChange w:id="2875" w:author="Omar Cardona" w:date="2016-11-21T23:48:00Z">
                  <w:rPr>
                    <w:rFonts w:ascii="Lucida Console" w:hAnsi="Lucida Console"/>
                    <w:color w:val="009900"/>
                    <w:sz w:val="12"/>
                    <w:szCs w:val="12"/>
                  </w:rPr>
                </w:rPrChange>
              </w:rPr>
              <w:t xml:space="preserve">Host </w:t>
            </w:r>
            <w:proofErr w:type="spellStart"/>
            <w:r w:rsidRPr="009903E3">
              <w:rPr>
                <w:rFonts w:ascii="Lucida Console" w:hAnsi="Lucida Console"/>
                <w:color w:val="000000" w:themeColor="text1"/>
                <w:sz w:val="12"/>
                <w:szCs w:val="12"/>
                <w:rPrChange w:id="2876" w:author="Omar Cardona" w:date="2016-11-21T23:48:00Z">
                  <w:rPr>
                    <w:rFonts w:ascii="Lucida Console" w:hAnsi="Lucida Console"/>
                    <w:color w:val="009900"/>
                    <w:sz w:val="12"/>
                    <w:szCs w:val="12"/>
                  </w:rPr>
                </w:rPrChange>
              </w:rPr>
              <w:t>vNICs</w:t>
            </w:r>
            <w:proofErr w:type="spellEnd"/>
            <w:r w:rsidRPr="009903E3">
              <w:rPr>
                <w:rFonts w:ascii="Lucida Console" w:hAnsi="Lucida Console"/>
                <w:color w:val="000000" w:themeColor="text1"/>
                <w:sz w:val="12"/>
                <w:szCs w:val="12"/>
                <w:rPrChange w:id="2877" w:author="Omar Cardona" w:date="2016-11-21T23:48:00Z">
                  <w:rPr>
                    <w:rFonts w:ascii="Lucida Console" w:hAnsi="Lucida Console"/>
                    <w:color w:val="009900"/>
                    <w:sz w:val="12"/>
                    <w:szCs w:val="12"/>
                  </w:rPr>
                </w:rPrChange>
              </w:rPr>
              <w:t xml:space="preserve"> (SMB1 and SMB2) on VLAN 102</w:t>
            </w:r>
            <w:del w:id="2878" w:author="Brian Leong (Inspur Worldwide Services Ltd)" w:date="2016-10-05T11:08:00Z">
              <w:r w:rsidRPr="009903E3" w:rsidDel="009D0D18">
                <w:rPr>
                  <w:rFonts w:ascii="Lucida Console" w:hAnsi="Lucida Console"/>
                  <w:color w:val="000000" w:themeColor="text1"/>
                  <w:sz w:val="12"/>
                  <w:szCs w:val="12"/>
                  <w:rPrChange w:id="2879" w:author="Omar Cardona" w:date="2016-11-21T23:48:00Z">
                    <w:rPr>
                      <w:rFonts w:ascii="Lucida Console" w:hAnsi="Lucida Console"/>
                      <w:color w:val="009900"/>
                      <w:sz w:val="12"/>
                      <w:szCs w:val="12"/>
                    </w:rPr>
                  </w:rPrChange>
                </w:rPr>
                <w:delText xml:space="preserve"> in prior steps</w:delText>
              </w:r>
            </w:del>
            <w:ins w:id="2880" w:author="Brian Leong (Inspur Worldwide Services Ltd)" w:date="2016-10-05T11:08:00Z">
              <w:r w:rsidR="009D0D18" w:rsidRPr="009903E3">
                <w:rPr>
                  <w:rFonts w:ascii="Lucida Console" w:hAnsi="Lucida Console"/>
                  <w:color w:val="000000" w:themeColor="text1"/>
                  <w:sz w:val="12"/>
                  <w:szCs w:val="12"/>
                  <w:rPrChange w:id="2881" w:author="Omar Cardona" w:date="2016-11-21T23:48:00Z">
                    <w:rPr>
                      <w:rFonts w:ascii="Lucida Console" w:hAnsi="Lucida Console"/>
                      <w:color w:val="009900"/>
                      <w:sz w:val="12"/>
                      <w:szCs w:val="12"/>
                    </w:rPr>
                  </w:rPrChange>
                </w:rPr>
                <w:t xml:space="preserve">, </w:t>
              </w:r>
            </w:ins>
            <w:del w:id="2882" w:author="Brian Leong (Inspur Worldwide Services Ltd)" w:date="2016-10-05T11:08:00Z">
              <w:r w:rsidRPr="009903E3" w:rsidDel="009D0D18">
                <w:rPr>
                  <w:rFonts w:ascii="Lucida Console" w:hAnsi="Lucida Console"/>
                  <w:color w:val="000000" w:themeColor="text1"/>
                  <w:sz w:val="12"/>
                  <w:szCs w:val="12"/>
                  <w:rPrChange w:id="2883" w:author="Omar Cardona" w:date="2016-11-21T23:48:00Z">
                    <w:rPr>
                      <w:rFonts w:ascii="Lucida Console" w:hAnsi="Lucida Console"/>
                      <w:color w:val="009900"/>
                      <w:sz w:val="12"/>
                      <w:szCs w:val="12"/>
                    </w:rPr>
                  </w:rPrChange>
                </w:rPr>
                <w:delText>. W</w:delText>
              </w:r>
            </w:del>
            <w:ins w:id="2884" w:author="Brian Leong (Inspur Worldwide Services Ltd)" w:date="2016-10-05T11:08:00Z">
              <w:r w:rsidR="009D0D18" w:rsidRPr="009903E3">
                <w:rPr>
                  <w:rFonts w:ascii="Lucida Console" w:hAnsi="Lucida Console"/>
                  <w:color w:val="000000" w:themeColor="text1"/>
                  <w:sz w:val="12"/>
                  <w:szCs w:val="12"/>
                  <w:rPrChange w:id="2885" w:author="Omar Cardona" w:date="2016-11-21T23:48:00Z">
                    <w:rPr>
                      <w:rFonts w:ascii="Lucida Console" w:hAnsi="Lucida Console"/>
                      <w:color w:val="009900"/>
                      <w:sz w:val="12"/>
                      <w:szCs w:val="12"/>
                    </w:rPr>
                  </w:rPrChange>
                </w:rPr>
                <w:t>w</w:t>
              </w:r>
            </w:ins>
            <w:r w:rsidRPr="009903E3">
              <w:rPr>
                <w:rFonts w:ascii="Lucida Console" w:hAnsi="Lucida Console"/>
                <w:color w:val="000000" w:themeColor="text1"/>
                <w:sz w:val="12"/>
                <w:szCs w:val="12"/>
                <w:rPrChange w:id="2886" w:author="Omar Cardona" w:date="2016-11-21T23:48:00Z">
                  <w:rPr>
                    <w:rFonts w:ascii="Lucida Console" w:hAnsi="Lucida Console"/>
                    <w:color w:val="009900"/>
                    <w:sz w:val="12"/>
                    <w:szCs w:val="12"/>
                  </w:rPr>
                </w:rPrChange>
              </w:rPr>
              <w:t xml:space="preserve">e need to select the </w:t>
            </w:r>
            <w:ins w:id="2887" w:author="Brian Leong (Inspur Worldwide Services Ltd)" w:date="2016-10-05T11:08:00Z">
              <w:r w:rsidR="009D0D18" w:rsidRPr="009903E3">
                <w:rPr>
                  <w:rFonts w:ascii="Lucida Console" w:hAnsi="Lucida Console"/>
                  <w:color w:val="000000" w:themeColor="text1"/>
                  <w:sz w:val="12"/>
                  <w:szCs w:val="12"/>
                  <w:rPrChange w:id="2888" w:author="Omar Cardona" w:date="2016-11-21T23:48:00Z">
                    <w:rPr>
                      <w:rFonts w:ascii="Lucida Console" w:hAnsi="Lucida Console"/>
                      <w:color w:val="009900"/>
                      <w:sz w:val="12"/>
                      <w:szCs w:val="12"/>
                    </w:rPr>
                  </w:rPrChange>
                </w:rPr>
                <w:t xml:space="preserve">VLAN 102 </w:t>
              </w:r>
            </w:ins>
            <w:r w:rsidRPr="009903E3">
              <w:rPr>
                <w:rFonts w:ascii="Lucida Console" w:hAnsi="Lucida Console"/>
                <w:color w:val="000000" w:themeColor="text1"/>
                <w:sz w:val="12"/>
                <w:szCs w:val="12"/>
                <w:rPrChange w:id="2889" w:author="Omar Cardona" w:date="2016-11-21T23:48:00Z">
                  <w:rPr>
                    <w:rFonts w:ascii="Lucida Console" w:hAnsi="Lucida Console"/>
                    <w:color w:val="009900"/>
                    <w:sz w:val="12"/>
                    <w:szCs w:val="12"/>
                  </w:rPr>
                </w:rPrChange>
              </w:rPr>
              <w:t xml:space="preserve">adapter on the </w:t>
            </w:r>
            <w:del w:id="2890" w:author="Brian Leong (Inspur Worldwide Services Ltd)" w:date="2016-10-05T11:08:00Z">
              <w:r w:rsidRPr="009903E3" w:rsidDel="009D0D18">
                <w:rPr>
                  <w:rFonts w:ascii="Lucida Console" w:hAnsi="Lucida Console"/>
                  <w:color w:val="000000" w:themeColor="text1"/>
                  <w:sz w:val="12"/>
                  <w:szCs w:val="12"/>
                  <w:rPrChange w:id="2891" w:author="Omar Cardona" w:date="2016-11-21T23:48:00Z">
                    <w:rPr>
                      <w:rFonts w:ascii="Lucida Console" w:hAnsi="Lucida Console"/>
                      <w:color w:val="009900"/>
                      <w:sz w:val="12"/>
                      <w:szCs w:val="12"/>
                    </w:rPr>
                  </w:rPrChange>
                </w:rPr>
                <w:delText>destination that’s sitting on VLAN 102</w:delText>
              </w:r>
            </w:del>
            <w:ins w:id="2892" w:author="Brian Leong (Inspur Worldwide Services Ltd)" w:date="2016-10-05T11:08:00Z">
              <w:r w:rsidR="009D0D18" w:rsidRPr="009903E3">
                <w:rPr>
                  <w:rFonts w:ascii="Lucida Console" w:hAnsi="Lucida Console"/>
                  <w:color w:val="000000" w:themeColor="text1"/>
                  <w:sz w:val="12"/>
                  <w:szCs w:val="12"/>
                  <w:rPrChange w:id="2893" w:author="Omar Cardona" w:date="2016-11-21T23:48:00Z">
                    <w:rPr>
                      <w:rFonts w:ascii="Lucida Console" w:hAnsi="Lucida Console"/>
                      <w:color w:val="009900"/>
                      <w:sz w:val="12"/>
                      <w:szCs w:val="12"/>
                    </w:rPr>
                  </w:rPrChange>
                </w:rPr>
                <w:t>remote system</w:t>
              </w:r>
            </w:ins>
            <w:r w:rsidRPr="009903E3">
              <w:rPr>
                <w:rFonts w:ascii="Lucida Console" w:hAnsi="Lucida Console"/>
                <w:color w:val="000000" w:themeColor="text1"/>
                <w:sz w:val="12"/>
                <w:szCs w:val="12"/>
                <w:rPrChange w:id="2894" w:author="Omar Cardona" w:date="2016-11-21T23:48:00Z">
                  <w:rPr>
                    <w:rFonts w:ascii="Lucida Console" w:hAnsi="Lucida Console"/>
                    <w:color w:val="009900"/>
                    <w:sz w:val="12"/>
                    <w:szCs w:val="12"/>
                  </w:rPr>
                </w:rPrChange>
              </w:rPr>
              <w:t>.</w:t>
            </w:r>
            <w:r w:rsidR="009E6BC5" w:rsidRPr="009903E3">
              <w:rPr>
                <w:rFonts w:ascii="Lucida Console" w:hAnsi="Lucida Console"/>
                <w:color w:val="000000" w:themeColor="text1"/>
                <w:sz w:val="12"/>
                <w:szCs w:val="12"/>
                <w:rPrChange w:id="2895" w:author="Omar Cardona" w:date="2016-11-21T23:48:00Z">
                  <w:rPr>
                    <w:rFonts w:ascii="Lucida Console" w:hAnsi="Lucida Console"/>
                    <w:color w:val="009900"/>
                    <w:sz w:val="12"/>
                    <w:szCs w:val="12"/>
                  </w:rPr>
                </w:rPrChange>
              </w:rPr>
              <w:t xml:space="preserve">  Here Test-40G-2 does RDMA to SMB1 (192.168.2.111) and SMB2 (192.168.2.222)</w:t>
            </w:r>
            <w:ins w:id="2896" w:author="Brian Leong (Inspur Worldwide Services Ltd)" w:date="2016-10-05T11:08:00Z">
              <w:r w:rsidR="009D0D18" w:rsidRPr="009903E3">
                <w:rPr>
                  <w:rFonts w:ascii="Lucida Console" w:hAnsi="Lucida Console"/>
                  <w:color w:val="000000" w:themeColor="text1"/>
                  <w:sz w:val="12"/>
                  <w:szCs w:val="12"/>
                  <w:rPrChange w:id="2897" w:author="Omar Cardona" w:date="2016-11-21T23:48:00Z">
                    <w:rPr>
                      <w:rFonts w:ascii="Lucida Console" w:hAnsi="Lucida Console"/>
                      <w:color w:val="009900"/>
                      <w:sz w:val="12"/>
                      <w:szCs w:val="12"/>
                    </w:rPr>
                  </w:rPrChange>
                </w:rPr>
                <w:t>.</w:t>
              </w:r>
            </w:ins>
          </w:p>
          <w:p w14:paraId="59E72B52" w14:textId="1475C70D" w:rsidR="00E62FA9" w:rsidRPr="009903E3" w:rsidRDefault="00E62FA9" w:rsidP="00294D47">
            <w:pPr>
              <w:rPr>
                <w:ins w:id="2898" w:author="Omar Cardona" w:date="2016-10-08T21:48:00Z"/>
                <w:rFonts w:ascii="Lucida Console" w:hAnsi="Lucida Console"/>
                <w:color w:val="000000" w:themeColor="text1"/>
                <w:sz w:val="12"/>
                <w:szCs w:val="12"/>
                <w:rPrChange w:id="2899" w:author="Omar Cardona" w:date="2016-11-21T23:48:00Z">
                  <w:rPr>
                    <w:ins w:id="2900" w:author="Omar Cardona" w:date="2016-10-08T21:48:00Z"/>
                    <w:rFonts w:ascii="Lucida Console" w:hAnsi="Lucida Console"/>
                    <w:color w:val="009900"/>
                    <w:sz w:val="12"/>
                    <w:szCs w:val="12"/>
                  </w:rPr>
                </w:rPrChange>
              </w:rPr>
            </w:pPr>
          </w:p>
          <w:p w14:paraId="05620489" w14:textId="463A3085" w:rsidR="00E62FA9" w:rsidRPr="009903E3" w:rsidRDefault="00E62FA9" w:rsidP="00294D47">
            <w:pPr>
              <w:rPr>
                <w:ins w:id="2901" w:author="Omar Cardona" w:date="2016-11-21T23:47:00Z"/>
                <w:rFonts w:ascii="Lucida Console" w:hAnsi="Lucida Console"/>
                <w:color w:val="000000" w:themeColor="text1"/>
                <w:sz w:val="12"/>
                <w:szCs w:val="12"/>
                <w:rPrChange w:id="2902" w:author="Omar Cardona" w:date="2016-11-21T23:48:00Z">
                  <w:rPr>
                    <w:ins w:id="2903" w:author="Omar Cardona" w:date="2016-11-21T23:47:00Z"/>
                    <w:rFonts w:ascii="Lucida Console" w:hAnsi="Lucida Console"/>
                    <w:color w:val="009900"/>
                    <w:sz w:val="12"/>
                    <w:szCs w:val="12"/>
                  </w:rPr>
                </w:rPrChange>
              </w:rPr>
            </w:pPr>
            <w:ins w:id="2904" w:author="Omar Cardona" w:date="2016-10-08T21:48:00Z">
              <w:r w:rsidRPr="009903E3">
                <w:rPr>
                  <w:rFonts w:ascii="Lucida Console" w:hAnsi="Lucida Console"/>
                  <w:color w:val="000000" w:themeColor="text1"/>
                  <w:sz w:val="12"/>
                  <w:szCs w:val="12"/>
                  <w:rPrChange w:id="2905" w:author="Omar Cardona" w:date="2016-11-21T23:48:00Z">
                    <w:rPr>
                      <w:rFonts w:ascii="Lucida Console" w:hAnsi="Lucida Console"/>
                      <w:color w:val="009900"/>
                      <w:sz w:val="12"/>
                      <w:szCs w:val="12"/>
                    </w:rPr>
                  </w:rPrChange>
                </w:rPr>
                <w:t xml:space="preserve"># </w:t>
              </w:r>
            </w:ins>
            <w:ins w:id="2906" w:author="Omar Cardona" w:date="2016-10-08T21:49:00Z">
              <w:r w:rsidRPr="009903E3">
                <w:rPr>
                  <w:rFonts w:ascii="Lucida Console" w:hAnsi="Lucida Console"/>
                  <w:color w:val="000000" w:themeColor="text1"/>
                  <w:sz w:val="12"/>
                  <w:szCs w:val="12"/>
                  <w:rPrChange w:id="2907" w:author="Omar Cardona" w:date="2016-11-21T23:48:00Z">
                    <w:rPr>
                      <w:rFonts w:ascii="Lucida Console" w:hAnsi="Lucida Console"/>
                      <w:color w:val="009900"/>
                      <w:sz w:val="12"/>
                      <w:szCs w:val="12"/>
                    </w:rPr>
                  </w:rPrChange>
                </w:rPr>
                <w:t xml:space="preserve">Optional: </w:t>
              </w:r>
            </w:ins>
            <w:ins w:id="2908" w:author="Omar Cardona" w:date="2016-10-08T21:48:00Z">
              <w:r w:rsidRPr="009903E3">
                <w:rPr>
                  <w:rFonts w:ascii="Lucida Console" w:hAnsi="Lucida Console"/>
                  <w:color w:val="000000" w:themeColor="text1"/>
                  <w:sz w:val="12"/>
                  <w:szCs w:val="12"/>
                  <w:rPrChange w:id="2909" w:author="Omar Cardona" w:date="2016-11-21T23:48:00Z">
                    <w:rPr>
                      <w:rFonts w:ascii="Lucida Console" w:hAnsi="Lucida Console"/>
                      <w:color w:val="009900"/>
                      <w:sz w:val="12"/>
                      <w:szCs w:val="12"/>
                    </w:rPr>
                  </w:rPrChange>
                </w:rPr>
                <w:t>You may need to disable the Firewall on this system.  Consult your fabric policy for details.</w:t>
              </w:r>
            </w:ins>
          </w:p>
          <w:p w14:paraId="41643CA7" w14:textId="77777777" w:rsidR="009903E3" w:rsidRPr="009903E3" w:rsidRDefault="009903E3" w:rsidP="00294D47">
            <w:pPr>
              <w:rPr>
                <w:ins w:id="2910" w:author="Brian Leong (Inspur Worldwide Services Ltd)" w:date="2016-10-05T10:29:00Z"/>
                <w:rFonts w:ascii="Lucida Console" w:hAnsi="Lucida Console"/>
                <w:color w:val="000000" w:themeColor="text1"/>
                <w:sz w:val="12"/>
                <w:szCs w:val="12"/>
                <w:rPrChange w:id="2911" w:author="Omar Cardona" w:date="2016-11-21T23:48:00Z">
                  <w:rPr>
                    <w:ins w:id="2912" w:author="Brian Leong (Inspur Worldwide Services Ltd)" w:date="2016-10-05T10:29:00Z"/>
                    <w:rFonts w:ascii="Lucida Console" w:hAnsi="Lucida Console"/>
                    <w:color w:val="009900"/>
                    <w:sz w:val="12"/>
                    <w:szCs w:val="12"/>
                  </w:rPr>
                </w:rPrChange>
              </w:rPr>
            </w:pPr>
          </w:p>
          <w:p w14:paraId="33418D23" w14:textId="3E300D50" w:rsidR="002F5AF2" w:rsidRPr="00E62FA9" w:rsidRDefault="00E62FA9" w:rsidP="00294D47">
            <w:pPr>
              <w:rPr>
                <w:ins w:id="2913" w:author="Brian Leong (Inspur Worldwide Services Ltd)" w:date="2016-10-05T10:29:00Z"/>
                <w:rFonts w:ascii="Lucida Console" w:hAnsi="Lucida Console"/>
                <w:b/>
                <w:color w:val="000000" w:themeColor="text1"/>
                <w:sz w:val="12"/>
                <w:szCs w:val="12"/>
                <w:rPrChange w:id="2914" w:author="Omar Cardona" w:date="2016-10-08T21:49:00Z">
                  <w:rPr>
                    <w:ins w:id="2915" w:author="Brian Leong (Inspur Worldwide Services Ltd)" w:date="2016-10-05T10:29:00Z"/>
                    <w:rFonts w:ascii="Lucida Console" w:hAnsi="Lucida Console"/>
                    <w:color w:val="00B050"/>
                    <w:sz w:val="12"/>
                    <w:szCs w:val="12"/>
                  </w:rPr>
                </w:rPrChange>
              </w:rPr>
            </w:pPr>
            <w:ins w:id="2916" w:author="Omar Cardona" w:date="2016-10-08T21:49:00Z">
              <w:r w:rsidRPr="00E62FA9">
                <w:rPr>
                  <w:rFonts w:ascii="Lucida Console" w:eastAsia="Times New Roman" w:hAnsi="Lucida Console" w:cs="Calibri"/>
                  <w:b/>
                  <w:color w:val="000000" w:themeColor="text1"/>
                  <w:sz w:val="12"/>
                  <w:szCs w:val="12"/>
                  <w:rPrChange w:id="2917" w:author="Omar Cardona" w:date="2016-10-08T21:49:00Z">
                    <w:rPr>
                      <w:rFonts w:ascii="Lucida Console" w:eastAsia="Times New Roman" w:hAnsi="Lucida Console" w:cs="Calibri"/>
                      <w:color w:val="7030A0"/>
                      <w:sz w:val="12"/>
                      <w:szCs w:val="12"/>
                      <w:highlight w:val="red"/>
                    </w:rPr>
                  </w:rPrChange>
                </w:rPr>
                <w:t>Set-</w:t>
              </w:r>
              <w:proofErr w:type="spellStart"/>
              <w:r w:rsidRPr="00E62FA9">
                <w:rPr>
                  <w:rFonts w:ascii="Lucida Console" w:eastAsia="Times New Roman" w:hAnsi="Lucida Console" w:cs="Calibri"/>
                  <w:b/>
                  <w:color w:val="000000" w:themeColor="text1"/>
                  <w:sz w:val="12"/>
                  <w:szCs w:val="12"/>
                  <w:rPrChange w:id="2918" w:author="Omar Cardona" w:date="2016-10-08T21:49:00Z">
                    <w:rPr>
                      <w:rFonts w:ascii="Lucida Console" w:eastAsia="Times New Roman" w:hAnsi="Lucida Console" w:cs="Calibri"/>
                      <w:color w:val="7030A0"/>
                      <w:sz w:val="12"/>
                      <w:szCs w:val="12"/>
                      <w:highlight w:val="red"/>
                    </w:rPr>
                  </w:rPrChange>
                </w:rPr>
                <w:t>NetFirewallProfile</w:t>
              </w:r>
              <w:proofErr w:type="spellEnd"/>
              <w:r w:rsidRPr="00E62FA9">
                <w:rPr>
                  <w:rFonts w:ascii="Lucida Console" w:eastAsia="Times New Roman" w:hAnsi="Lucida Console" w:cs="Calibri"/>
                  <w:b/>
                  <w:color w:val="000000" w:themeColor="text1"/>
                  <w:sz w:val="12"/>
                  <w:szCs w:val="12"/>
                  <w:rPrChange w:id="2919" w:author="Omar Cardona" w:date="2016-10-08T21:49:00Z">
                    <w:rPr>
                      <w:rFonts w:ascii="Lucida Console" w:eastAsia="Times New Roman" w:hAnsi="Lucida Console" w:cs="Calibri"/>
                      <w:color w:val="7030A0"/>
                      <w:sz w:val="12"/>
                      <w:szCs w:val="12"/>
                      <w:highlight w:val="red"/>
                    </w:rPr>
                  </w:rPrChange>
                </w:rPr>
                <w:t xml:space="preserve"> -All -Enabled False</w:t>
              </w:r>
            </w:ins>
          </w:p>
          <w:p w14:paraId="77EF3995" w14:textId="73F16422" w:rsidR="002F5AF2" w:rsidRPr="00E62FA9" w:rsidDel="00E62FA9" w:rsidRDefault="002F5AF2" w:rsidP="00294D47">
            <w:pPr>
              <w:rPr>
                <w:del w:id="2920" w:author="Omar Cardona" w:date="2016-10-08T21:50:00Z"/>
                <w:rFonts w:ascii="Lucida Console" w:eastAsia="Times New Roman" w:hAnsi="Lucida Console" w:cs="Calibri"/>
                <w:color w:val="7030A0"/>
                <w:sz w:val="12"/>
                <w:szCs w:val="12"/>
                <w:rPrChange w:id="2921" w:author="Omar Cardona" w:date="2016-10-08T21:49:00Z">
                  <w:rPr>
                    <w:del w:id="2922" w:author="Omar Cardona" w:date="2016-10-08T21:50:00Z"/>
                    <w:rFonts w:ascii="Lucida Console" w:hAnsi="Lucida Console"/>
                    <w:color w:val="00B050"/>
                    <w:sz w:val="12"/>
                    <w:szCs w:val="12"/>
                  </w:rPr>
                </w:rPrChange>
              </w:rPr>
            </w:pPr>
            <w:ins w:id="2923" w:author="Brian Leong (Inspur Worldwide Services Ltd)" w:date="2016-10-05T10:30:00Z">
              <w:del w:id="2924" w:author="Omar Cardona" w:date="2016-10-08T21:50:00Z">
                <w:r w:rsidRPr="00E62FA9" w:rsidDel="00E62FA9">
                  <w:rPr>
                    <w:rFonts w:ascii="Lucida Console" w:eastAsia="Times New Roman" w:hAnsi="Lucida Console" w:cs="Calibri"/>
                    <w:color w:val="7030A0"/>
                    <w:sz w:val="12"/>
                    <w:szCs w:val="12"/>
                  </w:rPr>
                  <w:delText xml:space="preserve"># </w:delText>
                </w:r>
              </w:del>
            </w:ins>
            <w:ins w:id="2925" w:author="Brian Leong (Inspur Worldwide Services Ltd)" w:date="2016-10-05T10:29:00Z">
              <w:del w:id="2926" w:author="Omar Cardona" w:date="2016-10-08T21:50:00Z">
                <w:r w:rsidRPr="00E62FA9" w:rsidDel="00E62FA9">
                  <w:rPr>
                    <w:rFonts w:ascii="Lucida Console" w:eastAsia="Times New Roman" w:hAnsi="Lucida Console" w:cs="Calibri"/>
                    <w:color w:val="7030A0"/>
                    <w:sz w:val="12"/>
                    <w:szCs w:val="12"/>
                    <w:rPrChange w:id="2927" w:author="Omar Cardona" w:date="2016-10-08T21:49:00Z">
                      <w:rPr>
                        <w:rFonts w:ascii="Lucida Console" w:hAnsi="Lucida Console"/>
                        <w:color w:val="00B050"/>
                        <w:sz w:val="12"/>
                        <w:szCs w:val="12"/>
                      </w:rPr>
                    </w:rPrChange>
                  </w:rPr>
                  <w:delText>Note that you may need to disable the firewall settings on the local system</w:delText>
                </w:r>
              </w:del>
            </w:ins>
            <w:ins w:id="2928" w:author="Brian Leong (Inspur Worldwide Services Ltd)" w:date="2016-10-05T10:30:00Z">
              <w:del w:id="2929" w:author="Omar Cardona" w:date="2016-10-08T21:50:00Z">
                <w:r w:rsidRPr="00E62FA9" w:rsidDel="00E62FA9">
                  <w:rPr>
                    <w:rFonts w:ascii="Lucida Console" w:eastAsia="Times New Roman" w:hAnsi="Lucida Console" w:cs="Calibri"/>
                    <w:color w:val="7030A0"/>
                    <w:sz w:val="12"/>
                    <w:szCs w:val="12"/>
                  </w:rPr>
                  <w:delText>; you can run</w:delText>
                </w:r>
              </w:del>
            </w:ins>
            <w:ins w:id="2930" w:author="Brian Leong (Inspur Worldwide Services Ltd)" w:date="2016-10-05T10:29:00Z">
              <w:del w:id="2931" w:author="Omar Cardona" w:date="2016-10-08T21:50:00Z">
                <w:r w:rsidRPr="00E62FA9" w:rsidDel="00E62FA9">
                  <w:rPr>
                    <w:rFonts w:ascii="Lucida Console" w:eastAsia="Times New Roman" w:hAnsi="Lucida Console" w:cs="Calibri"/>
                    <w:color w:val="7030A0"/>
                    <w:sz w:val="12"/>
                    <w:szCs w:val="12"/>
                    <w:rPrChange w:id="2932" w:author="Omar Cardona" w:date="2016-10-08T21:49:00Z">
                      <w:rPr>
                        <w:rFonts w:ascii="Lucida Console" w:hAnsi="Lucida Console"/>
                        <w:color w:val="00B050"/>
                        <w:sz w:val="12"/>
                        <w:szCs w:val="12"/>
                      </w:rPr>
                    </w:rPrChange>
                  </w:rPr>
                  <w:delText xml:space="preserve"> </w:delText>
                </w:r>
              </w:del>
            </w:ins>
            <w:ins w:id="2933" w:author="Brian Leong (Inspur Worldwide Services Ltd)" w:date="2016-10-05T10:30:00Z">
              <w:del w:id="2934" w:author="Omar Cardona" w:date="2016-10-08T21:50:00Z">
                <w:r w:rsidRPr="00E62FA9" w:rsidDel="00E62FA9">
                  <w:rPr>
                    <w:rFonts w:ascii="Lucida Console" w:eastAsia="Times New Roman" w:hAnsi="Lucida Console" w:cs="Calibri"/>
                    <w:color w:val="7030A0"/>
                    <w:sz w:val="12"/>
                    <w:szCs w:val="12"/>
                  </w:rPr>
                  <w:delText>“</w:delText>
                </w:r>
                <w:r w:rsidRPr="00E62FA9" w:rsidDel="00E62FA9">
                  <w:rPr>
                    <w:rFonts w:ascii="Lucida Console" w:eastAsia="Times New Roman" w:hAnsi="Lucida Console" w:cs="Calibri"/>
                    <w:color w:val="7030A0"/>
                    <w:sz w:val="12"/>
                    <w:szCs w:val="12"/>
                    <w:rPrChange w:id="2935" w:author="Omar Cardona" w:date="2016-10-08T21:49:00Z">
                      <w:rPr>
                        <w:rFonts w:ascii="Lucida Console" w:hAnsi="Lucida Console"/>
                        <w:color w:val="00B050"/>
                        <w:sz w:val="12"/>
                        <w:szCs w:val="12"/>
                      </w:rPr>
                    </w:rPrChange>
                  </w:rPr>
                  <w:delText>Set-NetFirewallProfile -All -Enabled False</w:delText>
                </w:r>
                <w:r w:rsidRPr="00E62FA9" w:rsidDel="00E62FA9">
                  <w:rPr>
                    <w:rFonts w:ascii="Lucida Console" w:eastAsia="Times New Roman" w:hAnsi="Lucida Console" w:cs="Calibri"/>
                    <w:color w:val="7030A0"/>
                    <w:sz w:val="12"/>
                    <w:szCs w:val="12"/>
                  </w:rPr>
                  <w:delText>”</w:delText>
                </w:r>
              </w:del>
            </w:ins>
          </w:p>
          <w:p w14:paraId="4CC36334" w14:textId="1BC1E5C7" w:rsidR="00E16760" w:rsidRPr="00E62FA9" w:rsidRDefault="00E16760" w:rsidP="00294D47">
            <w:pPr>
              <w:rPr>
                <w:rFonts w:ascii="Lucida Console" w:hAnsi="Lucida Console"/>
                <w:sz w:val="12"/>
                <w:szCs w:val="12"/>
              </w:rPr>
            </w:pPr>
          </w:p>
          <w:p w14:paraId="08C7A360" w14:textId="60E2C7A3" w:rsidR="000C4658" w:rsidRPr="000C4658" w:rsidRDefault="000C4658" w:rsidP="000C4658">
            <w:pPr>
              <w:rPr>
                <w:rFonts w:ascii="Lucida Console" w:hAnsi="Lucida Console"/>
                <w:b/>
                <w:sz w:val="12"/>
                <w:szCs w:val="12"/>
              </w:rPr>
            </w:pPr>
            <w:del w:id="2936" w:author="Omar Cardona" w:date="2016-10-08T20:03:00Z">
              <w:r w:rsidRPr="00E62FA9" w:rsidDel="00B346B5">
                <w:rPr>
                  <w:rFonts w:ascii="Lucida Console" w:hAnsi="Lucida Console"/>
                  <w:sz w:val="12"/>
                  <w:szCs w:val="12"/>
                </w:rPr>
                <w:lastRenderedPageBreak/>
                <w:delText xml:space="preserve">PS C:\TEST&gt; </w:delText>
              </w:r>
            </w:del>
            <w:r w:rsidRPr="00E62FA9">
              <w:rPr>
                <w:rFonts w:ascii="Lucida Console" w:hAnsi="Lucida Console"/>
                <w:b/>
                <w:sz w:val="12"/>
                <w:szCs w:val="12"/>
              </w:rPr>
              <w:t>Get-</w:t>
            </w:r>
            <w:proofErr w:type="spellStart"/>
            <w:r w:rsidRPr="000C4658">
              <w:rPr>
                <w:rFonts w:ascii="Lucida Console" w:hAnsi="Lucida Console"/>
                <w:b/>
                <w:sz w:val="12"/>
                <w:szCs w:val="12"/>
              </w:rPr>
              <w:t>NetAdapterAdvancedProperty</w:t>
            </w:r>
            <w:proofErr w:type="spellEnd"/>
            <w:r w:rsidRPr="000C4658">
              <w:rPr>
                <w:rFonts w:ascii="Lucida Console" w:hAnsi="Lucida Console"/>
                <w:b/>
                <w:sz w:val="12"/>
                <w:szCs w:val="12"/>
              </w:rPr>
              <w:t xml:space="preserve"> -Name "Test-40G-2"</w:t>
            </w:r>
          </w:p>
          <w:p w14:paraId="6DD351C5" w14:textId="77777777" w:rsidR="000C4658" w:rsidRPr="000C4658" w:rsidRDefault="000C4658" w:rsidP="000C4658">
            <w:pPr>
              <w:rPr>
                <w:rFonts w:ascii="Lucida Console" w:hAnsi="Lucida Console"/>
                <w:sz w:val="12"/>
                <w:szCs w:val="12"/>
              </w:rPr>
            </w:pPr>
          </w:p>
          <w:p w14:paraId="5EF4DFBC" w14:textId="77777777" w:rsidR="000C4658" w:rsidRPr="000C4658" w:rsidRDefault="000C4658" w:rsidP="000C4658">
            <w:pPr>
              <w:rPr>
                <w:rFonts w:ascii="Lucida Console" w:hAnsi="Lucida Console"/>
                <w:sz w:val="12"/>
                <w:szCs w:val="12"/>
              </w:rPr>
            </w:pPr>
            <w:r w:rsidRPr="000C4658">
              <w:rPr>
                <w:rFonts w:ascii="Lucida Console" w:hAnsi="Lucida Console"/>
                <w:sz w:val="12"/>
                <w:szCs w:val="12"/>
              </w:rPr>
              <w:t xml:space="preserve">Name                      DisplayName                    </w:t>
            </w:r>
            <w:proofErr w:type="spellStart"/>
            <w:r w:rsidRPr="000C4658">
              <w:rPr>
                <w:rFonts w:ascii="Lucida Console" w:hAnsi="Lucida Console"/>
                <w:sz w:val="12"/>
                <w:szCs w:val="12"/>
              </w:rPr>
              <w:t>DisplayValue</w:t>
            </w:r>
            <w:proofErr w:type="spellEnd"/>
            <w:r w:rsidRPr="000C4658">
              <w:rPr>
                <w:rFonts w:ascii="Lucida Console" w:hAnsi="Lucida Console"/>
                <w:sz w:val="12"/>
                <w:szCs w:val="12"/>
              </w:rPr>
              <w:t xml:space="preserve">                   </w:t>
            </w:r>
            <w:proofErr w:type="spellStart"/>
            <w:r w:rsidRPr="000C4658">
              <w:rPr>
                <w:rFonts w:ascii="Lucida Console" w:hAnsi="Lucida Console"/>
                <w:sz w:val="12"/>
                <w:szCs w:val="12"/>
              </w:rPr>
              <w:t>RegistryKeyword</w:t>
            </w:r>
            <w:proofErr w:type="spellEnd"/>
            <w:r w:rsidRPr="000C4658">
              <w:rPr>
                <w:rFonts w:ascii="Lucida Console" w:hAnsi="Lucida Console"/>
                <w:sz w:val="12"/>
                <w:szCs w:val="12"/>
              </w:rPr>
              <w:t xml:space="preserve"> </w:t>
            </w:r>
            <w:proofErr w:type="spellStart"/>
            <w:r w:rsidRPr="000C4658">
              <w:rPr>
                <w:rFonts w:ascii="Lucida Console" w:hAnsi="Lucida Console"/>
                <w:sz w:val="12"/>
                <w:szCs w:val="12"/>
              </w:rPr>
              <w:t>RegistryValue</w:t>
            </w:r>
            <w:proofErr w:type="spellEnd"/>
            <w:r w:rsidRPr="000C4658">
              <w:rPr>
                <w:rFonts w:ascii="Lucida Console" w:hAnsi="Lucida Console"/>
                <w:sz w:val="12"/>
                <w:szCs w:val="12"/>
              </w:rPr>
              <w:t xml:space="preserve">  </w:t>
            </w:r>
          </w:p>
          <w:p w14:paraId="73382229" w14:textId="77777777" w:rsidR="000C4658" w:rsidRPr="000C4658" w:rsidRDefault="000C4658" w:rsidP="000C4658">
            <w:pPr>
              <w:rPr>
                <w:rFonts w:ascii="Lucida Console" w:hAnsi="Lucida Console"/>
                <w:sz w:val="12"/>
                <w:szCs w:val="12"/>
              </w:rPr>
            </w:pPr>
            <w:r w:rsidRPr="000C4658">
              <w:rPr>
                <w:rFonts w:ascii="Lucida Console" w:hAnsi="Lucida Console"/>
                <w:sz w:val="12"/>
                <w:szCs w:val="12"/>
              </w:rPr>
              <w:t xml:space="preserve">----                      -----------                    ------------                   --------------- -------------  </w:t>
            </w:r>
          </w:p>
          <w:p w14:paraId="202DABEB" w14:textId="6D917B7B" w:rsidR="000C4658" w:rsidRDefault="000C4658" w:rsidP="000C4658">
            <w:pPr>
              <w:rPr>
                <w:rFonts w:ascii="Lucida Console" w:hAnsi="Lucida Console"/>
                <w:sz w:val="12"/>
                <w:szCs w:val="12"/>
              </w:rPr>
            </w:pPr>
            <w:r>
              <w:rPr>
                <w:rFonts w:ascii="Lucida Console" w:hAnsi="Lucida Console"/>
                <w:sz w:val="12"/>
                <w:szCs w:val="12"/>
              </w:rPr>
              <w:t>.</w:t>
            </w:r>
          </w:p>
          <w:p w14:paraId="013B2023" w14:textId="544C9B55" w:rsidR="000C4658" w:rsidRPr="000C4658" w:rsidRDefault="000C4658" w:rsidP="000C4658">
            <w:pPr>
              <w:rPr>
                <w:rFonts w:ascii="Lucida Console" w:hAnsi="Lucida Console"/>
                <w:sz w:val="12"/>
                <w:szCs w:val="12"/>
              </w:rPr>
            </w:pPr>
            <w:r>
              <w:rPr>
                <w:rFonts w:ascii="Lucida Console" w:hAnsi="Lucida Console"/>
                <w:sz w:val="12"/>
                <w:szCs w:val="12"/>
              </w:rPr>
              <w:t>.</w:t>
            </w:r>
          </w:p>
          <w:p w14:paraId="7898CB25" w14:textId="295A30C6" w:rsidR="000C4658" w:rsidRDefault="000C4658" w:rsidP="000C4658">
            <w:pPr>
              <w:rPr>
                <w:rFonts w:ascii="Lucida Console" w:hAnsi="Lucida Console"/>
                <w:sz w:val="12"/>
                <w:szCs w:val="12"/>
              </w:rPr>
            </w:pPr>
            <w:r w:rsidRPr="007A42C2">
              <w:rPr>
                <w:rFonts w:ascii="Lucida Console" w:hAnsi="Lucida Console"/>
                <w:sz w:val="12"/>
                <w:szCs w:val="12"/>
              </w:rPr>
              <w:t xml:space="preserve">Test-40G-2                VLAN ID                        </w:t>
            </w:r>
            <w:r w:rsidRPr="007A42C2">
              <w:rPr>
                <w:rFonts w:ascii="Lucida Console" w:hAnsi="Lucida Console"/>
                <w:sz w:val="12"/>
                <w:szCs w:val="12"/>
                <w:highlight w:val="yellow"/>
              </w:rPr>
              <w:t>102</w:t>
            </w:r>
            <w:r w:rsidRPr="007A42C2">
              <w:rPr>
                <w:rFonts w:ascii="Lucida Console" w:hAnsi="Lucida Console"/>
                <w:sz w:val="12"/>
                <w:szCs w:val="12"/>
              </w:rPr>
              <w:t xml:space="preserve">                            </w:t>
            </w:r>
            <w:proofErr w:type="spellStart"/>
            <w:r w:rsidRPr="007A42C2">
              <w:rPr>
                <w:rFonts w:ascii="Lucida Console" w:hAnsi="Lucida Console"/>
                <w:sz w:val="12"/>
                <w:szCs w:val="12"/>
              </w:rPr>
              <w:t>VlanID</w:t>
            </w:r>
            <w:proofErr w:type="spellEnd"/>
            <w:r w:rsidRPr="007A42C2">
              <w:rPr>
                <w:rFonts w:ascii="Lucida Console" w:hAnsi="Lucida Console"/>
                <w:sz w:val="12"/>
                <w:szCs w:val="12"/>
              </w:rPr>
              <w:t xml:space="preserve">       </w:t>
            </w:r>
            <w:proofErr w:type="gramStart"/>
            <w:r w:rsidRPr="007A42C2">
              <w:rPr>
                <w:rFonts w:ascii="Lucida Console" w:hAnsi="Lucida Console"/>
                <w:sz w:val="12"/>
                <w:szCs w:val="12"/>
              </w:rPr>
              <w:t xml:space="preserve">   {</w:t>
            </w:r>
            <w:proofErr w:type="gramEnd"/>
            <w:r w:rsidRPr="007A42C2">
              <w:rPr>
                <w:rFonts w:ascii="Lucida Console" w:hAnsi="Lucida Console"/>
                <w:sz w:val="12"/>
                <w:szCs w:val="12"/>
              </w:rPr>
              <w:t>102}</w:t>
            </w:r>
            <w:r w:rsidRPr="000C4658">
              <w:rPr>
                <w:rFonts w:ascii="Lucida Console" w:hAnsi="Lucida Console"/>
                <w:sz w:val="12"/>
                <w:szCs w:val="12"/>
              </w:rPr>
              <w:t xml:space="preserve">     </w:t>
            </w:r>
          </w:p>
          <w:p w14:paraId="257700F6" w14:textId="77777777" w:rsidR="000C4658" w:rsidRDefault="000C4658" w:rsidP="00294D47">
            <w:pPr>
              <w:rPr>
                <w:rFonts w:ascii="Lucida Console" w:hAnsi="Lucida Console"/>
                <w:sz w:val="12"/>
                <w:szCs w:val="12"/>
              </w:rPr>
            </w:pPr>
          </w:p>
          <w:p w14:paraId="71D0F324" w14:textId="7711920D" w:rsidR="00E16760" w:rsidRPr="00E16760" w:rsidRDefault="00E16760" w:rsidP="00E16760">
            <w:pPr>
              <w:rPr>
                <w:rFonts w:ascii="Lucida Console" w:hAnsi="Lucida Console"/>
                <w:sz w:val="12"/>
                <w:szCs w:val="12"/>
              </w:rPr>
            </w:pPr>
            <w:del w:id="2937" w:author="Omar Cardona" w:date="2016-10-08T20:03:00Z">
              <w:r w:rsidRPr="00E16760" w:rsidDel="00B346B5">
                <w:rPr>
                  <w:rFonts w:ascii="Lucida Console" w:hAnsi="Lucida Console"/>
                  <w:sz w:val="12"/>
                  <w:szCs w:val="12"/>
                </w:rPr>
                <w:delText xml:space="preserve">PS C:\TEST&gt; </w:delText>
              </w:r>
            </w:del>
            <w:r w:rsidRPr="00E16760">
              <w:rPr>
                <w:rFonts w:ascii="Lucida Console" w:hAnsi="Lucida Console"/>
                <w:b/>
                <w:sz w:val="12"/>
                <w:szCs w:val="12"/>
              </w:rPr>
              <w:t>Get-NetAdapter</w:t>
            </w:r>
          </w:p>
          <w:p w14:paraId="780C92CD" w14:textId="77777777" w:rsidR="00E16760" w:rsidRPr="00E16760" w:rsidRDefault="00E16760" w:rsidP="00E16760">
            <w:pPr>
              <w:rPr>
                <w:rFonts w:ascii="Lucida Console" w:hAnsi="Lucida Console"/>
                <w:sz w:val="12"/>
                <w:szCs w:val="12"/>
              </w:rPr>
            </w:pPr>
          </w:p>
          <w:p w14:paraId="1568C3E0"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Name                      </w:t>
            </w:r>
            <w:proofErr w:type="spellStart"/>
            <w:r w:rsidRPr="00E16760">
              <w:rPr>
                <w:rFonts w:ascii="Lucida Console" w:hAnsi="Lucida Console"/>
                <w:sz w:val="12"/>
                <w:szCs w:val="12"/>
              </w:rPr>
              <w:t>InterfaceDescription</w:t>
            </w:r>
            <w:proofErr w:type="spellEnd"/>
            <w:r w:rsidRPr="00E16760">
              <w:rPr>
                <w:rFonts w:ascii="Lucida Console" w:hAnsi="Lucida Console"/>
                <w:sz w:val="12"/>
                <w:szCs w:val="12"/>
              </w:rPr>
              <w:t xml:space="preserve">                    </w:t>
            </w:r>
            <w:proofErr w:type="spellStart"/>
            <w:r w:rsidRPr="00E16760">
              <w:rPr>
                <w:rFonts w:ascii="Lucida Console" w:hAnsi="Lucida Console"/>
                <w:sz w:val="12"/>
                <w:szCs w:val="12"/>
              </w:rPr>
              <w:t>ifIndex</w:t>
            </w:r>
            <w:proofErr w:type="spellEnd"/>
            <w:r w:rsidRPr="00E16760">
              <w:rPr>
                <w:rFonts w:ascii="Lucida Console" w:hAnsi="Lucida Console"/>
                <w:sz w:val="12"/>
                <w:szCs w:val="12"/>
              </w:rPr>
              <w:t xml:space="preserve"> Status       </w:t>
            </w:r>
            <w:proofErr w:type="spellStart"/>
            <w:r w:rsidRPr="00E16760">
              <w:rPr>
                <w:rFonts w:ascii="Lucida Console" w:hAnsi="Lucida Console"/>
                <w:sz w:val="12"/>
                <w:szCs w:val="12"/>
              </w:rPr>
              <w:t>MacAddress</w:t>
            </w:r>
            <w:proofErr w:type="spellEnd"/>
            <w:r w:rsidRPr="00E16760">
              <w:rPr>
                <w:rFonts w:ascii="Lucida Console" w:hAnsi="Lucida Console"/>
                <w:sz w:val="12"/>
                <w:szCs w:val="12"/>
              </w:rPr>
              <w:t xml:space="preserve">             </w:t>
            </w:r>
            <w:proofErr w:type="spellStart"/>
            <w:r w:rsidRPr="00E16760">
              <w:rPr>
                <w:rFonts w:ascii="Lucida Console" w:hAnsi="Lucida Console"/>
                <w:sz w:val="12"/>
                <w:szCs w:val="12"/>
              </w:rPr>
              <w:t>LinkSpeed</w:t>
            </w:r>
            <w:proofErr w:type="spellEnd"/>
          </w:p>
          <w:p w14:paraId="6F2F3686"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                    ------- ------       ----------             ---------</w:t>
            </w:r>
          </w:p>
          <w:p w14:paraId="014B9DD5"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Test-40G-2                Mellanox ConnectX-3 Pro Ethernet A.</w:t>
            </w:r>
            <w:proofErr w:type="gramStart"/>
            <w:r w:rsidRPr="00E16760">
              <w:rPr>
                <w:rFonts w:ascii="Lucida Console" w:hAnsi="Lucida Console"/>
                <w:sz w:val="12"/>
                <w:szCs w:val="12"/>
              </w:rPr>
              <w:t>..#</w:t>
            </w:r>
            <w:proofErr w:type="gramEnd"/>
            <w:r w:rsidRPr="00E16760">
              <w:rPr>
                <w:rFonts w:ascii="Lucida Console" w:hAnsi="Lucida Console"/>
                <w:sz w:val="12"/>
                <w:szCs w:val="12"/>
              </w:rPr>
              <w:t xml:space="preserve">3       </w:t>
            </w:r>
            <w:r w:rsidRPr="00E16760">
              <w:rPr>
                <w:rFonts w:ascii="Lucida Console" w:hAnsi="Lucida Console"/>
                <w:sz w:val="12"/>
                <w:szCs w:val="12"/>
                <w:highlight w:val="yellow"/>
              </w:rPr>
              <w:t>3</w:t>
            </w:r>
            <w:r w:rsidRPr="00E16760">
              <w:rPr>
                <w:rFonts w:ascii="Lucida Console" w:hAnsi="Lucida Console"/>
                <w:sz w:val="12"/>
                <w:szCs w:val="12"/>
              </w:rPr>
              <w:t xml:space="preserve"> Up           E4-1D-2D-07-43-D1        40 Gbps</w:t>
            </w:r>
          </w:p>
          <w:p w14:paraId="3606F670" w14:textId="7027F54B" w:rsidR="00E16760" w:rsidRDefault="00E16760" w:rsidP="00E16760">
            <w:pPr>
              <w:rPr>
                <w:rFonts w:ascii="Lucida Console" w:hAnsi="Lucida Console"/>
                <w:sz w:val="12"/>
                <w:szCs w:val="12"/>
              </w:rPr>
            </w:pPr>
          </w:p>
          <w:p w14:paraId="47FA3E00" w14:textId="77777777" w:rsidR="00E16760" w:rsidRDefault="00E16760" w:rsidP="00E16760">
            <w:pPr>
              <w:rPr>
                <w:rFonts w:ascii="Lucida Console" w:hAnsi="Lucida Console"/>
                <w:sz w:val="12"/>
                <w:szCs w:val="12"/>
              </w:rPr>
            </w:pPr>
          </w:p>
          <w:p w14:paraId="5D2D56E0" w14:textId="781CF4C1" w:rsidR="00E16760" w:rsidRPr="00E16760" w:rsidRDefault="00E16760" w:rsidP="00E16760">
            <w:pPr>
              <w:rPr>
                <w:rFonts w:ascii="Lucida Console" w:hAnsi="Lucida Console"/>
                <w:b/>
                <w:sz w:val="12"/>
                <w:szCs w:val="12"/>
              </w:rPr>
            </w:pPr>
            <w:del w:id="2938" w:author="Omar Cardona" w:date="2016-10-08T20:03:00Z">
              <w:r w:rsidRPr="00E16760" w:rsidDel="00B346B5">
                <w:rPr>
                  <w:rFonts w:ascii="Lucida Console" w:hAnsi="Lucida Console"/>
                  <w:sz w:val="12"/>
                  <w:szCs w:val="12"/>
                </w:rPr>
                <w:delText xml:space="preserve">PS C:\TEST&gt; </w:delText>
              </w:r>
            </w:del>
            <w:r w:rsidRPr="00E16760">
              <w:rPr>
                <w:rFonts w:ascii="Lucida Console" w:hAnsi="Lucida Console"/>
                <w:b/>
                <w:sz w:val="12"/>
                <w:szCs w:val="12"/>
              </w:rPr>
              <w:t>Get-</w:t>
            </w:r>
            <w:proofErr w:type="spellStart"/>
            <w:r w:rsidRPr="00E16760">
              <w:rPr>
                <w:rFonts w:ascii="Lucida Console" w:hAnsi="Lucida Console"/>
                <w:b/>
                <w:sz w:val="12"/>
                <w:szCs w:val="12"/>
              </w:rPr>
              <w:t>NetAdapterRdma</w:t>
            </w:r>
            <w:proofErr w:type="spellEnd"/>
          </w:p>
          <w:p w14:paraId="2F6AA8EA" w14:textId="77777777" w:rsidR="00E16760" w:rsidRPr="00E16760" w:rsidRDefault="00E16760" w:rsidP="00E16760">
            <w:pPr>
              <w:rPr>
                <w:rFonts w:ascii="Lucida Console" w:hAnsi="Lucida Console"/>
                <w:sz w:val="12"/>
                <w:szCs w:val="12"/>
              </w:rPr>
            </w:pPr>
          </w:p>
          <w:p w14:paraId="29DEF52C"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Name                      </w:t>
            </w:r>
            <w:proofErr w:type="spellStart"/>
            <w:r w:rsidRPr="00E16760">
              <w:rPr>
                <w:rFonts w:ascii="Lucida Console" w:hAnsi="Lucida Console"/>
                <w:sz w:val="12"/>
                <w:szCs w:val="12"/>
              </w:rPr>
              <w:t>InterfaceDescription</w:t>
            </w:r>
            <w:proofErr w:type="spellEnd"/>
            <w:r w:rsidRPr="00E16760">
              <w:rPr>
                <w:rFonts w:ascii="Lucida Console" w:hAnsi="Lucida Console"/>
                <w:sz w:val="12"/>
                <w:szCs w:val="12"/>
              </w:rPr>
              <w:t xml:space="preserve">                     Enabled    </w:t>
            </w:r>
          </w:p>
          <w:p w14:paraId="69705C7E"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                      --------------------                     -------    </w:t>
            </w:r>
          </w:p>
          <w:p w14:paraId="169940DE"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Test-40G-2                Mellanox ConnectX-3 Pro Ethernet </w:t>
            </w:r>
            <w:proofErr w:type="spellStart"/>
            <w:r w:rsidRPr="00E16760">
              <w:rPr>
                <w:rFonts w:ascii="Lucida Console" w:hAnsi="Lucida Console"/>
                <w:sz w:val="12"/>
                <w:szCs w:val="12"/>
              </w:rPr>
              <w:t>Adap</w:t>
            </w:r>
            <w:proofErr w:type="spellEnd"/>
            <w:r w:rsidRPr="00E16760">
              <w:rPr>
                <w:rFonts w:ascii="Lucida Console" w:hAnsi="Lucida Console"/>
                <w:sz w:val="12"/>
                <w:szCs w:val="12"/>
              </w:rPr>
              <w:t xml:space="preserve">... </w:t>
            </w:r>
            <w:r w:rsidRPr="00E16760">
              <w:rPr>
                <w:rFonts w:ascii="Lucida Console" w:hAnsi="Lucida Console"/>
                <w:sz w:val="12"/>
                <w:szCs w:val="12"/>
                <w:highlight w:val="yellow"/>
              </w:rPr>
              <w:t>True</w:t>
            </w:r>
            <w:r w:rsidRPr="00E16760">
              <w:rPr>
                <w:rFonts w:ascii="Lucida Console" w:hAnsi="Lucida Console"/>
                <w:sz w:val="12"/>
                <w:szCs w:val="12"/>
              </w:rPr>
              <w:t xml:space="preserve">       </w:t>
            </w:r>
          </w:p>
          <w:p w14:paraId="0DBBF2B3" w14:textId="29935258" w:rsidR="00E16760" w:rsidRDefault="00E16760" w:rsidP="00E16760">
            <w:pPr>
              <w:rPr>
                <w:rFonts w:ascii="Lucida Console" w:hAnsi="Lucida Console"/>
                <w:sz w:val="12"/>
                <w:szCs w:val="12"/>
              </w:rPr>
            </w:pPr>
          </w:p>
          <w:p w14:paraId="13CACB92" w14:textId="77777777" w:rsidR="007A42C2" w:rsidRDefault="007A42C2" w:rsidP="00E16760">
            <w:pPr>
              <w:rPr>
                <w:rFonts w:ascii="Lucida Console" w:hAnsi="Lucida Console"/>
                <w:sz w:val="12"/>
                <w:szCs w:val="12"/>
              </w:rPr>
            </w:pPr>
          </w:p>
          <w:p w14:paraId="06EBC1FF" w14:textId="09E69005" w:rsidR="007A42C2" w:rsidRPr="007A42C2" w:rsidRDefault="007A42C2" w:rsidP="007A42C2">
            <w:pPr>
              <w:rPr>
                <w:rFonts w:ascii="Lucida Console" w:hAnsi="Lucida Console"/>
                <w:b/>
                <w:sz w:val="12"/>
                <w:szCs w:val="12"/>
              </w:rPr>
            </w:pPr>
            <w:del w:id="2939" w:author="Omar Cardona" w:date="2016-10-08T20:03:00Z">
              <w:r w:rsidRPr="007A42C2" w:rsidDel="00B346B5">
                <w:rPr>
                  <w:rFonts w:ascii="Lucida Console" w:hAnsi="Lucida Console"/>
                  <w:sz w:val="12"/>
                  <w:szCs w:val="12"/>
                </w:rPr>
                <w:delText xml:space="preserve">PS C:\TEST&gt; </w:delText>
              </w:r>
            </w:del>
            <w:r w:rsidRPr="007A42C2">
              <w:rPr>
                <w:rFonts w:ascii="Lucida Console" w:hAnsi="Lucida Console"/>
                <w:b/>
                <w:sz w:val="12"/>
                <w:szCs w:val="12"/>
              </w:rPr>
              <w:t>C:\TEST\Test-RDMA.PS1 -</w:t>
            </w:r>
            <w:proofErr w:type="spellStart"/>
            <w:r w:rsidRPr="007A42C2">
              <w:rPr>
                <w:rFonts w:ascii="Lucida Console" w:hAnsi="Lucida Console"/>
                <w:b/>
                <w:sz w:val="12"/>
                <w:szCs w:val="12"/>
              </w:rPr>
              <w:t>IfIndex</w:t>
            </w:r>
            <w:proofErr w:type="spellEnd"/>
            <w:r w:rsidRPr="007A42C2">
              <w:rPr>
                <w:rFonts w:ascii="Lucida Console" w:hAnsi="Lucida Console"/>
                <w:b/>
                <w:sz w:val="12"/>
                <w:szCs w:val="12"/>
              </w:rPr>
              <w:t xml:space="preserve"> </w:t>
            </w:r>
            <w:r w:rsidRPr="00CC431E">
              <w:rPr>
                <w:rFonts w:ascii="Lucida Console" w:hAnsi="Lucida Console"/>
                <w:b/>
                <w:sz w:val="12"/>
                <w:szCs w:val="12"/>
                <w:highlight w:val="yellow"/>
              </w:rPr>
              <w:t>3</w:t>
            </w:r>
            <w:r w:rsidRPr="007A42C2">
              <w:rPr>
                <w:rFonts w:ascii="Lucida Console" w:hAnsi="Lucida Console"/>
                <w:b/>
                <w:sz w:val="12"/>
                <w:szCs w:val="12"/>
              </w:rPr>
              <w:t xml:space="preserve"> -</w:t>
            </w:r>
            <w:proofErr w:type="spellStart"/>
            <w:r w:rsidRPr="007A42C2">
              <w:rPr>
                <w:rFonts w:ascii="Lucida Console" w:hAnsi="Lucida Console"/>
                <w:b/>
                <w:sz w:val="12"/>
                <w:szCs w:val="12"/>
              </w:rPr>
              <w:t>IsRoCE</w:t>
            </w:r>
            <w:proofErr w:type="spellEnd"/>
            <w:r w:rsidRPr="007A42C2">
              <w:rPr>
                <w:rFonts w:ascii="Lucida Console" w:hAnsi="Lucida Console"/>
                <w:b/>
                <w:sz w:val="12"/>
                <w:szCs w:val="12"/>
              </w:rPr>
              <w:t xml:space="preserve"> $true -</w:t>
            </w:r>
            <w:proofErr w:type="spellStart"/>
            <w:r w:rsidRPr="007A42C2">
              <w:rPr>
                <w:rFonts w:ascii="Lucida Console" w:hAnsi="Lucida Console"/>
                <w:b/>
                <w:sz w:val="12"/>
                <w:szCs w:val="12"/>
              </w:rPr>
              <w:t>RemoteIpAddress</w:t>
            </w:r>
            <w:proofErr w:type="spellEnd"/>
            <w:r w:rsidRPr="007A42C2">
              <w:rPr>
                <w:rFonts w:ascii="Lucida Console" w:hAnsi="Lucida Console"/>
                <w:b/>
                <w:sz w:val="12"/>
                <w:szCs w:val="12"/>
              </w:rPr>
              <w:t xml:space="preserve"> 192.168.2.</w:t>
            </w:r>
            <w:r w:rsidRPr="00CC431E">
              <w:rPr>
                <w:rFonts w:ascii="Lucida Console" w:hAnsi="Lucida Console"/>
                <w:b/>
                <w:sz w:val="12"/>
                <w:szCs w:val="12"/>
                <w:highlight w:val="yellow"/>
              </w:rPr>
              <w:t>111</w:t>
            </w:r>
            <w:r w:rsidRPr="007A42C2">
              <w:rPr>
                <w:rFonts w:ascii="Lucida Console" w:hAnsi="Lucida Console"/>
                <w:b/>
                <w:sz w:val="12"/>
                <w:szCs w:val="12"/>
              </w:rPr>
              <w:t xml:space="preserve"> -</w:t>
            </w:r>
            <w:proofErr w:type="spellStart"/>
            <w:r w:rsidRPr="007A42C2">
              <w:rPr>
                <w:rFonts w:ascii="Lucida Console" w:hAnsi="Lucida Console"/>
                <w:b/>
                <w:sz w:val="12"/>
                <w:szCs w:val="12"/>
              </w:rPr>
              <w:t>PathToDiskspd</w:t>
            </w:r>
            <w:proofErr w:type="spellEnd"/>
            <w:r w:rsidRPr="007A42C2">
              <w:rPr>
                <w:rFonts w:ascii="Lucida Console" w:hAnsi="Lucida Console"/>
                <w:b/>
                <w:sz w:val="12"/>
                <w:szCs w:val="12"/>
              </w:rPr>
              <w:t xml:space="preserve"> C:\TEST\Diskspd-v2.0.17\amd64fre\</w:t>
            </w:r>
          </w:p>
          <w:p w14:paraId="1D7E0D8F"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Diskspd.exe found at C:\TEST\Diskspd-v2.0.17\amd64fre\\diskspd.exe</w:t>
            </w:r>
          </w:p>
          <w:p w14:paraId="07DAEA17"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The adapter Test-40G-2 is a physical adapter</w:t>
            </w:r>
          </w:p>
          <w:p w14:paraId="74531E3D"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Underlying adapter is RoCE. Checking if QoS/DCB/PFC is configured on each physical adapter(s)</w:t>
            </w:r>
          </w:p>
          <w:p w14:paraId="33BBF89B"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QoS/DCB/PFC configuration is correct.</w:t>
            </w:r>
          </w:p>
          <w:p w14:paraId="4D3D2242"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RDMA configuration is correct.</w:t>
            </w:r>
          </w:p>
          <w:p w14:paraId="3D58108C"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Checking if remote IP address, 192.168.2.111, is reachable.</w:t>
            </w:r>
          </w:p>
          <w:p w14:paraId="767FAB2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Remote IP 192.168.2.111 is reachable.</w:t>
            </w:r>
          </w:p>
          <w:p w14:paraId="1AD56D9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Disabling RDMA on adapters that are not part of this test. RDMA will be enabled on them later.</w:t>
            </w:r>
          </w:p>
          <w:p w14:paraId="08D9970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Testing RDMA traffic now for. Traffic will be sent in a parallel job. Job details:</w:t>
            </w:r>
          </w:p>
          <w:p w14:paraId="1E833C89"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34251744 RDMA bytes sent per second</w:t>
            </w:r>
          </w:p>
          <w:p w14:paraId="2BB62392"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967346308 RDMA bytes written per second</w:t>
            </w:r>
          </w:p>
          <w:p w14:paraId="057F5CAD"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35698177 RDMA bytes sent per second</w:t>
            </w:r>
          </w:p>
          <w:p w14:paraId="02131B03"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976601842 RDMA bytes written per second</w:t>
            </w:r>
          </w:p>
          <w:p w14:paraId="4991615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Enabling RDMA on adapters that are not part of this test. RDMA was disabled on them prior to sending RDMA traffic.</w:t>
            </w:r>
          </w:p>
          <w:p w14:paraId="5EF5B321" w14:textId="77777777" w:rsidR="009069FD" w:rsidRPr="00B957AD" w:rsidRDefault="007A42C2" w:rsidP="007A42C2">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192.168.2.111</w:t>
            </w:r>
          </w:p>
          <w:p w14:paraId="15EFBF87" w14:textId="77777777" w:rsidR="007A42C2" w:rsidRDefault="007A42C2" w:rsidP="007A42C2">
            <w:pPr>
              <w:rPr>
                <w:rFonts w:ascii="Lucida Console" w:hAnsi="Lucida Console"/>
                <w:sz w:val="12"/>
                <w:szCs w:val="12"/>
              </w:rPr>
            </w:pPr>
          </w:p>
          <w:p w14:paraId="262B5045" w14:textId="66B32B06" w:rsidR="007A42C2" w:rsidRDefault="007A42C2" w:rsidP="007A42C2">
            <w:pPr>
              <w:rPr>
                <w:rFonts w:ascii="Lucida Console" w:hAnsi="Lucida Console"/>
                <w:sz w:val="12"/>
                <w:szCs w:val="12"/>
              </w:rPr>
            </w:pPr>
          </w:p>
          <w:p w14:paraId="19C6BBF9" w14:textId="6D2FC5B0" w:rsidR="00CC431E" w:rsidRPr="00CC431E" w:rsidRDefault="00CC431E" w:rsidP="00CC431E">
            <w:pPr>
              <w:rPr>
                <w:rFonts w:ascii="Lucida Console" w:hAnsi="Lucida Console"/>
                <w:b/>
                <w:sz w:val="12"/>
                <w:szCs w:val="12"/>
              </w:rPr>
            </w:pPr>
            <w:del w:id="2940" w:author="Omar Cardona" w:date="2016-10-08T20:03:00Z">
              <w:r w:rsidRPr="00CC431E" w:rsidDel="00B346B5">
                <w:rPr>
                  <w:rFonts w:ascii="Lucida Console" w:hAnsi="Lucida Console"/>
                  <w:sz w:val="12"/>
                  <w:szCs w:val="12"/>
                </w:rPr>
                <w:delText xml:space="preserve">PS C:\TEST&gt; </w:delText>
              </w:r>
            </w:del>
            <w:r w:rsidRPr="00CC431E">
              <w:rPr>
                <w:rFonts w:ascii="Lucida Console" w:hAnsi="Lucida Console"/>
                <w:b/>
                <w:sz w:val="12"/>
                <w:szCs w:val="12"/>
              </w:rPr>
              <w:t>C:\TEST\Test-RDMA.PS1 -</w:t>
            </w:r>
            <w:proofErr w:type="spellStart"/>
            <w:r w:rsidRPr="00CC431E">
              <w:rPr>
                <w:rFonts w:ascii="Lucida Console" w:hAnsi="Lucida Console"/>
                <w:b/>
                <w:sz w:val="12"/>
                <w:szCs w:val="12"/>
              </w:rPr>
              <w:t>IfIndex</w:t>
            </w:r>
            <w:proofErr w:type="spellEnd"/>
            <w:r w:rsidRPr="00CC431E">
              <w:rPr>
                <w:rFonts w:ascii="Lucida Console" w:hAnsi="Lucida Console"/>
                <w:b/>
                <w:sz w:val="12"/>
                <w:szCs w:val="12"/>
              </w:rPr>
              <w:t xml:space="preserve"> </w:t>
            </w:r>
            <w:r w:rsidRPr="00CC431E">
              <w:rPr>
                <w:rFonts w:ascii="Lucida Console" w:hAnsi="Lucida Console"/>
                <w:b/>
                <w:sz w:val="12"/>
                <w:szCs w:val="12"/>
                <w:highlight w:val="yellow"/>
              </w:rPr>
              <w:t>3</w:t>
            </w:r>
            <w:r w:rsidRPr="00CC431E">
              <w:rPr>
                <w:rFonts w:ascii="Lucida Console" w:hAnsi="Lucida Console"/>
                <w:b/>
                <w:sz w:val="12"/>
                <w:szCs w:val="12"/>
              </w:rPr>
              <w:t xml:space="preserve"> -</w:t>
            </w:r>
            <w:proofErr w:type="spellStart"/>
            <w:r w:rsidRPr="00CC431E">
              <w:rPr>
                <w:rFonts w:ascii="Lucida Console" w:hAnsi="Lucida Console"/>
                <w:b/>
                <w:sz w:val="12"/>
                <w:szCs w:val="12"/>
              </w:rPr>
              <w:t>IsRoCE</w:t>
            </w:r>
            <w:proofErr w:type="spellEnd"/>
            <w:r w:rsidRPr="00CC431E">
              <w:rPr>
                <w:rFonts w:ascii="Lucida Console" w:hAnsi="Lucida Console"/>
                <w:b/>
                <w:sz w:val="12"/>
                <w:szCs w:val="12"/>
              </w:rPr>
              <w:t xml:space="preserve"> $true -</w:t>
            </w:r>
            <w:proofErr w:type="spellStart"/>
            <w:r w:rsidRPr="00CC431E">
              <w:rPr>
                <w:rFonts w:ascii="Lucida Console" w:hAnsi="Lucida Console"/>
                <w:b/>
                <w:sz w:val="12"/>
                <w:szCs w:val="12"/>
              </w:rPr>
              <w:t>RemoteIpAddress</w:t>
            </w:r>
            <w:proofErr w:type="spellEnd"/>
            <w:r w:rsidRPr="00CC431E">
              <w:rPr>
                <w:rFonts w:ascii="Lucida Console" w:hAnsi="Lucida Console"/>
                <w:b/>
                <w:sz w:val="12"/>
                <w:szCs w:val="12"/>
              </w:rPr>
              <w:t xml:space="preserve"> 192.168.2.</w:t>
            </w:r>
            <w:r w:rsidRPr="00CC431E">
              <w:rPr>
                <w:rFonts w:ascii="Lucida Console" w:hAnsi="Lucida Console"/>
                <w:b/>
                <w:sz w:val="12"/>
                <w:szCs w:val="12"/>
                <w:highlight w:val="yellow"/>
              </w:rPr>
              <w:t>222</w:t>
            </w:r>
            <w:r w:rsidRPr="00CC431E">
              <w:rPr>
                <w:rFonts w:ascii="Lucida Console" w:hAnsi="Lucida Console"/>
                <w:b/>
                <w:sz w:val="12"/>
                <w:szCs w:val="12"/>
              </w:rPr>
              <w:t xml:space="preserve"> -</w:t>
            </w:r>
            <w:proofErr w:type="spellStart"/>
            <w:r w:rsidRPr="00CC431E">
              <w:rPr>
                <w:rFonts w:ascii="Lucida Console" w:hAnsi="Lucida Console"/>
                <w:b/>
                <w:sz w:val="12"/>
                <w:szCs w:val="12"/>
              </w:rPr>
              <w:t>PathToDiskspd</w:t>
            </w:r>
            <w:proofErr w:type="spellEnd"/>
            <w:r w:rsidRPr="00CC431E">
              <w:rPr>
                <w:rFonts w:ascii="Lucida Console" w:hAnsi="Lucida Console"/>
                <w:b/>
                <w:sz w:val="12"/>
                <w:szCs w:val="12"/>
              </w:rPr>
              <w:t xml:space="preserve"> C:\TEST\Diskspd-v2.0.17\amd64fre\</w:t>
            </w:r>
          </w:p>
          <w:p w14:paraId="7825FD45"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Diskspd.exe found at C:\TEST\Diskspd-v2.0.17\amd64fre\\diskspd.exe</w:t>
            </w:r>
          </w:p>
          <w:p w14:paraId="64723AA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The adapter Test-40G-2 is a physical adapter</w:t>
            </w:r>
          </w:p>
          <w:p w14:paraId="0D40D271"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Underlying adapter is RoCE. Checking if QoS/DCB/PFC is configured on each physical adapter(s)</w:t>
            </w:r>
          </w:p>
          <w:p w14:paraId="0AD5EE41"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QoS/DCB/PFC configuration is correct.</w:t>
            </w:r>
          </w:p>
          <w:p w14:paraId="4C21E5BD"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RDMA configuration is correct.</w:t>
            </w:r>
          </w:p>
          <w:p w14:paraId="4B77715B"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Checking if remote IP address, 192.168.2.222, is reachable.</w:t>
            </w:r>
          </w:p>
          <w:p w14:paraId="404486E7"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Remote IP 192.168.2.222 is reachable.</w:t>
            </w:r>
          </w:p>
          <w:p w14:paraId="1FF81367"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Disabling RDMA on adapters that are not part of this test. RDMA will be enabled on them later.</w:t>
            </w:r>
          </w:p>
          <w:p w14:paraId="0B0D14D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Testing RDMA traffic now for. Traffic will be sent in a parallel job. Job details:</w:t>
            </w:r>
          </w:p>
          <w:p w14:paraId="0FE514FC"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0 RDMA bytes written per second</w:t>
            </w:r>
          </w:p>
          <w:p w14:paraId="6262C6B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0 RDMA bytes sent per second</w:t>
            </w:r>
          </w:p>
          <w:p w14:paraId="026E12AE"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485137693 RDMA bytes written per second</w:t>
            </w:r>
          </w:p>
          <w:p w14:paraId="53CF5987"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35200268 RDMA bytes sent per second</w:t>
            </w:r>
          </w:p>
          <w:p w14:paraId="54AA725A"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939044611 RDMA bytes written per second</w:t>
            </w:r>
          </w:p>
          <w:p w14:paraId="29F1BD2A"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34880901 RDMA bytes sent per second</w:t>
            </w:r>
          </w:p>
          <w:p w14:paraId="7394AF3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Enabling RDMA on adapters that are not part of this test. RDMA was disabled on them prior to sending RDMA traffic.</w:t>
            </w:r>
          </w:p>
          <w:p w14:paraId="02867BB8" w14:textId="425389D3" w:rsidR="00CC431E" w:rsidRPr="00B957AD" w:rsidRDefault="00CC431E" w:rsidP="00CC431E">
            <w:pPr>
              <w:rPr>
                <w:ins w:id="2941" w:author="Brian Leong (Inspur Worldwide Services Ltd)" w:date="2016-10-05T11:30:00Z"/>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192.168.2.222</w:t>
            </w:r>
          </w:p>
          <w:p w14:paraId="19DB424A" w14:textId="0B8AD42C" w:rsidR="00ED3D71" w:rsidDel="00B346B5" w:rsidRDefault="00ED3D71" w:rsidP="00CC431E">
            <w:pPr>
              <w:rPr>
                <w:ins w:id="2942" w:author="Brian Leong (Inspur Worldwide Services Ltd)" w:date="2016-10-05T11:30:00Z"/>
                <w:del w:id="2943" w:author="Omar Cardona" w:date="2016-10-08T20:02:00Z"/>
                <w:rFonts w:ascii="Lucida Console" w:hAnsi="Lucida Console"/>
                <w:color w:val="00B050"/>
                <w:sz w:val="12"/>
                <w:szCs w:val="12"/>
              </w:rPr>
            </w:pPr>
          </w:p>
          <w:p w14:paraId="096DEC0B" w14:textId="7E03550D" w:rsidR="00ED3D71" w:rsidRPr="00905727" w:rsidDel="00B346B5" w:rsidRDefault="00ED3D71" w:rsidP="00ED3D71">
            <w:pPr>
              <w:rPr>
                <w:ins w:id="2944" w:author="Brian Leong (Inspur Worldwide Services Ltd)" w:date="2016-10-05T11:30:00Z"/>
                <w:del w:id="2945" w:author="Omar Cardona" w:date="2016-10-08T20:02:00Z"/>
                <w:rFonts w:ascii="Lucida Console" w:eastAsia="Times New Roman" w:hAnsi="Lucida Console" w:cs="Calibri"/>
                <w:color w:val="7030A0"/>
                <w:sz w:val="12"/>
                <w:szCs w:val="12"/>
              </w:rPr>
            </w:pPr>
            <w:ins w:id="2946" w:author="Brian Leong (Inspur Worldwide Services Ltd)" w:date="2016-10-05T11:30:00Z">
              <w:del w:id="2947" w:author="Omar Cardona" w:date="2016-10-08T20:02:00Z">
                <w:r w:rsidRPr="00836A5F" w:rsidDel="00B346B5">
                  <w:rPr>
                    <w:rFonts w:ascii="Lucida Console" w:eastAsia="Times New Roman" w:hAnsi="Lucida Console" w:cs="Calibri"/>
                    <w:color w:val="7030A0"/>
                    <w:sz w:val="12"/>
                    <w:szCs w:val="12"/>
                    <w:highlight w:val="red"/>
                    <w:rPrChange w:id="2948" w:author="Omar Cardona" w:date="2016-10-07T20:32:00Z">
                      <w:rPr>
                        <w:rFonts w:ascii="Lucida Console" w:eastAsia="Times New Roman" w:hAnsi="Lucida Console" w:cs="Calibri"/>
                        <w:color w:val="7030A0"/>
                        <w:sz w:val="12"/>
                        <w:szCs w:val="12"/>
                      </w:rPr>
                    </w:rPrChange>
                  </w:rPr>
                  <w:delText>[Brian: OK for dual-port SET switch scenario, from remote VLAN 102 adapter.]</w:delText>
                </w:r>
              </w:del>
            </w:ins>
          </w:p>
          <w:p w14:paraId="67FA53CE" w14:textId="59050C2E" w:rsidR="00ED3D71" w:rsidRPr="00CC431E" w:rsidDel="00ED3D71" w:rsidRDefault="00ED3D71" w:rsidP="00CC431E">
            <w:pPr>
              <w:rPr>
                <w:del w:id="2949" w:author="Brian Leong (Inspur Worldwide Services Ltd)" w:date="2016-10-05T11:30:00Z"/>
                <w:rFonts w:ascii="Lucida Console" w:hAnsi="Lucida Console"/>
                <w:color w:val="00B050"/>
                <w:sz w:val="12"/>
                <w:szCs w:val="12"/>
              </w:rPr>
            </w:pPr>
          </w:p>
          <w:p w14:paraId="0D01C9A1" w14:textId="0E171272" w:rsidR="00CC431E" w:rsidRDefault="00CC431E" w:rsidP="007A42C2">
            <w:pPr>
              <w:rPr>
                <w:rFonts w:ascii="Lucida Console" w:hAnsi="Lucida Console"/>
                <w:sz w:val="12"/>
                <w:szCs w:val="12"/>
              </w:rPr>
            </w:pPr>
          </w:p>
        </w:tc>
      </w:tr>
      <w:tr w:rsidR="002E797E" w:rsidRPr="007A4C93" w14:paraId="2609E6A9" w14:textId="77777777" w:rsidTr="001058D9">
        <w:tc>
          <w:tcPr>
            <w:tcW w:w="361" w:type="dxa"/>
            <w:tcPrChange w:id="2950" w:author="Omar Cardona" w:date="2016-10-08T21:56:00Z">
              <w:tcPr>
                <w:tcW w:w="265" w:type="dxa"/>
              </w:tcPr>
            </w:tcPrChange>
          </w:tcPr>
          <w:p w14:paraId="2BB4BB33" w14:textId="5D8D5ED5" w:rsidR="002E797E" w:rsidRPr="001058D9" w:rsidRDefault="001058D9" w:rsidP="00294D47">
            <w:pPr>
              <w:rPr>
                <w:rFonts w:ascii="Lucida Console" w:hAnsi="Lucida Console"/>
                <w:b/>
                <w:sz w:val="12"/>
                <w:szCs w:val="12"/>
                <w:rPrChange w:id="2951" w:author="Omar Cardona" w:date="2016-10-08T21:56:00Z">
                  <w:rPr>
                    <w:rFonts w:ascii="Lucida Console" w:hAnsi="Lucida Console"/>
                    <w:sz w:val="12"/>
                    <w:szCs w:val="12"/>
                  </w:rPr>
                </w:rPrChange>
              </w:rPr>
            </w:pPr>
            <w:ins w:id="2952" w:author="Omar Cardona" w:date="2016-10-08T21:56:00Z">
              <w:r w:rsidRPr="001058D9">
                <w:rPr>
                  <w:rFonts w:ascii="Lucida Console" w:hAnsi="Lucida Console"/>
                  <w:b/>
                  <w:sz w:val="12"/>
                  <w:szCs w:val="12"/>
                  <w:rPrChange w:id="2953" w:author="Omar Cardona" w:date="2016-10-08T21:56:00Z">
                    <w:rPr>
                      <w:rFonts w:ascii="Lucida Console" w:hAnsi="Lucida Console"/>
                      <w:sz w:val="12"/>
                      <w:szCs w:val="12"/>
                    </w:rPr>
                  </w:rPrChange>
                </w:rPr>
                <w:lastRenderedPageBreak/>
                <w:t>15</w:t>
              </w:r>
            </w:ins>
          </w:p>
        </w:tc>
        <w:tc>
          <w:tcPr>
            <w:tcW w:w="268" w:type="dxa"/>
            <w:tcPrChange w:id="2954" w:author="Omar Cardona" w:date="2016-10-08T21:56:00Z">
              <w:tcPr>
                <w:tcW w:w="270" w:type="dxa"/>
              </w:tcPr>
            </w:tcPrChange>
          </w:tcPr>
          <w:p w14:paraId="4F7E52D7" w14:textId="77777777" w:rsidR="002E797E" w:rsidRPr="007A4C93" w:rsidRDefault="002E797E" w:rsidP="00294D47">
            <w:pPr>
              <w:rPr>
                <w:rFonts w:ascii="Lucida Console" w:hAnsi="Lucida Console"/>
                <w:sz w:val="12"/>
                <w:szCs w:val="12"/>
              </w:rPr>
            </w:pPr>
          </w:p>
        </w:tc>
        <w:tc>
          <w:tcPr>
            <w:tcW w:w="236" w:type="dxa"/>
            <w:shd w:val="clear" w:color="auto" w:fill="00B0F0"/>
            <w:tcPrChange w:id="2955" w:author="Omar Cardona" w:date="2016-10-08T21:56:00Z">
              <w:tcPr>
                <w:tcW w:w="236" w:type="dxa"/>
                <w:shd w:val="clear" w:color="auto" w:fill="00B0F0"/>
              </w:tcPr>
            </w:tcPrChange>
          </w:tcPr>
          <w:p w14:paraId="3C3CEE9A" w14:textId="77777777" w:rsidR="002E797E" w:rsidRPr="007A4C93" w:rsidRDefault="002E797E" w:rsidP="00294D47">
            <w:pPr>
              <w:rPr>
                <w:rFonts w:ascii="Lucida Console" w:hAnsi="Lucida Console"/>
                <w:sz w:val="12"/>
                <w:szCs w:val="12"/>
              </w:rPr>
            </w:pPr>
          </w:p>
        </w:tc>
        <w:tc>
          <w:tcPr>
            <w:tcW w:w="9925" w:type="dxa"/>
            <w:tcPrChange w:id="2956" w:author="Omar Cardona" w:date="2016-10-08T21:56:00Z">
              <w:tcPr>
                <w:tcW w:w="10019" w:type="dxa"/>
              </w:tcPr>
            </w:tcPrChange>
          </w:tcPr>
          <w:p w14:paraId="1DC05786" w14:textId="77777777" w:rsidR="002E797E" w:rsidRDefault="002E797E" w:rsidP="00294D47">
            <w:pPr>
              <w:rPr>
                <w:rFonts w:ascii="Lucida Console" w:hAnsi="Lucida Console"/>
                <w:sz w:val="12"/>
                <w:szCs w:val="12"/>
              </w:rPr>
            </w:pPr>
          </w:p>
          <w:p w14:paraId="1D42E646" w14:textId="61E20D6B" w:rsidR="00CC431E" w:rsidRDefault="00CC431E" w:rsidP="00294D47">
            <w:pPr>
              <w:rPr>
                <w:ins w:id="2957" w:author="Omar Cardona" w:date="2016-11-21T23:48:00Z"/>
                <w:rFonts w:ascii="Lucida Console" w:hAnsi="Lucida Console"/>
                <w:color w:val="000000" w:themeColor="text1"/>
                <w:sz w:val="12"/>
                <w:szCs w:val="12"/>
              </w:rPr>
            </w:pPr>
            <w:r w:rsidRPr="009903E3">
              <w:rPr>
                <w:rFonts w:ascii="Lucida Console" w:hAnsi="Lucida Console"/>
                <w:color w:val="000000" w:themeColor="text1"/>
                <w:sz w:val="12"/>
                <w:szCs w:val="12"/>
                <w:rPrChange w:id="2958" w:author="Omar Cardona" w:date="2016-11-21T23:48:00Z">
                  <w:rPr>
                    <w:rFonts w:ascii="Lucida Console" w:hAnsi="Lucida Console"/>
                    <w:color w:val="009900"/>
                    <w:sz w:val="12"/>
                    <w:szCs w:val="12"/>
                  </w:rPr>
                </w:rPrChange>
              </w:rPr>
              <w:t xml:space="preserve"># </w:t>
            </w:r>
            <w:ins w:id="2959" w:author="Brian Leong (Inspur Worldwide Services Ltd)" w:date="2016-10-05T11:36:00Z">
              <w:r w:rsidR="00816483" w:rsidRPr="009903E3">
                <w:rPr>
                  <w:rFonts w:ascii="Lucida Console" w:hAnsi="Lucida Console"/>
                  <w:color w:val="000000" w:themeColor="text1"/>
                  <w:sz w:val="12"/>
                  <w:szCs w:val="12"/>
                  <w:rPrChange w:id="2960" w:author="Omar Cardona" w:date="2016-11-21T23:48:00Z">
                    <w:rPr>
                      <w:rFonts w:ascii="Lucida Console" w:hAnsi="Lucida Console"/>
                      <w:color w:val="009900"/>
                      <w:sz w:val="12"/>
                      <w:szCs w:val="12"/>
                    </w:rPr>
                  </w:rPrChange>
                </w:rPr>
                <w:t xml:space="preserve">Finally, </w:t>
              </w:r>
            </w:ins>
            <w:del w:id="2961" w:author="Brian Leong (Inspur Worldwide Services Ltd)" w:date="2016-10-05T11:36:00Z">
              <w:r w:rsidRPr="009903E3" w:rsidDel="00816483">
                <w:rPr>
                  <w:rFonts w:ascii="Lucida Console" w:hAnsi="Lucida Console"/>
                  <w:color w:val="000000" w:themeColor="text1"/>
                  <w:sz w:val="12"/>
                  <w:szCs w:val="12"/>
                  <w:rPrChange w:id="2962" w:author="Omar Cardona" w:date="2016-11-21T23:48:00Z">
                    <w:rPr>
                      <w:rFonts w:ascii="Lucida Console" w:hAnsi="Lucida Console"/>
                      <w:color w:val="009900"/>
                      <w:sz w:val="12"/>
                      <w:szCs w:val="12"/>
                    </w:rPr>
                  </w:rPrChange>
                </w:rPr>
                <w:delText xml:space="preserve">Now </w:delText>
              </w:r>
            </w:del>
            <w:r w:rsidRPr="009903E3">
              <w:rPr>
                <w:rFonts w:ascii="Lucida Console" w:hAnsi="Lucida Console"/>
                <w:color w:val="000000" w:themeColor="text1"/>
                <w:sz w:val="12"/>
                <w:szCs w:val="12"/>
                <w:rPrChange w:id="2963" w:author="Omar Cardona" w:date="2016-11-21T23:48:00Z">
                  <w:rPr>
                    <w:rFonts w:ascii="Lucida Console" w:hAnsi="Lucida Console"/>
                    <w:color w:val="009900"/>
                    <w:sz w:val="12"/>
                    <w:szCs w:val="12"/>
                  </w:rPr>
                </w:rPrChange>
              </w:rPr>
              <w:t xml:space="preserve">test </w:t>
            </w:r>
            <w:ins w:id="2964" w:author="Brian Leong (Inspur Worldwide Services Ltd)" w:date="2016-10-05T11:36:00Z">
              <w:r w:rsidR="00816483" w:rsidRPr="009903E3">
                <w:rPr>
                  <w:rFonts w:ascii="Lucida Console" w:hAnsi="Lucida Console"/>
                  <w:color w:val="000000" w:themeColor="text1"/>
                  <w:sz w:val="12"/>
                  <w:szCs w:val="12"/>
                  <w:rPrChange w:id="2965" w:author="Omar Cardona" w:date="2016-11-21T23:48:00Z">
                    <w:rPr>
                      <w:rFonts w:ascii="Lucida Console" w:hAnsi="Lucida Console"/>
                      <w:color w:val="009900"/>
                      <w:sz w:val="12"/>
                      <w:szCs w:val="12"/>
                    </w:rPr>
                  </w:rPrChange>
                </w:rPr>
                <w:t xml:space="preserve">for RDMA traffic from the </w:t>
              </w:r>
              <w:r w:rsidR="00816483" w:rsidRPr="009903E3">
                <w:rPr>
                  <w:rFonts w:ascii="Lucida Console" w:hAnsi="Lucida Console"/>
                  <w:b/>
                  <w:color w:val="000000" w:themeColor="text1"/>
                  <w:sz w:val="12"/>
                  <w:szCs w:val="12"/>
                  <w:u w:val="single"/>
                  <w:rPrChange w:id="2966" w:author="Omar Cardona" w:date="2016-11-21T23:48:00Z">
                    <w:rPr>
                      <w:rFonts w:ascii="Lucida Console" w:hAnsi="Lucida Console"/>
                      <w:color w:val="00B050"/>
                      <w:sz w:val="12"/>
                      <w:szCs w:val="12"/>
                    </w:rPr>
                  </w:rPrChange>
                </w:rPr>
                <w:t>local system</w:t>
              </w:r>
              <w:r w:rsidR="00816483" w:rsidRPr="009903E3">
                <w:rPr>
                  <w:rFonts w:ascii="Lucida Console" w:hAnsi="Lucida Console"/>
                  <w:color w:val="000000" w:themeColor="text1"/>
                  <w:sz w:val="12"/>
                  <w:szCs w:val="12"/>
                  <w:rPrChange w:id="2967" w:author="Omar Cardona" w:date="2016-11-21T23:48:00Z">
                    <w:rPr>
                      <w:rFonts w:ascii="Lucida Console" w:hAnsi="Lucida Console"/>
                      <w:color w:val="009900"/>
                      <w:sz w:val="12"/>
                      <w:szCs w:val="12"/>
                    </w:rPr>
                  </w:rPrChange>
                </w:rPr>
                <w:t xml:space="preserve"> to the remote </w:t>
              </w:r>
            </w:ins>
            <w:del w:id="2968" w:author="Brian Leong (Inspur Worldwide Services Ltd)" w:date="2016-10-05T11:36:00Z">
              <w:r w:rsidRPr="009903E3" w:rsidDel="00816483">
                <w:rPr>
                  <w:rFonts w:ascii="Lucida Console" w:hAnsi="Lucida Console"/>
                  <w:color w:val="000000" w:themeColor="text1"/>
                  <w:sz w:val="12"/>
                  <w:szCs w:val="12"/>
                  <w:rPrChange w:id="2969" w:author="Omar Cardona" w:date="2016-11-21T23:48:00Z">
                    <w:rPr>
                      <w:rFonts w:ascii="Lucida Console" w:hAnsi="Lucida Console"/>
                      <w:color w:val="009900"/>
                      <w:sz w:val="12"/>
                      <w:szCs w:val="12"/>
                    </w:rPr>
                  </w:rPrChange>
                </w:rPr>
                <w:delText xml:space="preserve">again on the local </w:delText>
              </w:r>
            </w:del>
            <w:r w:rsidRPr="009903E3">
              <w:rPr>
                <w:rFonts w:ascii="Lucida Console" w:hAnsi="Lucida Console"/>
                <w:color w:val="000000" w:themeColor="text1"/>
                <w:sz w:val="12"/>
                <w:szCs w:val="12"/>
                <w:rPrChange w:id="2970" w:author="Omar Cardona" w:date="2016-11-21T23:48:00Z">
                  <w:rPr>
                    <w:rFonts w:ascii="Lucida Console" w:hAnsi="Lucida Console"/>
                    <w:color w:val="009900"/>
                    <w:sz w:val="12"/>
                    <w:szCs w:val="12"/>
                  </w:rPr>
                </w:rPrChange>
              </w:rPr>
              <w:t>system</w:t>
            </w:r>
            <w:del w:id="2971" w:author="Brian Leong (Inspur Worldwide Services Ltd)" w:date="2016-10-05T11:36:00Z">
              <w:r w:rsidRPr="009903E3" w:rsidDel="00816483">
                <w:rPr>
                  <w:rFonts w:ascii="Lucida Console" w:hAnsi="Lucida Console"/>
                  <w:color w:val="000000" w:themeColor="text1"/>
                  <w:sz w:val="12"/>
                  <w:szCs w:val="12"/>
                  <w:rPrChange w:id="2972" w:author="Omar Cardona" w:date="2016-11-21T23:48:00Z">
                    <w:rPr>
                      <w:rFonts w:ascii="Lucida Console" w:hAnsi="Lucida Console"/>
                      <w:color w:val="009900"/>
                      <w:sz w:val="12"/>
                      <w:szCs w:val="12"/>
                    </w:rPr>
                  </w:rPrChange>
                </w:rPr>
                <w:delText xml:space="preserve"> for completeness</w:delText>
              </w:r>
            </w:del>
            <w:ins w:id="2973" w:author="Brian Leong (Inspur Worldwide Services Ltd)" w:date="2016-10-05T11:36:00Z">
              <w:r w:rsidR="00816483" w:rsidRPr="009903E3">
                <w:rPr>
                  <w:rFonts w:ascii="Lucida Console" w:hAnsi="Lucida Console"/>
                  <w:color w:val="000000" w:themeColor="text1"/>
                  <w:sz w:val="12"/>
                  <w:szCs w:val="12"/>
                  <w:rPrChange w:id="2974" w:author="Omar Cardona" w:date="2016-11-21T23:48:00Z">
                    <w:rPr>
                      <w:rFonts w:ascii="Lucida Console" w:hAnsi="Lucida Console"/>
                      <w:color w:val="009900"/>
                      <w:sz w:val="12"/>
                      <w:szCs w:val="12"/>
                    </w:rPr>
                  </w:rPrChange>
                </w:rPr>
                <w:t>.</w:t>
              </w:r>
            </w:ins>
          </w:p>
          <w:p w14:paraId="3829A813" w14:textId="77777777" w:rsidR="009903E3" w:rsidRPr="009903E3" w:rsidRDefault="009903E3" w:rsidP="00294D47">
            <w:pPr>
              <w:rPr>
                <w:rFonts w:ascii="Lucida Console" w:hAnsi="Lucida Console"/>
                <w:color w:val="000000" w:themeColor="text1"/>
                <w:sz w:val="12"/>
                <w:szCs w:val="12"/>
                <w:rPrChange w:id="2975" w:author="Omar Cardona" w:date="2016-11-21T23:48:00Z">
                  <w:rPr>
                    <w:rFonts w:ascii="Lucida Console" w:hAnsi="Lucida Console"/>
                    <w:color w:val="009900"/>
                    <w:sz w:val="12"/>
                    <w:szCs w:val="12"/>
                  </w:rPr>
                </w:rPrChange>
              </w:rPr>
            </w:pPr>
          </w:p>
          <w:p w14:paraId="5AA360DE" w14:textId="48457E69" w:rsidR="00CC431E" w:rsidDel="00B346B5" w:rsidRDefault="00CC431E" w:rsidP="00294D47">
            <w:pPr>
              <w:rPr>
                <w:del w:id="2976" w:author="Omar Cardona" w:date="2016-10-08T20:03:00Z"/>
                <w:rFonts w:ascii="Lucida Console" w:hAnsi="Lucida Console"/>
                <w:sz w:val="12"/>
                <w:szCs w:val="12"/>
              </w:rPr>
            </w:pPr>
          </w:p>
          <w:p w14:paraId="6B3AE10A" w14:textId="74BD65D4" w:rsidR="00CC431E" w:rsidRPr="00B72D35" w:rsidRDefault="00CC431E" w:rsidP="00CC431E">
            <w:pPr>
              <w:rPr>
                <w:rFonts w:ascii="Lucida Console" w:hAnsi="Lucida Console"/>
                <w:b/>
                <w:sz w:val="12"/>
                <w:szCs w:val="12"/>
              </w:rPr>
            </w:pPr>
            <w:del w:id="2977" w:author="Omar Cardona" w:date="2016-10-08T20:03:00Z">
              <w:r w:rsidRPr="00CC431E" w:rsidDel="00B346B5">
                <w:rPr>
                  <w:rFonts w:ascii="Lucida Console" w:hAnsi="Lucida Console"/>
                  <w:sz w:val="12"/>
                  <w:szCs w:val="12"/>
                </w:rPr>
                <w:delText xml:space="preserve">PS C:\TEST&gt; </w:delText>
              </w:r>
            </w:del>
            <w:r w:rsidRPr="00B72D35">
              <w:rPr>
                <w:rFonts w:ascii="Lucida Console" w:hAnsi="Lucida Console"/>
                <w:b/>
                <w:sz w:val="12"/>
                <w:szCs w:val="12"/>
              </w:rPr>
              <w:t>Get-NetAdapter</w:t>
            </w:r>
            <w:ins w:id="2978" w:author="Omar Cardona" w:date="2016-10-08T20:03:00Z">
              <w:r w:rsidR="00B346B5">
                <w:rPr>
                  <w:rFonts w:ascii="Lucida Console" w:hAnsi="Lucida Console"/>
                  <w:b/>
                  <w:sz w:val="12"/>
                  <w:szCs w:val="12"/>
                </w:rPr>
                <w:t xml:space="preserve"> | ft –</w:t>
              </w:r>
              <w:proofErr w:type="spellStart"/>
              <w:r w:rsidR="00B346B5">
                <w:rPr>
                  <w:rFonts w:ascii="Lucida Console" w:hAnsi="Lucida Console"/>
                  <w:b/>
                  <w:sz w:val="12"/>
                  <w:szCs w:val="12"/>
                </w:rPr>
                <w:t>AutoSize</w:t>
              </w:r>
            </w:ins>
            <w:proofErr w:type="spellEnd"/>
          </w:p>
          <w:p w14:paraId="4CD82CBA" w14:textId="77777777" w:rsidR="00CC431E" w:rsidRPr="00CC431E" w:rsidRDefault="00CC431E" w:rsidP="00CC431E">
            <w:pPr>
              <w:rPr>
                <w:rFonts w:ascii="Lucida Console" w:hAnsi="Lucida Console"/>
                <w:sz w:val="12"/>
                <w:szCs w:val="12"/>
              </w:rPr>
            </w:pPr>
          </w:p>
          <w:p w14:paraId="1C38AB39"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 xml:space="preserve">Name                      </w:t>
            </w:r>
            <w:proofErr w:type="spellStart"/>
            <w:r w:rsidRPr="00CC431E">
              <w:rPr>
                <w:rFonts w:ascii="Lucida Console" w:hAnsi="Lucida Console"/>
                <w:sz w:val="12"/>
                <w:szCs w:val="12"/>
              </w:rPr>
              <w:t>InterfaceDescription</w:t>
            </w:r>
            <w:proofErr w:type="spellEnd"/>
            <w:r w:rsidRPr="00CC431E">
              <w:rPr>
                <w:rFonts w:ascii="Lucida Console" w:hAnsi="Lucida Console"/>
                <w:sz w:val="12"/>
                <w:szCs w:val="12"/>
              </w:rPr>
              <w:t xml:space="preserve">                    </w:t>
            </w:r>
            <w:proofErr w:type="spellStart"/>
            <w:r w:rsidRPr="00CC431E">
              <w:rPr>
                <w:rFonts w:ascii="Lucida Console" w:hAnsi="Lucida Console"/>
                <w:sz w:val="12"/>
                <w:szCs w:val="12"/>
              </w:rPr>
              <w:t>ifIndex</w:t>
            </w:r>
            <w:proofErr w:type="spellEnd"/>
            <w:r w:rsidRPr="00CC431E">
              <w:rPr>
                <w:rFonts w:ascii="Lucida Console" w:hAnsi="Lucida Console"/>
                <w:sz w:val="12"/>
                <w:szCs w:val="12"/>
              </w:rPr>
              <w:t xml:space="preserve"> Status       </w:t>
            </w:r>
            <w:proofErr w:type="spellStart"/>
            <w:r w:rsidRPr="00CC431E">
              <w:rPr>
                <w:rFonts w:ascii="Lucida Console" w:hAnsi="Lucida Console"/>
                <w:sz w:val="12"/>
                <w:szCs w:val="12"/>
              </w:rPr>
              <w:t>MacAddress</w:t>
            </w:r>
            <w:proofErr w:type="spellEnd"/>
            <w:r w:rsidRPr="00CC431E">
              <w:rPr>
                <w:rFonts w:ascii="Lucida Console" w:hAnsi="Lucida Console"/>
                <w:sz w:val="12"/>
                <w:szCs w:val="12"/>
              </w:rPr>
              <w:t xml:space="preserve">             </w:t>
            </w:r>
            <w:proofErr w:type="spellStart"/>
            <w:r w:rsidRPr="00CC431E">
              <w:rPr>
                <w:rFonts w:ascii="Lucida Console" w:hAnsi="Lucida Console"/>
                <w:sz w:val="12"/>
                <w:szCs w:val="12"/>
              </w:rPr>
              <w:t>LinkSpeed</w:t>
            </w:r>
            <w:proofErr w:type="spellEnd"/>
          </w:p>
          <w:p w14:paraId="450D6068"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                      --------------------                    ------- ------       ----------             ---------</w:t>
            </w:r>
          </w:p>
          <w:p w14:paraId="2D384030" w14:textId="77777777" w:rsidR="00CC431E" w:rsidRPr="00CC431E" w:rsidRDefault="00CC431E" w:rsidP="00CC431E">
            <w:pPr>
              <w:rPr>
                <w:rFonts w:ascii="Lucida Console" w:hAnsi="Lucida Console"/>
                <w:sz w:val="12"/>
                <w:szCs w:val="12"/>
              </w:rPr>
            </w:pPr>
            <w:proofErr w:type="spellStart"/>
            <w:r w:rsidRPr="00CC431E">
              <w:rPr>
                <w:rFonts w:ascii="Lucida Console" w:hAnsi="Lucida Console"/>
                <w:sz w:val="12"/>
                <w:szCs w:val="12"/>
              </w:rPr>
              <w:t>vEthernet</w:t>
            </w:r>
            <w:proofErr w:type="spellEnd"/>
            <w:r w:rsidRPr="00CC431E">
              <w:rPr>
                <w:rFonts w:ascii="Lucida Console" w:hAnsi="Lucida Console"/>
                <w:sz w:val="12"/>
                <w:szCs w:val="12"/>
              </w:rPr>
              <w:t xml:space="preserve"> (SMB2)          Hyper-V Virtual Ethernet Adapter #4          </w:t>
            </w:r>
            <w:r w:rsidRPr="00CC431E">
              <w:rPr>
                <w:rFonts w:ascii="Lucida Console" w:hAnsi="Lucida Console"/>
                <w:sz w:val="12"/>
                <w:szCs w:val="12"/>
                <w:highlight w:val="yellow"/>
              </w:rPr>
              <w:t>45</w:t>
            </w:r>
            <w:r w:rsidRPr="00CC431E">
              <w:rPr>
                <w:rFonts w:ascii="Lucida Console" w:hAnsi="Lucida Console"/>
                <w:sz w:val="12"/>
                <w:szCs w:val="12"/>
              </w:rPr>
              <w:t xml:space="preserve"> Up           00-15-5D-30-AA-03        80 Gbps</w:t>
            </w:r>
          </w:p>
          <w:p w14:paraId="231F77F0" w14:textId="77777777" w:rsidR="00CC431E" w:rsidRDefault="00CC431E" w:rsidP="00CC431E">
            <w:pPr>
              <w:rPr>
                <w:rFonts w:ascii="Lucida Console" w:hAnsi="Lucida Console"/>
                <w:sz w:val="12"/>
                <w:szCs w:val="12"/>
              </w:rPr>
            </w:pPr>
            <w:proofErr w:type="spellStart"/>
            <w:r w:rsidRPr="00CC431E">
              <w:rPr>
                <w:rFonts w:ascii="Lucida Console" w:hAnsi="Lucida Console"/>
                <w:sz w:val="12"/>
                <w:szCs w:val="12"/>
              </w:rPr>
              <w:t>vEthernet</w:t>
            </w:r>
            <w:proofErr w:type="spellEnd"/>
            <w:r w:rsidRPr="00CC431E">
              <w:rPr>
                <w:rFonts w:ascii="Lucida Console" w:hAnsi="Lucida Console"/>
                <w:sz w:val="12"/>
                <w:szCs w:val="12"/>
              </w:rPr>
              <w:t xml:space="preserve"> (SMB1)          Hyper-V Virtual Ethernet Adapter #3          </w:t>
            </w:r>
            <w:r w:rsidRPr="00CC431E">
              <w:rPr>
                <w:rFonts w:ascii="Lucida Console" w:hAnsi="Lucida Console"/>
                <w:sz w:val="12"/>
                <w:szCs w:val="12"/>
                <w:highlight w:val="yellow"/>
              </w:rPr>
              <w:t>41</w:t>
            </w:r>
            <w:r w:rsidRPr="00CC431E">
              <w:rPr>
                <w:rFonts w:ascii="Lucida Console" w:hAnsi="Lucida Console"/>
                <w:sz w:val="12"/>
                <w:szCs w:val="12"/>
              </w:rPr>
              <w:t xml:space="preserve"> Up           00-15-5D-30-AA-02        80 Gbps</w:t>
            </w:r>
          </w:p>
          <w:p w14:paraId="4FBE987A" w14:textId="77777777" w:rsidR="00CC431E" w:rsidRDefault="00CC431E" w:rsidP="00CC431E">
            <w:pPr>
              <w:rPr>
                <w:rFonts w:ascii="Lucida Console" w:hAnsi="Lucida Console"/>
                <w:sz w:val="12"/>
                <w:szCs w:val="12"/>
              </w:rPr>
            </w:pPr>
          </w:p>
          <w:p w14:paraId="017383E4" w14:textId="4797669E" w:rsidR="00CC431E" w:rsidRDefault="00CC431E" w:rsidP="00CC431E">
            <w:pPr>
              <w:rPr>
                <w:rFonts w:ascii="Lucida Console" w:hAnsi="Lucida Console"/>
                <w:sz w:val="12"/>
                <w:szCs w:val="12"/>
              </w:rPr>
            </w:pPr>
          </w:p>
          <w:p w14:paraId="1CC16059" w14:textId="565DEC1D" w:rsidR="00392EE3" w:rsidRPr="00392EE3" w:rsidRDefault="00392EE3" w:rsidP="00392EE3">
            <w:pPr>
              <w:rPr>
                <w:rFonts w:ascii="Lucida Console" w:hAnsi="Lucida Console"/>
                <w:b/>
                <w:sz w:val="12"/>
                <w:szCs w:val="12"/>
              </w:rPr>
            </w:pPr>
            <w:del w:id="2979" w:author="Omar Cardona" w:date="2016-10-08T20:03:00Z">
              <w:r w:rsidRPr="00392EE3" w:rsidDel="00C048F0">
                <w:rPr>
                  <w:rFonts w:ascii="Lucida Console" w:hAnsi="Lucida Console"/>
                  <w:sz w:val="12"/>
                  <w:szCs w:val="12"/>
                </w:rPr>
                <w:delText xml:space="preserve">PS C:\TEST&gt; </w:delText>
              </w:r>
            </w:del>
            <w:r w:rsidRPr="00392EE3">
              <w:rPr>
                <w:rFonts w:ascii="Lucida Console" w:hAnsi="Lucida Console"/>
                <w:b/>
                <w:sz w:val="12"/>
                <w:szCs w:val="12"/>
              </w:rPr>
              <w:t>C:\TEST\Test-RDMA.PS1 -</w:t>
            </w:r>
            <w:proofErr w:type="spellStart"/>
            <w:r w:rsidRPr="00392EE3">
              <w:rPr>
                <w:rFonts w:ascii="Lucida Console" w:hAnsi="Lucida Console"/>
                <w:b/>
                <w:sz w:val="12"/>
                <w:szCs w:val="12"/>
              </w:rPr>
              <w:t>IfIndex</w:t>
            </w:r>
            <w:proofErr w:type="spellEnd"/>
            <w:r w:rsidRPr="00392EE3">
              <w:rPr>
                <w:rFonts w:ascii="Lucida Console" w:hAnsi="Lucida Console"/>
                <w:b/>
                <w:sz w:val="12"/>
                <w:szCs w:val="12"/>
              </w:rPr>
              <w:t xml:space="preserve"> </w:t>
            </w:r>
            <w:r w:rsidRPr="00392EE3">
              <w:rPr>
                <w:rFonts w:ascii="Lucida Console" w:hAnsi="Lucida Console"/>
                <w:b/>
                <w:sz w:val="12"/>
                <w:szCs w:val="12"/>
                <w:highlight w:val="yellow"/>
              </w:rPr>
              <w:t>41</w:t>
            </w:r>
            <w:r w:rsidRPr="00392EE3">
              <w:rPr>
                <w:rFonts w:ascii="Lucida Console" w:hAnsi="Lucida Console"/>
                <w:b/>
                <w:sz w:val="12"/>
                <w:szCs w:val="12"/>
              </w:rPr>
              <w:t xml:space="preserve"> -</w:t>
            </w:r>
            <w:proofErr w:type="spellStart"/>
            <w:r w:rsidRPr="00392EE3">
              <w:rPr>
                <w:rFonts w:ascii="Lucida Console" w:hAnsi="Lucida Console"/>
                <w:b/>
                <w:sz w:val="12"/>
                <w:szCs w:val="12"/>
              </w:rPr>
              <w:t>IsRoCE</w:t>
            </w:r>
            <w:proofErr w:type="spellEnd"/>
            <w:r w:rsidRPr="00392EE3">
              <w:rPr>
                <w:rFonts w:ascii="Lucida Console" w:hAnsi="Lucida Console"/>
                <w:b/>
                <w:sz w:val="12"/>
                <w:szCs w:val="12"/>
              </w:rPr>
              <w:t xml:space="preserve"> $true -</w:t>
            </w:r>
            <w:proofErr w:type="spellStart"/>
            <w:r w:rsidRPr="00392EE3">
              <w:rPr>
                <w:rFonts w:ascii="Lucida Console" w:hAnsi="Lucida Console"/>
                <w:b/>
                <w:sz w:val="12"/>
                <w:szCs w:val="12"/>
              </w:rPr>
              <w:t>RemoteIpAddress</w:t>
            </w:r>
            <w:proofErr w:type="spellEnd"/>
            <w:r w:rsidRPr="00392EE3">
              <w:rPr>
                <w:rFonts w:ascii="Lucida Console" w:hAnsi="Lucida Console"/>
                <w:b/>
                <w:sz w:val="12"/>
                <w:szCs w:val="12"/>
              </w:rPr>
              <w:t xml:space="preserve"> 192.168.2.5 -</w:t>
            </w:r>
            <w:proofErr w:type="spellStart"/>
            <w:r w:rsidRPr="00392EE3">
              <w:rPr>
                <w:rFonts w:ascii="Lucida Console" w:hAnsi="Lucida Console"/>
                <w:b/>
                <w:sz w:val="12"/>
                <w:szCs w:val="12"/>
              </w:rPr>
              <w:t>PathToDiskspd</w:t>
            </w:r>
            <w:proofErr w:type="spellEnd"/>
            <w:r w:rsidRPr="00392EE3">
              <w:rPr>
                <w:rFonts w:ascii="Lucida Console" w:hAnsi="Lucida Console"/>
                <w:b/>
                <w:sz w:val="12"/>
                <w:szCs w:val="12"/>
              </w:rPr>
              <w:t xml:space="preserve"> C:\TEST\Diskspd-v2.0.17\amd64fre\</w:t>
            </w:r>
          </w:p>
          <w:p w14:paraId="4199F04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Diskspd.exe found at C:\TEST\Diskspd-v2.0.17\amd64fre\\diskspd.exe</w:t>
            </w:r>
          </w:p>
          <w:p w14:paraId="49A2B0C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 xml:space="preserve">VERBOSE: The adapter </w:t>
            </w:r>
            <w:proofErr w:type="spellStart"/>
            <w:r w:rsidRPr="00392EE3">
              <w:rPr>
                <w:rFonts w:ascii="Lucida Console" w:hAnsi="Lucida Console"/>
                <w:sz w:val="12"/>
                <w:szCs w:val="12"/>
              </w:rPr>
              <w:t>vEthernet</w:t>
            </w:r>
            <w:proofErr w:type="spellEnd"/>
            <w:r w:rsidRPr="00392EE3">
              <w:rPr>
                <w:rFonts w:ascii="Lucida Console" w:hAnsi="Lucida Console"/>
                <w:sz w:val="12"/>
                <w:szCs w:val="12"/>
              </w:rPr>
              <w:t xml:space="preserve"> (SMB1) is a virtual adapter</w:t>
            </w:r>
          </w:p>
          <w:p w14:paraId="01638601"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Retrieving vSwitch bound to the virtual adapter</w:t>
            </w:r>
          </w:p>
          <w:p w14:paraId="62187614"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vSwitch: VMSTEST</w:t>
            </w:r>
          </w:p>
          <w:p w14:paraId="5F76D36D"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the following physical adapter(s) bound to vSwitch: TEST-40G-1, TEST-40G-2</w:t>
            </w:r>
          </w:p>
          <w:p w14:paraId="6C99F30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Underlying adapter is RoCE. Checking if QoS/DCB/PFC is configured on each physical adapter(s)</w:t>
            </w:r>
          </w:p>
          <w:p w14:paraId="690E66F4"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QoS/DCB/PFC configuration is correct.</w:t>
            </w:r>
          </w:p>
          <w:p w14:paraId="68909D0B"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RDMA configuration is correct.</w:t>
            </w:r>
          </w:p>
          <w:p w14:paraId="0EE5993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Checking if remote IP address, 192.168.2.5, is reachable.</w:t>
            </w:r>
          </w:p>
          <w:p w14:paraId="1934CF1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Remote IP 192.168.2.5 is reachable.</w:t>
            </w:r>
          </w:p>
          <w:p w14:paraId="19F990F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Disabling RDMA on adapters that are not part of this test. RDMA will be enabled on them later.</w:t>
            </w:r>
          </w:p>
          <w:p w14:paraId="163AB43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Testing RDMA traffic now for. Traffic will be sent in a parallel job. Job details:</w:t>
            </w:r>
          </w:p>
          <w:p w14:paraId="651F5D3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written per second</w:t>
            </w:r>
          </w:p>
          <w:p w14:paraId="7F4807A1"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sent per second</w:t>
            </w:r>
          </w:p>
          <w:p w14:paraId="0959A6F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written per second</w:t>
            </w:r>
          </w:p>
          <w:p w14:paraId="4F675F1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15250197 RDMA bytes sent per second</w:t>
            </w:r>
          </w:p>
          <w:p w14:paraId="4BB8F8BC"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896320913 RDMA bytes written per second</w:t>
            </w:r>
          </w:p>
          <w:p w14:paraId="122B214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33947559 RDMA bytes sent per second</w:t>
            </w:r>
          </w:p>
          <w:p w14:paraId="1BA8B0F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912160540 RDMA bytes written per second</w:t>
            </w:r>
          </w:p>
          <w:p w14:paraId="31996CC3"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34091930 RDMA bytes sent per second</w:t>
            </w:r>
          </w:p>
          <w:p w14:paraId="6626A96D"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Enabling RDMA on adapters that are not part of this test. RDMA was disabled on them prior to sending RDMA traffic.</w:t>
            </w:r>
          </w:p>
          <w:p w14:paraId="743EAAFD" w14:textId="77777777" w:rsidR="00392EE3" w:rsidRPr="00B957AD" w:rsidRDefault="00392EE3" w:rsidP="00392EE3">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192.168.2.5</w:t>
            </w:r>
          </w:p>
          <w:p w14:paraId="2332976F" w14:textId="0AA55618" w:rsidR="00392EE3" w:rsidRDefault="00392EE3" w:rsidP="00392EE3">
            <w:pPr>
              <w:rPr>
                <w:rFonts w:ascii="Lucida Console" w:hAnsi="Lucida Console"/>
                <w:sz w:val="12"/>
                <w:szCs w:val="12"/>
              </w:rPr>
            </w:pPr>
          </w:p>
          <w:p w14:paraId="03E48315" w14:textId="77777777" w:rsidR="00392EE3" w:rsidRPr="00392EE3" w:rsidRDefault="00392EE3" w:rsidP="00392EE3">
            <w:pPr>
              <w:rPr>
                <w:rFonts w:ascii="Lucida Console" w:hAnsi="Lucida Console"/>
                <w:sz w:val="12"/>
                <w:szCs w:val="12"/>
              </w:rPr>
            </w:pPr>
          </w:p>
          <w:p w14:paraId="66E849F9" w14:textId="6C37FACF" w:rsidR="00392EE3" w:rsidRPr="00392EE3" w:rsidRDefault="00392EE3" w:rsidP="00392EE3">
            <w:pPr>
              <w:rPr>
                <w:rFonts w:ascii="Lucida Console" w:hAnsi="Lucida Console"/>
                <w:b/>
                <w:sz w:val="12"/>
                <w:szCs w:val="12"/>
              </w:rPr>
            </w:pPr>
            <w:del w:id="2980" w:author="Omar Cardona" w:date="2016-10-08T20:03:00Z">
              <w:r w:rsidRPr="00392EE3" w:rsidDel="00C048F0">
                <w:rPr>
                  <w:rFonts w:ascii="Lucida Console" w:hAnsi="Lucida Console"/>
                  <w:sz w:val="12"/>
                  <w:szCs w:val="12"/>
                </w:rPr>
                <w:delText xml:space="preserve">PS C:\TEST&gt; </w:delText>
              </w:r>
            </w:del>
            <w:r w:rsidRPr="00392EE3">
              <w:rPr>
                <w:rFonts w:ascii="Lucida Console" w:hAnsi="Lucida Console"/>
                <w:b/>
                <w:sz w:val="12"/>
                <w:szCs w:val="12"/>
              </w:rPr>
              <w:t>C:\TEST\Test-RDMA.PS1 -</w:t>
            </w:r>
            <w:proofErr w:type="spellStart"/>
            <w:r w:rsidRPr="00392EE3">
              <w:rPr>
                <w:rFonts w:ascii="Lucida Console" w:hAnsi="Lucida Console"/>
                <w:b/>
                <w:sz w:val="12"/>
                <w:szCs w:val="12"/>
              </w:rPr>
              <w:t>IfIndex</w:t>
            </w:r>
            <w:proofErr w:type="spellEnd"/>
            <w:r w:rsidRPr="00392EE3">
              <w:rPr>
                <w:rFonts w:ascii="Lucida Console" w:hAnsi="Lucida Console"/>
                <w:b/>
                <w:sz w:val="12"/>
                <w:szCs w:val="12"/>
              </w:rPr>
              <w:t xml:space="preserve"> </w:t>
            </w:r>
            <w:r w:rsidRPr="00392EE3">
              <w:rPr>
                <w:rFonts w:ascii="Lucida Console" w:hAnsi="Lucida Console"/>
                <w:b/>
                <w:sz w:val="12"/>
                <w:szCs w:val="12"/>
                <w:highlight w:val="yellow"/>
              </w:rPr>
              <w:t>45</w:t>
            </w:r>
            <w:r w:rsidRPr="00392EE3">
              <w:rPr>
                <w:rFonts w:ascii="Lucida Console" w:hAnsi="Lucida Console"/>
                <w:b/>
                <w:sz w:val="12"/>
                <w:szCs w:val="12"/>
              </w:rPr>
              <w:t xml:space="preserve"> -</w:t>
            </w:r>
            <w:proofErr w:type="spellStart"/>
            <w:r w:rsidRPr="00392EE3">
              <w:rPr>
                <w:rFonts w:ascii="Lucida Console" w:hAnsi="Lucida Console"/>
                <w:b/>
                <w:sz w:val="12"/>
                <w:szCs w:val="12"/>
              </w:rPr>
              <w:t>IsRoCE</w:t>
            </w:r>
            <w:proofErr w:type="spellEnd"/>
            <w:r w:rsidRPr="00392EE3">
              <w:rPr>
                <w:rFonts w:ascii="Lucida Console" w:hAnsi="Lucida Console"/>
                <w:b/>
                <w:sz w:val="12"/>
                <w:szCs w:val="12"/>
              </w:rPr>
              <w:t xml:space="preserve"> $true -</w:t>
            </w:r>
            <w:proofErr w:type="spellStart"/>
            <w:r w:rsidRPr="00392EE3">
              <w:rPr>
                <w:rFonts w:ascii="Lucida Console" w:hAnsi="Lucida Console"/>
                <w:b/>
                <w:sz w:val="12"/>
                <w:szCs w:val="12"/>
              </w:rPr>
              <w:t>RemoteIpAddress</w:t>
            </w:r>
            <w:proofErr w:type="spellEnd"/>
            <w:r w:rsidRPr="00392EE3">
              <w:rPr>
                <w:rFonts w:ascii="Lucida Console" w:hAnsi="Lucida Console"/>
                <w:b/>
                <w:sz w:val="12"/>
                <w:szCs w:val="12"/>
              </w:rPr>
              <w:t xml:space="preserve"> 192.168.2.5 -</w:t>
            </w:r>
            <w:proofErr w:type="spellStart"/>
            <w:r w:rsidRPr="00392EE3">
              <w:rPr>
                <w:rFonts w:ascii="Lucida Console" w:hAnsi="Lucida Console"/>
                <w:b/>
                <w:sz w:val="12"/>
                <w:szCs w:val="12"/>
              </w:rPr>
              <w:t>PathToDiskspd</w:t>
            </w:r>
            <w:proofErr w:type="spellEnd"/>
            <w:r w:rsidRPr="00392EE3">
              <w:rPr>
                <w:rFonts w:ascii="Lucida Console" w:hAnsi="Lucida Console"/>
                <w:b/>
                <w:sz w:val="12"/>
                <w:szCs w:val="12"/>
              </w:rPr>
              <w:t xml:space="preserve"> C:\TEST\Diskspd-v2.0.17\amd64fre\</w:t>
            </w:r>
          </w:p>
          <w:p w14:paraId="786ACEB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Diskspd.exe found at C:\TEST\Diskspd-v2.0.17\amd64fre\\diskspd.exe</w:t>
            </w:r>
          </w:p>
          <w:p w14:paraId="3488321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 xml:space="preserve">VERBOSE: The adapter </w:t>
            </w:r>
            <w:proofErr w:type="spellStart"/>
            <w:r w:rsidRPr="00392EE3">
              <w:rPr>
                <w:rFonts w:ascii="Lucida Console" w:hAnsi="Lucida Console"/>
                <w:sz w:val="12"/>
                <w:szCs w:val="12"/>
              </w:rPr>
              <w:t>vEthernet</w:t>
            </w:r>
            <w:proofErr w:type="spellEnd"/>
            <w:r w:rsidRPr="00392EE3">
              <w:rPr>
                <w:rFonts w:ascii="Lucida Console" w:hAnsi="Lucida Console"/>
                <w:sz w:val="12"/>
                <w:szCs w:val="12"/>
              </w:rPr>
              <w:t xml:space="preserve"> (SMB2) is a virtual adapter</w:t>
            </w:r>
          </w:p>
          <w:p w14:paraId="67F69BCE"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Retrieving vSwitch bound to the virtual adapter</w:t>
            </w:r>
          </w:p>
          <w:p w14:paraId="7AC42CE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vSwitch: VMSTEST</w:t>
            </w:r>
          </w:p>
          <w:p w14:paraId="52FBE93E"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the following physical adapter(s) bound to vSwitch: TEST-40G-1, TEST-40G-2</w:t>
            </w:r>
          </w:p>
          <w:p w14:paraId="252FE071"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Underlying adapter is RoCE. Checking if QoS/DCB/PFC is configured on each physical adapter(s)</w:t>
            </w:r>
          </w:p>
          <w:p w14:paraId="38C21EA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QoS/DCB/PFC configuration is correct.</w:t>
            </w:r>
          </w:p>
          <w:p w14:paraId="0A1DB63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RDMA configuration is correct.</w:t>
            </w:r>
          </w:p>
          <w:p w14:paraId="30E450D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Checking if remote IP address, 192.168.2.5, is reachable.</w:t>
            </w:r>
          </w:p>
          <w:p w14:paraId="41FF3C46"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Remote IP 192.168.2.5 is reachable.</w:t>
            </w:r>
          </w:p>
          <w:p w14:paraId="77B82B4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Disabling RDMA on adapters that are not part of this test. RDMA will be enabled on them later.</w:t>
            </w:r>
          </w:p>
          <w:p w14:paraId="6F6171E6"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Testing RDMA traffic now for. Traffic will be sent in a parallel job. Job details:</w:t>
            </w:r>
          </w:p>
          <w:p w14:paraId="085B716E"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written per second</w:t>
            </w:r>
          </w:p>
          <w:p w14:paraId="371B3997"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sent per second</w:t>
            </w:r>
          </w:p>
          <w:p w14:paraId="2A7D2B46"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385169487 RDMA bytes written per second</w:t>
            </w:r>
          </w:p>
          <w:p w14:paraId="1EF1F8F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33902277 RDMA bytes sent per second</w:t>
            </w:r>
          </w:p>
          <w:p w14:paraId="43E9021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907354685 RDMA bytes written per second</w:t>
            </w:r>
          </w:p>
          <w:p w14:paraId="5D01BE1D"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33923662 RDMA bytes sent per second</w:t>
            </w:r>
          </w:p>
          <w:p w14:paraId="5818F6B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Enabling RDMA on adapters that are not part of this test. RDMA was disabled on them prior to sending RDMA traffic.</w:t>
            </w:r>
          </w:p>
          <w:p w14:paraId="16489C5C" w14:textId="1095CCBD" w:rsidR="00B72D35" w:rsidRPr="00B957AD" w:rsidRDefault="00392EE3" w:rsidP="00392EE3">
            <w:pPr>
              <w:rPr>
                <w:ins w:id="2981" w:author="Brian Leong (Inspur Worldwide Services Ltd)" w:date="2016-10-05T11:36:00Z"/>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192.168.2.5</w:t>
            </w:r>
          </w:p>
          <w:p w14:paraId="5DDC286E" w14:textId="6207DF86" w:rsidR="007E317E" w:rsidDel="00C048F0" w:rsidRDefault="007E317E" w:rsidP="00392EE3">
            <w:pPr>
              <w:rPr>
                <w:ins w:id="2982" w:author="Brian Leong (Inspur Worldwide Services Ltd)" w:date="2016-10-05T11:36:00Z"/>
                <w:del w:id="2983" w:author="Omar Cardona" w:date="2016-10-08T20:03:00Z"/>
                <w:rFonts w:ascii="Lucida Console" w:hAnsi="Lucida Console"/>
                <w:color w:val="00B050"/>
                <w:sz w:val="12"/>
                <w:szCs w:val="12"/>
              </w:rPr>
            </w:pPr>
          </w:p>
          <w:p w14:paraId="02088F52" w14:textId="39407C97" w:rsidR="007E317E" w:rsidRPr="00905727" w:rsidDel="00C048F0" w:rsidRDefault="007E317E" w:rsidP="007E317E">
            <w:pPr>
              <w:rPr>
                <w:ins w:id="2984" w:author="Brian Leong (Inspur Worldwide Services Ltd)" w:date="2016-10-05T11:36:00Z"/>
                <w:del w:id="2985" w:author="Omar Cardona" w:date="2016-10-08T20:03:00Z"/>
                <w:rFonts w:ascii="Lucida Console" w:eastAsia="Times New Roman" w:hAnsi="Lucida Console" w:cs="Calibri"/>
                <w:color w:val="7030A0"/>
                <w:sz w:val="12"/>
                <w:szCs w:val="12"/>
              </w:rPr>
            </w:pPr>
            <w:ins w:id="2986" w:author="Brian Leong (Inspur Worldwide Services Ltd)" w:date="2016-10-05T11:36:00Z">
              <w:del w:id="2987" w:author="Omar Cardona" w:date="2016-10-08T20:03:00Z">
                <w:r w:rsidRPr="00836A5F" w:rsidDel="00C048F0">
                  <w:rPr>
                    <w:rFonts w:ascii="Lucida Console" w:eastAsia="Times New Roman" w:hAnsi="Lucida Console" w:cs="Calibri"/>
                    <w:color w:val="7030A0"/>
                    <w:sz w:val="12"/>
                    <w:szCs w:val="12"/>
                    <w:highlight w:val="red"/>
                    <w:rPrChange w:id="2988" w:author="Omar Cardona" w:date="2016-10-07T20:31:00Z">
                      <w:rPr>
                        <w:rFonts w:ascii="Lucida Console" w:eastAsia="Times New Roman" w:hAnsi="Lucida Console" w:cs="Calibri"/>
                        <w:color w:val="7030A0"/>
                        <w:sz w:val="12"/>
                        <w:szCs w:val="12"/>
                      </w:rPr>
                    </w:rPrChange>
                  </w:rPr>
                  <w:delText xml:space="preserve">[Brian: </w:delText>
                </w:r>
              </w:del>
            </w:ins>
            <w:ins w:id="2989" w:author="Brian Leong (Inspur Worldwide Services Ltd)" w:date="2016-10-05T11:37:00Z">
              <w:del w:id="2990" w:author="Omar Cardona" w:date="2016-10-08T20:03:00Z">
                <w:r w:rsidRPr="00836A5F" w:rsidDel="00C048F0">
                  <w:rPr>
                    <w:rFonts w:ascii="Lucida Console" w:eastAsia="Times New Roman" w:hAnsi="Lucida Console" w:cs="Calibri"/>
                    <w:color w:val="7030A0"/>
                    <w:sz w:val="12"/>
                    <w:szCs w:val="12"/>
                    <w:highlight w:val="red"/>
                    <w:rPrChange w:id="2991" w:author="Omar Cardona" w:date="2016-10-07T20:31:00Z">
                      <w:rPr>
                        <w:rFonts w:ascii="Lucida Console" w:eastAsia="Times New Roman" w:hAnsi="Lucida Console" w:cs="Calibri"/>
                        <w:color w:val="7030A0"/>
                        <w:sz w:val="12"/>
                        <w:szCs w:val="12"/>
                      </w:rPr>
                    </w:rPrChange>
                  </w:rPr>
                  <w:delText xml:space="preserve">Woot! </w:delText>
                </w:r>
              </w:del>
            </w:ins>
            <w:ins w:id="2992" w:author="Brian Leong (Inspur Worldwide Services Ltd)" w:date="2016-10-05T11:36:00Z">
              <w:del w:id="2993" w:author="Omar Cardona" w:date="2016-10-08T20:03:00Z">
                <w:r w:rsidRPr="00836A5F" w:rsidDel="00C048F0">
                  <w:rPr>
                    <w:rFonts w:ascii="Lucida Console" w:eastAsia="Times New Roman" w:hAnsi="Lucida Console" w:cs="Calibri"/>
                    <w:color w:val="7030A0"/>
                    <w:sz w:val="12"/>
                    <w:szCs w:val="12"/>
                    <w:highlight w:val="red"/>
                    <w:rPrChange w:id="2994" w:author="Omar Cardona" w:date="2016-10-07T20:31:00Z">
                      <w:rPr>
                        <w:rFonts w:ascii="Lucida Console" w:eastAsia="Times New Roman" w:hAnsi="Lucida Console" w:cs="Calibri"/>
                        <w:color w:val="7030A0"/>
                        <w:sz w:val="12"/>
                        <w:szCs w:val="12"/>
                      </w:rPr>
                    </w:rPrChange>
                  </w:rPr>
                  <w:delText xml:space="preserve">OK for dual-port SET switch scenario, </w:delText>
                </w:r>
              </w:del>
            </w:ins>
            <w:ins w:id="2995" w:author="Brian Leong (Inspur Worldwide Services Ltd)" w:date="2016-10-05T11:37:00Z">
              <w:del w:id="2996" w:author="Omar Cardona" w:date="2016-10-08T20:03:00Z">
                <w:r w:rsidRPr="00836A5F" w:rsidDel="00C048F0">
                  <w:rPr>
                    <w:rFonts w:ascii="Lucida Console" w:eastAsia="Times New Roman" w:hAnsi="Lucida Console" w:cs="Calibri"/>
                    <w:color w:val="7030A0"/>
                    <w:sz w:val="12"/>
                    <w:szCs w:val="12"/>
                    <w:highlight w:val="red"/>
                    <w:rPrChange w:id="2997" w:author="Omar Cardona" w:date="2016-10-07T20:31:00Z">
                      <w:rPr>
                        <w:rFonts w:ascii="Lucida Console" w:eastAsia="Times New Roman" w:hAnsi="Lucida Console" w:cs="Calibri"/>
                        <w:color w:val="7030A0"/>
                        <w:sz w:val="12"/>
                        <w:szCs w:val="12"/>
                      </w:rPr>
                    </w:rPrChange>
                  </w:rPr>
                  <w:delText xml:space="preserve">to </w:delText>
                </w:r>
              </w:del>
            </w:ins>
            <w:ins w:id="2998" w:author="Brian Leong (Inspur Worldwide Services Ltd)" w:date="2016-10-05T11:36:00Z">
              <w:del w:id="2999" w:author="Omar Cardona" w:date="2016-10-08T20:03:00Z">
                <w:r w:rsidRPr="00836A5F" w:rsidDel="00C048F0">
                  <w:rPr>
                    <w:rFonts w:ascii="Lucida Console" w:eastAsia="Times New Roman" w:hAnsi="Lucida Console" w:cs="Calibri"/>
                    <w:color w:val="7030A0"/>
                    <w:sz w:val="12"/>
                    <w:szCs w:val="12"/>
                    <w:highlight w:val="red"/>
                    <w:rPrChange w:id="3000" w:author="Omar Cardona" w:date="2016-10-07T20:31:00Z">
                      <w:rPr>
                        <w:rFonts w:ascii="Lucida Console" w:eastAsia="Times New Roman" w:hAnsi="Lucida Console" w:cs="Calibri"/>
                        <w:color w:val="7030A0"/>
                        <w:sz w:val="12"/>
                        <w:szCs w:val="12"/>
                      </w:rPr>
                    </w:rPrChange>
                  </w:rPr>
                  <w:delText>remote VLAN 102 adapter.]</w:delText>
                </w:r>
              </w:del>
            </w:ins>
          </w:p>
          <w:p w14:paraId="6316F02B" w14:textId="18F60E6B" w:rsidR="007E317E" w:rsidRPr="00392EE3" w:rsidDel="007E317E" w:rsidRDefault="007E317E" w:rsidP="00392EE3">
            <w:pPr>
              <w:rPr>
                <w:del w:id="3001" w:author="Brian Leong (Inspur Worldwide Services Ltd)" w:date="2016-10-05T11:37:00Z"/>
                <w:rFonts w:ascii="Lucida Console" w:hAnsi="Lucida Console"/>
                <w:color w:val="00B050"/>
                <w:sz w:val="12"/>
                <w:szCs w:val="12"/>
              </w:rPr>
            </w:pPr>
          </w:p>
          <w:p w14:paraId="089A6463" w14:textId="06583846" w:rsidR="00B72D35" w:rsidRDefault="00B72D35" w:rsidP="00CC431E">
            <w:pPr>
              <w:rPr>
                <w:rFonts w:ascii="Lucida Console" w:hAnsi="Lucida Console"/>
                <w:sz w:val="12"/>
                <w:szCs w:val="12"/>
              </w:rPr>
            </w:pPr>
          </w:p>
        </w:tc>
      </w:tr>
      <w:tr w:rsidR="002E797E" w:rsidRPr="007A4C93" w14:paraId="5A38E9F1" w14:textId="77777777" w:rsidTr="001058D9">
        <w:tc>
          <w:tcPr>
            <w:tcW w:w="361" w:type="dxa"/>
            <w:tcPrChange w:id="3002" w:author="Omar Cardona" w:date="2016-10-08T21:56:00Z">
              <w:tcPr>
                <w:tcW w:w="265" w:type="dxa"/>
              </w:tcPr>
            </w:tcPrChange>
          </w:tcPr>
          <w:p w14:paraId="5274C4C7" w14:textId="77777777" w:rsidR="002E797E" w:rsidRPr="001058D9" w:rsidRDefault="002E797E" w:rsidP="00294D47">
            <w:pPr>
              <w:rPr>
                <w:rFonts w:ascii="Lucida Console" w:hAnsi="Lucida Console"/>
                <w:b/>
                <w:sz w:val="12"/>
                <w:szCs w:val="12"/>
                <w:rPrChange w:id="3003" w:author="Omar Cardona" w:date="2016-10-08T21:56:00Z">
                  <w:rPr>
                    <w:rFonts w:ascii="Lucida Console" w:hAnsi="Lucida Console"/>
                    <w:sz w:val="12"/>
                    <w:szCs w:val="12"/>
                  </w:rPr>
                </w:rPrChange>
              </w:rPr>
            </w:pPr>
          </w:p>
        </w:tc>
        <w:tc>
          <w:tcPr>
            <w:tcW w:w="268" w:type="dxa"/>
            <w:tcPrChange w:id="3004" w:author="Omar Cardona" w:date="2016-10-08T21:56:00Z">
              <w:tcPr>
                <w:tcW w:w="270" w:type="dxa"/>
              </w:tcPr>
            </w:tcPrChange>
          </w:tcPr>
          <w:p w14:paraId="64ADEB12" w14:textId="77777777" w:rsidR="002E797E" w:rsidRPr="007A4C93" w:rsidRDefault="002E797E" w:rsidP="00294D47">
            <w:pPr>
              <w:rPr>
                <w:rFonts w:ascii="Lucida Console" w:hAnsi="Lucida Console"/>
                <w:sz w:val="12"/>
                <w:szCs w:val="12"/>
              </w:rPr>
            </w:pPr>
          </w:p>
        </w:tc>
        <w:tc>
          <w:tcPr>
            <w:tcW w:w="236" w:type="dxa"/>
            <w:shd w:val="clear" w:color="auto" w:fill="00B0F0"/>
            <w:tcPrChange w:id="3005" w:author="Omar Cardona" w:date="2016-10-08T21:56:00Z">
              <w:tcPr>
                <w:tcW w:w="236" w:type="dxa"/>
                <w:shd w:val="clear" w:color="auto" w:fill="00B0F0"/>
              </w:tcPr>
            </w:tcPrChange>
          </w:tcPr>
          <w:p w14:paraId="7F1FF723" w14:textId="77777777" w:rsidR="002E797E" w:rsidRPr="007A4C93" w:rsidRDefault="002E797E" w:rsidP="00294D47">
            <w:pPr>
              <w:rPr>
                <w:rFonts w:ascii="Lucida Console" w:hAnsi="Lucida Console"/>
                <w:sz w:val="12"/>
                <w:szCs w:val="12"/>
              </w:rPr>
            </w:pPr>
          </w:p>
        </w:tc>
        <w:tc>
          <w:tcPr>
            <w:tcW w:w="9925" w:type="dxa"/>
            <w:tcPrChange w:id="3006" w:author="Omar Cardona" w:date="2016-10-08T21:56:00Z">
              <w:tcPr>
                <w:tcW w:w="10019" w:type="dxa"/>
              </w:tcPr>
            </w:tcPrChange>
          </w:tcPr>
          <w:p w14:paraId="0859059C" w14:textId="77777777" w:rsidR="002E797E" w:rsidRDefault="002E797E" w:rsidP="00294D47">
            <w:pPr>
              <w:rPr>
                <w:rFonts w:ascii="Lucida Console" w:hAnsi="Lucida Console"/>
                <w:sz w:val="12"/>
                <w:szCs w:val="12"/>
              </w:rPr>
            </w:pPr>
          </w:p>
        </w:tc>
      </w:tr>
    </w:tbl>
    <w:p w14:paraId="6E31C514" w14:textId="4D1FCAA3" w:rsidR="007A4C93" w:rsidRDefault="007A4C93">
      <w:pPr>
        <w:rPr>
          <w:ins w:id="3007" w:author="Brian Leong (Inspur Worldwide Services Ltd)" w:date="2016-11-11T16:30:00Z"/>
          <w:rFonts w:ascii="Lucida Console" w:hAnsi="Lucida Console"/>
          <w:sz w:val="12"/>
          <w:szCs w:val="12"/>
        </w:rPr>
      </w:pPr>
    </w:p>
    <w:p w14:paraId="57ADABFA" w14:textId="3CAB6AB7" w:rsidR="001971A1" w:rsidRDefault="001971A1">
      <w:pPr>
        <w:rPr>
          <w:ins w:id="3008" w:author="Brian Leong (Inspur Worldwide Services Ltd)" w:date="2016-11-11T16:30:00Z"/>
          <w:rFonts w:ascii="Lucida Console" w:hAnsi="Lucida Console"/>
          <w:sz w:val="12"/>
          <w:szCs w:val="12"/>
        </w:rPr>
      </w:pPr>
      <w:ins w:id="3009" w:author="Brian Leong (Inspur Worldwide Services Ltd)" w:date="2016-11-11T16:30:00Z">
        <w:r>
          <w:rPr>
            <w:rFonts w:ascii="Lucida Console" w:hAnsi="Lucida Console"/>
            <w:sz w:val="12"/>
            <w:szCs w:val="12"/>
          </w:rPr>
          <w:lastRenderedPageBreak/>
          <w:br w:type="page"/>
        </w:r>
      </w:ins>
    </w:p>
    <w:p w14:paraId="1729C09B" w14:textId="66735A3C" w:rsidR="001971A1" w:rsidRPr="002174A0" w:rsidRDefault="00DA576D">
      <w:pPr>
        <w:rPr>
          <w:ins w:id="3010" w:author="Brian Leong (Inspur Worldwide Services Ltd)" w:date="2016-11-11T16:31:00Z"/>
          <w:rFonts w:ascii="Lucida Console" w:hAnsi="Lucida Console"/>
          <w:sz w:val="12"/>
          <w:szCs w:val="12"/>
        </w:rPr>
      </w:pPr>
      <w:ins w:id="3011" w:author="Brian Leong (Inspur Worldwide Services Ltd)" w:date="2016-11-11T16:30:00Z">
        <w:r w:rsidRPr="002174A0">
          <w:rPr>
            <w:rFonts w:ascii="Lucida Console" w:hAnsi="Lucida Console"/>
            <w:sz w:val="12"/>
            <w:szCs w:val="12"/>
            <w:rPrChange w:id="3012" w:author="Omar Cardona" w:date="2016-11-21T23:50:00Z">
              <w:rPr>
                <w:rFonts w:ascii="Lucida Console" w:hAnsi="Lucida Console"/>
                <w:b/>
                <w:sz w:val="12"/>
                <w:szCs w:val="12"/>
              </w:rPr>
            </w:rPrChange>
          </w:rPr>
          <w:lastRenderedPageBreak/>
          <w:t>Appendix</w:t>
        </w:r>
      </w:ins>
      <w:ins w:id="3013" w:author="Brian Leong (Inspur Worldwide Services Ltd)" w:date="2016-11-21T11:27:00Z">
        <w:r w:rsidR="00F25391" w:rsidRPr="002174A0">
          <w:rPr>
            <w:rFonts w:ascii="Lucida Console" w:hAnsi="Lucida Console"/>
            <w:sz w:val="12"/>
            <w:szCs w:val="12"/>
            <w:rPrChange w:id="3014" w:author="Omar Cardona" w:date="2016-11-21T23:50:00Z">
              <w:rPr>
                <w:rFonts w:ascii="Lucida Console" w:hAnsi="Lucida Console"/>
                <w:b/>
                <w:sz w:val="12"/>
                <w:szCs w:val="12"/>
              </w:rPr>
            </w:rPrChange>
          </w:rPr>
          <w:t xml:space="preserve"> 1</w:t>
        </w:r>
      </w:ins>
      <w:ins w:id="3015" w:author="Brian Leong (Inspur Worldwide Services Ltd)" w:date="2016-11-11T16:30:00Z">
        <w:r w:rsidR="001971A1" w:rsidRPr="002174A0">
          <w:rPr>
            <w:rFonts w:ascii="Lucida Console" w:hAnsi="Lucida Console"/>
            <w:sz w:val="12"/>
            <w:szCs w:val="12"/>
          </w:rPr>
          <w:t xml:space="preserve">: </w:t>
        </w:r>
      </w:ins>
      <w:ins w:id="3016" w:author="Brian Leong (Inspur Worldwide Services Ltd)" w:date="2016-11-11T16:31:00Z">
        <w:r w:rsidR="001971A1" w:rsidRPr="002174A0">
          <w:rPr>
            <w:rFonts w:ascii="Lucida Console" w:hAnsi="Lucida Console"/>
            <w:sz w:val="12"/>
            <w:szCs w:val="12"/>
          </w:rPr>
          <w:t xml:space="preserve">Physical </w:t>
        </w:r>
      </w:ins>
      <w:ins w:id="3017" w:author="Brian Leong (Inspur Worldwide Services Ltd)" w:date="2016-11-11T16:30:00Z">
        <w:r w:rsidR="001971A1" w:rsidRPr="002174A0">
          <w:rPr>
            <w:rFonts w:ascii="Lucida Console" w:hAnsi="Lucida Console"/>
            <w:sz w:val="12"/>
            <w:szCs w:val="12"/>
          </w:rPr>
          <w:t xml:space="preserve">Switch </w:t>
        </w:r>
      </w:ins>
      <w:ins w:id="3018" w:author="Brian Leong (Inspur Worldwide Services Ltd)" w:date="2016-11-11T16:31:00Z">
        <w:r w:rsidR="001971A1" w:rsidRPr="002174A0">
          <w:rPr>
            <w:rFonts w:ascii="Lucida Console" w:hAnsi="Lucida Console"/>
            <w:sz w:val="12"/>
            <w:szCs w:val="12"/>
          </w:rPr>
          <w:t>Configuration</w:t>
        </w:r>
      </w:ins>
    </w:p>
    <w:tbl>
      <w:tblPr>
        <w:tblStyle w:val="TableGrid"/>
        <w:tblW w:w="0" w:type="auto"/>
        <w:tblLook w:val="04A0" w:firstRow="1" w:lastRow="0" w:firstColumn="1" w:lastColumn="0" w:noHBand="0" w:noVBand="1"/>
        <w:tblPrChange w:id="3019" w:author="Brian Leong (Inspur Worldwide Services Ltd)" w:date="2016-11-11T16:31:00Z">
          <w:tblPr>
            <w:tblStyle w:val="TableGrid"/>
            <w:tblW w:w="0" w:type="auto"/>
            <w:tblLook w:val="04A0" w:firstRow="1" w:lastRow="0" w:firstColumn="1" w:lastColumn="0" w:noHBand="0" w:noVBand="1"/>
          </w:tblPr>
        </w:tblPrChange>
      </w:tblPr>
      <w:tblGrid>
        <w:gridCol w:w="2965"/>
        <w:gridCol w:w="7825"/>
        <w:tblGridChange w:id="3020">
          <w:tblGrid>
            <w:gridCol w:w="5395"/>
            <w:gridCol w:w="5395"/>
          </w:tblGrid>
        </w:tblGridChange>
      </w:tblGrid>
      <w:tr w:rsidR="001971A1" w:rsidRPr="002174A0" w14:paraId="74DE4A45" w14:textId="77777777" w:rsidTr="001971A1">
        <w:trPr>
          <w:ins w:id="3021" w:author="Brian Leong (Inspur Worldwide Services Ltd)" w:date="2016-11-11T16:31:00Z"/>
        </w:trPr>
        <w:tc>
          <w:tcPr>
            <w:tcW w:w="2965" w:type="dxa"/>
            <w:tcPrChange w:id="3022" w:author="Brian Leong (Inspur Worldwide Services Ltd)" w:date="2016-11-11T16:31:00Z">
              <w:tcPr>
                <w:tcW w:w="5395" w:type="dxa"/>
              </w:tcPr>
            </w:tcPrChange>
          </w:tcPr>
          <w:p w14:paraId="748767C7" w14:textId="36800523" w:rsidR="001971A1" w:rsidRPr="002174A0" w:rsidRDefault="001971A1" w:rsidP="001971A1">
            <w:pPr>
              <w:rPr>
                <w:ins w:id="3023" w:author="Brian Leong (Inspur Worldwide Services Ltd)" w:date="2016-11-11T16:31:00Z"/>
                <w:rFonts w:ascii="Lucida Console" w:hAnsi="Lucida Console"/>
                <w:sz w:val="12"/>
                <w:szCs w:val="12"/>
              </w:rPr>
            </w:pPr>
            <w:ins w:id="3024" w:author="Brian Leong (Inspur Worldwide Services Ltd)" w:date="2016-11-11T16:31:00Z">
              <w:r w:rsidRPr="002174A0">
                <w:rPr>
                  <w:rFonts w:ascii="Lucida Console" w:hAnsi="Lucida Console"/>
                  <w:b/>
                  <w:sz w:val="12"/>
                  <w:szCs w:val="12"/>
                  <w:rPrChange w:id="3025" w:author="Omar Cardona" w:date="2016-11-21T23:50:00Z">
                    <w:rPr>
                      <w:rFonts w:ascii="Lucida Console" w:hAnsi="Lucida Console"/>
                      <w:sz w:val="12"/>
                      <w:szCs w:val="12"/>
                    </w:rPr>
                  </w:rPrChange>
                </w:rPr>
                <w:t>Arista</w:t>
              </w:r>
              <w:r w:rsidRPr="002174A0">
                <w:rPr>
                  <w:rFonts w:ascii="Lucida Console" w:hAnsi="Lucida Console"/>
                  <w:sz w:val="12"/>
                  <w:szCs w:val="12"/>
                </w:rPr>
                <w:t xml:space="preserve"> switch (dcs-7050s-64, EOS-4.13.7M):</w:t>
              </w:r>
            </w:ins>
          </w:p>
          <w:p w14:paraId="25210DF3" w14:textId="77777777" w:rsidR="001971A1" w:rsidRPr="002174A0" w:rsidRDefault="001971A1" w:rsidP="001971A1">
            <w:pPr>
              <w:rPr>
                <w:ins w:id="3026" w:author="Brian Leong (Inspur Worldwide Services Ltd)" w:date="2016-11-11T16:32:00Z"/>
                <w:rFonts w:ascii="Lucida Console" w:hAnsi="Lucida Console"/>
                <w:sz w:val="12"/>
                <w:szCs w:val="12"/>
              </w:rPr>
            </w:pPr>
          </w:p>
          <w:p w14:paraId="09A52DFD" w14:textId="76819F4F" w:rsidR="001971A1" w:rsidRPr="002174A0" w:rsidRDefault="001971A1" w:rsidP="001971A1">
            <w:pPr>
              <w:rPr>
                <w:ins w:id="3027" w:author="Brian Leong (Inspur Worldwide Services Ltd)" w:date="2016-11-11T16:31:00Z"/>
                <w:rFonts w:ascii="Lucida Console" w:hAnsi="Lucida Console"/>
                <w:sz w:val="12"/>
                <w:szCs w:val="12"/>
              </w:rPr>
            </w:pPr>
            <w:ins w:id="3028" w:author="Brian Leong (Inspur Worldwide Services Ltd)" w:date="2016-11-11T16:31:00Z">
              <w:r w:rsidRPr="002174A0">
                <w:rPr>
                  <w:rFonts w:ascii="Lucida Console" w:hAnsi="Lucida Console"/>
                  <w:sz w:val="12"/>
                  <w:szCs w:val="12"/>
                </w:rPr>
                <w:t>(These are only commands and their uses</w:t>
              </w:r>
            </w:ins>
            <w:ins w:id="3029" w:author="Brian Leong (Inspur Worldwide Services Ltd)" w:date="2016-11-11T16:32:00Z">
              <w:r w:rsidRPr="002174A0">
                <w:rPr>
                  <w:rFonts w:ascii="Lucida Console" w:hAnsi="Lucida Console"/>
                  <w:sz w:val="12"/>
                  <w:szCs w:val="12"/>
                </w:rPr>
                <w:t xml:space="preserve">; </w:t>
              </w:r>
            </w:ins>
            <w:ins w:id="3030" w:author="Brian Leong (Inspur Worldwide Services Ltd)" w:date="2016-11-11T16:31:00Z">
              <w:r w:rsidRPr="002174A0">
                <w:rPr>
                  <w:rFonts w:ascii="Lucida Console" w:hAnsi="Lucida Console"/>
                  <w:sz w:val="12"/>
                  <w:szCs w:val="12"/>
                </w:rPr>
                <w:t>admin</w:t>
              </w:r>
            </w:ins>
            <w:ins w:id="3031" w:author="Brian Leong (Inspur Worldwide Services Ltd)" w:date="2016-11-11T16:32:00Z">
              <w:r w:rsidRPr="002174A0">
                <w:rPr>
                  <w:rFonts w:ascii="Lucida Console" w:hAnsi="Lucida Console"/>
                  <w:sz w:val="12"/>
                  <w:szCs w:val="12"/>
                </w:rPr>
                <w:t>s</w:t>
              </w:r>
            </w:ins>
            <w:ins w:id="3032" w:author="Brian Leong (Inspur Worldwide Services Ltd)" w:date="2016-11-11T16:31:00Z">
              <w:r w:rsidRPr="002174A0">
                <w:rPr>
                  <w:rFonts w:ascii="Lucida Console" w:hAnsi="Lucida Console"/>
                  <w:sz w:val="12"/>
                  <w:szCs w:val="12"/>
                </w:rPr>
                <w:t xml:space="preserve"> need to </w:t>
              </w:r>
            </w:ins>
            <w:ins w:id="3033" w:author="Brian Leong (Inspur Worldwide Services Ltd)" w:date="2016-11-11T16:32:00Z">
              <w:r w:rsidRPr="002174A0">
                <w:rPr>
                  <w:rFonts w:ascii="Lucida Console" w:hAnsi="Lucida Console"/>
                  <w:sz w:val="12"/>
                  <w:szCs w:val="12"/>
                </w:rPr>
                <w:t xml:space="preserve">determine </w:t>
              </w:r>
            </w:ins>
            <w:ins w:id="3034" w:author="Brian Leong (Inspur Worldwide Services Ltd)" w:date="2016-11-11T16:31:00Z">
              <w:r w:rsidRPr="002174A0">
                <w:rPr>
                  <w:rFonts w:ascii="Lucida Console" w:hAnsi="Lucida Console"/>
                  <w:sz w:val="12"/>
                  <w:szCs w:val="12"/>
                </w:rPr>
                <w:t xml:space="preserve">which ports the NICs are connected to. </w:t>
              </w:r>
            </w:ins>
          </w:p>
          <w:p w14:paraId="1AB0A237" w14:textId="77777777" w:rsidR="001971A1" w:rsidRPr="002174A0" w:rsidRDefault="001971A1" w:rsidP="001971A1">
            <w:pPr>
              <w:rPr>
                <w:ins w:id="3035" w:author="Brian Leong (Inspur Worldwide Services Ltd)" w:date="2016-11-11T16:32:00Z"/>
                <w:rFonts w:ascii="Lucida Console" w:hAnsi="Lucida Console"/>
                <w:sz w:val="12"/>
                <w:szCs w:val="12"/>
              </w:rPr>
            </w:pPr>
          </w:p>
          <w:p w14:paraId="0134231A" w14:textId="55ADC260" w:rsidR="001971A1" w:rsidRPr="002174A0" w:rsidRDefault="001971A1" w:rsidP="001971A1">
            <w:pPr>
              <w:rPr>
                <w:ins w:id="3036" w:author="Brian Leong (Inspur Worldwide Services Ltd)" w:date="2016-11-11T16:31:00Z"/>
                <w:rFonts w:ascii="Lucida Console" w:hAnsi="Lucida Console"/>
                <w:sz w:val="12"/>
                <w:szCs w:val="12"/>
              </w:rPr>
            </w:pPr>
            <w:ins w:id="3037" w:author="Brian Leong (Inspur Worldwide Services Ltd)" w:date="2016-11-11T16:32:00Z">
              <w:r w:rsidRPr="002174A0">
                <w:rPr>
                  <w:rFonts w:ascii="Lucida Console" w:hAnsi="Lucida Console"/>
                  <w:sz w:val="12"/>
                  <w:szCs w:val="12"/>
                </w:rPr>
                <w:t>E</w:t>
              </w:r>
            </w:ins>
            <w:ins w:id="3038" w:author="Brian Leong (Inspur Worldwide Services Ltd)" w:date="2016-11-11T16:31:00Z">
              <w:r w:rsidRPr="002174A0">
                <w:rPr>
                  <w:rFonts w:ascii="Lucida Console" w:hAnsi="Lucida Console"/>
                  <w:sz w:val="12"/>
                  <w:szCs w:val="12"/>
                </w:rPr>
                <w:t>nsure that VLAN and no-drop policy is set for the priority over which SMB is configured</w:t>
              </w:r>
            </w:ins>
            <w:ins w:id="3039" w:author="Brian Leong (Inspur Worldwide Services Ltd)" w:date="2016-11-11T16:32:00Z">
              <w:r w:rsidRPr="002174A0">
                <w:rPr>
                  <w:rFonts w:ascii="Lucida Console" w:hAnsi="Lucida Console"/>
                  <w:sz w:val="12"/>
                  <w:szCs w:val="12"/>
                </w:rPr>
                <w:t>.</w:t>
              </w:r>
            </w:ins>
            <w:ins w:id="3040" w:author="Brian Leong (Inspur Worldwide Services Ltd)" w:date="2016-11-11T16:36:00Z">
              <w:r w:rsidR="00887024" w:rsidRPr="002174A0">
                <w:rPr>
                  <w:rFonts w:ascii="Lucida Console" w:hAnsi="Lucida Console"/>
                  <w:sz w:val="12"/>
                  <w:szCs w:val="12"/>
                </w:rPr>
                <w:t>)</w:t>
              </w:r>
            </w:ins>
          </w:p>
        </w:tc>
        <w:tc>
          <w:tcPr>
            <w:tcW w:w="7825" w:type="dxa"/>
            <w:tcPrChange w:id="3041" w:author="Brian Leong (Inspur Worldwide Services Ltd)" w:date="2016-11-11T16:31:00Z">
              <w:tcPr>
                <w:tcW w:w="5395" w:type="dxa"/>
              </w:tcPr>
            </w:tcPrChange>
          </w:tcPr>
          <w:p w14:paraId="44AB2170" w14:textId="426AD1D4" w:rsidR="001971A1" w:rsidRPr="002174A0" w:rsidRDefault="001971A1">
            <w:pPr>
              <w:pStyle w:val="ListParagraph"/>
              <w:numPr>
                <w:ilvl w:val="0"/>
                <w:numId w:val="3"/>
              </w:numPr>
              <w:spacing w:line="360" w:lineRule="auto"/>
              <w:rPr>
                <w:ins w:id="3042" w:author="Brian Leong (Inspur Worldwide Services Ltd)" w:date="2016-11-11T16:33:00Z"/>
                <w:rFonts w:ascii="Lucida Console" w:hAnsi="Lucida Console"/>
                <w:sz w:val="12"/>
                <w:szCs w:val="12"/>
                <w:rPrChange w:id="3043" w:author="Omar Cardona" w:date="2016-11-21T23:50:00Z">
                  <w:rPr>
                    <w:ins w:id="3044" w:author="Brian Leong (Inspur Worldwide Services Ltd)" w:date="2016-11-11T16:33:00Z"/>
                  </w:rPr>
                </w:rPrChange>
              </w:rPr>
              <w:pPrChange w:id="3045" w:author="Brian Leong (Inspur Worldwide Services Ltd)" w:date="2016-11-11T16:42:00Z">
                <w:pPr/>
              </w:pPrChange>
            </w:pPr>
            <w:proofErr w:type="spellStart"/>
            <w:ins w:id="3046" w:author="Brian Leong (Inspur Worldwide Services Ltd)" w:date="2016-11-11T16:33:00Z">
              <w:r w:rsidRPr="002174A0">
                <w:rPr>
                  <w:rFonts w:ascii="Lucida Console" w:hAnsi="Lucida Console"/>
                  <w:sz w:val="12"/>
                  <w:szCs w:val="12"/>
                  <w:rPrChange w:id="3047" w:author="Omar Cardona" w:date="2016-11-21T23:50:00Z">
                    <w:rPr/>
                  </w:rPrChange>
                </w:rPr>
                <w:t>en</w:t>
              </w:r>
              <w:proofErr w:type="spellEnd"/>
              <w:r w:rsidRPr="002174A0">
                <w:rPr>
                  <w:rFonts w:ascii="Lucida Console" w:hAnsi="Lucida Console"/>
                  <w:sz w:val="12"/>
                  <w:szCs w:val="12"/>
                  <w:rPrChange w:id="3048" w:author="Omar Cardona" w:date="2016-11-21T23:50:00Z">
                    <w:rPr/>
                  </w:rPrChange>
                </w:rPr>
                <w:t xml:space="preserve"> (go to admin mode, usually asks for a password)</w:t>
              </w:r>
            </w:ins>
          </w:p>
          <w:p w14:paraId="742EA345" w14:textId="17009945" w:rsidR="001971A1" w:rsidRPr="002174A0" w:rsidRDefault="001971A1">
            <w:pPr>
              <w:pStyle w:val="ListParagraph"/>
              <w:numPr>
                <w:ilvl w:val="0"/>
                <w:numId w:val="3"/>
              </w:numPr>
              <w:spacing w:line="360" w:lineRule="auto"/>
              <w:rPr>
                <w:ins w:id="3049" w:author="Brian Leong (Inspur Worldwide Services Ltd)" w:date="2016-11-11T16:33:00Z"/>
                <w:rFonts w:ascii="Lucida Console" w:hAnsi="Lucida Console"/>
                <w:sz w:val="12"/>
                <w:szCs w:val="12"/>
                <w:rPrChange w:id="3050" w:author="Omar Cardona" w:date="2016-11-21T23:50:00Z">
                  <w:rPr>
                    <w:ins w:id="3051" w:author="Brian Leong (Inspur Worldwide Services Ltd)" w:date="2016-11-11T16:33:00Z"/>
                  </w:rPr>
                </w:rPrChange>
              </w:rPr>
              <w:pPrChange w:id="3052" w:author="Brian Leong (Inspur Worldwide Services Ltd)" w:date="2016-11-11T16:42:00Z">
                <w:pPr/>
              </w:pPrChange>
            </w:pPr>
            <w:ins w:id="3053" w:author="Brian Leong (Inspur Worldwide Services Ltd)" w:date="2016-11-11T16:33:00Z">
              <w:r w:rsidRPr="002174A0">
                <w:rPr>
                  <w:rFonts w:ascii="Lucida Console" w:hAnsi="Lucida Console"/>
                  <w:sz w:val="12"/>
                  <w:szCs w:val="12"/>
                  <w:rPrChange w:id="3054" w:author="Omar Cardona" w:date="2016-11-21T23:50:00Z">
                    <w:rPr/>
                  </w:rPrChange>
                </w:rPr>
                <w:t xml:space="preserve">config (to </w:t>
              </w:r>
              <w:proofErr w:type="gramStart"/>
              <w:r w:rsidRPr="002174A0">
                <w:rPr>
                  <w:rFonts w:ascii="Lucida Console" w:hAnsi="Lucida Console"/>
                  <w:sz w:val="12"/>
                  <w:szCs w:val="12"/>
                  <w:rPrChange w:id="3055" w:author="Omar Cardona" w:date="2016-11-21T23:50:00Z">
                    <w:rPr/>
                  </w:rPrChange>
                </w:rPr>
                <w:t>enter into</w:t>
              </w:r>
              <w:proofErr w:type="gramEnd"/>
              <w:r w:rsidRPr="002174A0">
                <w:rPr>
                  <w:rFonts w:ascii="Lucida Console" w:hAnsi="Lucida Console"/>
                  <w:sz w:val="12"/>
                  <w:szCs w:val="12"/>
                  <w:rPrChange w:id="3056" w:author="Omar Cardona" w:date="2016-11-21T23:50:00Z">
                    <w:rPr/>
                  </w:rPrChange>
                </w:rPr>
                <w:t xml:space="preserve"> configuration mode)</w:t>
              </w:r>
            </w:ins>
          </w:p>
          <w:p w14:paraId="3C3A8940" w14:textId="0D04AB16" w:rsidR="001971A1" w:rsidRPr="002174A0" w:rsidRDefault="001971A1">
            <w:pPr>
              <w:pStyle w:val="ListParagraph"/>
              <w:numPr>
                <w:ilvl w:val="0"/>
                <w:numId w:val="3"/>
              </w:numPr>
              <w:spacing w:line="360" w:lineRule="auto"/>
              <w:rPr>
                <w:ins w:id="3057" w:author="Brian Leong (Inspur Worldwide Services Ltd)" w:date="2016-11-11T16:33:00Z"/>
                <w:rFonts w:ascii="Lucida Console" w:hAnsi="Lucida Console"/>
                <w:sz w:val="12"/>
                <w:szCs w:val="12"/>
                <w:rPrChange w:id="3058" w:author="Omar Cardona" w:date="2016-11-21T23:50:00Z">
                  <w:rPr>
                    <w:ins w:id="3059" w:author="Brian Leong (Inspur Worldwide Services Ltd)" w:date="2016-11-11T16:33:00Z"/>
                  </w:rPr>
                </w:rPrChange>
              </w:rPr>
              <w:pPrChange w:id="3060" w:author="Brian Leong (Inspur Worldwide Services Ltd)" w:date="2016-11-11T16:42:00Z">
                <w:pPr/>
              </w:pPrChange>
            </w:pPr>
            <w:ins w:id="3061" w:author="Brian Leong (Inspur Worldwide Services Ltd)" w:date="2016-11-11T16:33:00Z">
              <w:r w:rsidRPr="002174A0">
                <w:rPr>
                  <w:rFonts w:ascii="Lucida Console" w:hAnsi="Lucida Console"/>
                  <w:sz w:val="12"/>
                  <w:szCs w:val="12"/>
                  <w:rPrChange w:id="3062" w:author="Omar Cardona" w:date="2016-11-21T23:50:00Z">
                    <w:rPr/>
                  </w:rPrChange>
                </w:rPr>
                <w:t>show run (shows current running configuration)</w:t>
              </w:r>
            </w:ins>
          </w:p>
          <w:p w14:paraId="2CB02768" w14:textId="07241541" w:rsidR="001971A1" w:rsidRPr="002174A0" w:rsidRDefault="001971A1">
            <w:pPr>
              <w:pStyle w:val="ListParagraph"/>
              <w:numPr>
                <w:ilvl w:val="0"/>
                <w:numId w:val="3"/>
              </w:numPr>
              <w:spacing w:line="360" w:lineRule="auto"/>
              <w:rPr>
                <w:ins w:id="3063" w:author="Brian Leong (Inspur Worldwide Services Ltd)" w:date="2016-11-11T16:33:00Z"/>
                <w:rFonts w:ascii="Lucida Console" w:hAnsi="Lucida Console"/>
                <w:sz w:val="12"/>
                <w:szCs w:val="12"/>
                <w:rPrChange w:id="3064" w:author="Omar Cardona" w:date="2016-11-21T23:50:00Z">
                  <w:rPr>
                    <w:ins w:id="3065" w:author="Brian Leong (Inspur Worldwide Services Ltd)" w:date="2016-11-11T16:33:00Z"/>
                  </w:rPr>
                </w:rPrChange>
              </w:rPr>
              <w:pPrChange w:id="3066" w:author="Brian Leong (Inspur Worldwide Services Ltd)" w:date="2016-11-11T16:42:00Z">
                <w:pPr/>
              </w:pPrChange>
            </w:pPr>
            <w:ins w:id="3067" w:author="Brian Leong (Inspur Worldwide Services Ltd)" w:date="2016-11-11T16:33:00Z">
              <w:r w:rsidRPr="002174A0">
                <w:rPr>
                  <w:rFonts w:ascii="Lucida Console" w:hAnsi="Lucida Console"/>
                  <w:sz w:val="12"/>
                  <w:szCs w:val="12"/>
                  <w:rPrChange w:id="3068" w:author="Omar Cardona" w:date="2016-11-21T23:50:00Z">
                    <w:rPr/>
                  </w:rPrChange>
                </w:rPr>
                <w:t>find out switch ports to which your NICs are connected to. In these example, they are 14/1,15/1,16/1,17/1.</w:t>
              </w:r>
            </w:ins>
          </w:p>
          <w:p w14:paraId="7CE47B5F" w14:textId="0E50232D" w:rsidR="001971A1" w:rsidRPr="002174A0" w:rsidRDefault="001971A1">
            <w:pPr>
              <w:pStyle w:val="ListParagraph"/>
              <w:numPr>
                <w:ilvl w:val="0"/>
                <w:numId w:val="3"/>
              </w:numPr>
              <w:spacing w:line="360" w:lineRule="auto"/>
              <w:rPr>
                <w:ins w:id="3069" w:author="Brian Leong (Inspur Worldwide Services Ltd)" w:date="2016-11-11T16:33:00Z"/>
                <w:rFonts w:ascii="Lucida Console" w:hAnsi="Lucida Console"/>
                <w:sz w:val="12"/>
                <w:szCs w:val="12"/>
                <w:rPrChange w:id="3070" w:author="Omar Cardona" w:date="2016-11-21T23:50:00Z">
                  <w:rPr>
                    <w:ins w:id="3071" w:author="Brian Leong (Inspur Worldwide Services Ltd)" w:date="2016-11-11T16:33:00Z"/>
                  </w:rPr>
                </w:rPrChange>
              </w:rPr>
              <w:pPrChange w:id="3072" w:author="Brian Leong (Inspur Worldwide Services Ltd)" w:date="2016-11-11T16:42:00Z">
                <w:pPr/>
              </w:pPrChange>
            </w:pPr>
            <w:ins w:id="3073" w:author="Brian Leong (Inspur Worldwide Services Ltd)" w:date="2016-11-11T16:33:00Z">
              <w:r w:rsidRPr="002174A0">
                <w:rPr>
                  <w:rFonts w:ascii="Lucida Console" w:hAnsi="Lucida Console"/>
                  <w:sz w:val="12"/>
                  <w:szCs w:val="12"/>
                  <w:rPrChange w:id="3074" w:author="Omar Cardona" w:date="2016-11-21T23:50:00Z">
                    <w:rPr/>
                  </w:rPrChange>
                </w:rPr>
                <w:t>int eth 14/1,15/1,16/1,17/1 (</w:t>
              </w:r>
              <w:proofErr w:type="gramStart"/>
              <w:r w:rsidRPr="002174A0">
                <w:rPr>
                  <w:rFonts w:ascii="Lucida Console" w:hAnsi="Lucida Console"/>
                  <w:sz w:val="12"/>
                  <w:szCs w:val="12"/>
                  <w:rPrChange w:id="3075" w:author="Omar Cardona" w:date="2016-11-21T23:50:00Z">
                    <w:rPr/>
                  </w:rPrChange>
                </w:rPr>
                <w:t>enter into</w:t>
              </w:r>
              <w:proofErr w:type="gramEnd"/>
              <w:r w:rsidRPr="002174A0">
                <w:rPr>
                  <w:rFonts w:ascii="Lucida Console" w:hAnsi="Lucida Console"/>
                  <w:sz w:val="12"/>
                  <w:szCs w:val="12"/>
                  <w:rPrChange w:id="3076" w:author="Omar Cardona" w:date="2016-11-21T23:50:00Z">
                    <w:rPr/>
                  </w:rPrChange>
                </w:rPr>
                <w:t xml:space="preserve"> config mode for these ports)</w:t>
              </w:r>
            </w:ins>
          </w:p>
          <w:p w14:paraId="645DED5C" w14:textId="3362308B" w:rsidR="001971A1" w:rsidRPr="002174A0" w:rsidRDefault="001971A1">
            <w:pPr>
              <w:pStyle w:val="ListParagraph"/>
              <w:numPr>
                <w:ilvl w:val="0"/>
                <w:numId w:val="3"/>
              </w:numPr>
              <w:spacing w:line="360" w:lineRule="auto"/>
              <w:rPr>
                <w:ins w:id="3077" w:author="Brian Leong (Inspur Worldwide Services Ltd)" w:date="2016-11-11T16:33:00Z"/>
                <w:rFonts w:ascii="Lucida Console" w:hAnsi="Lucida Console"/>
                <w:sz w:val="12"/>
                <w:szCs w:val="12"/>
                <w:rPrChange w:id="3078" w:author="Omar Cardona" w:date="2016-11-21T23:50:00Z">
                  <w:rPr>
                    <w:ins w:id="3079" w:author="Brian Leong (Inspur Worldwide Services Ltd)" w:date="2016-11-11T16:33:00Z"/>
                  </w:rPr>
                </w:rPrChange>
              </w:rPr>
              <w:pPrChange w:id="3080" w:author="Brian Leong (Inspur Worldwide Services Ltd)" w:date="2016-11-11T16:42:00Z">
                <w:pPr/>
              </w:pPrChange>
            </w:pPr>
            <w:proofErr w:type="spellStart"/>
            <w:ins w:id="3081" w:author="Brian Leong (Inspur Worldwide Services Ltd)" w:date="2016-11-11T16:33:00Z">
              <w:r w:rsidRPr="002174A0">
                <w:rPr>
                  <w:rFonts w:ascii="Lucida Console" w:hAnsi="Lucida Console"/>
                  <w:sz w:val="12"/>
                  <w:szCs w:val="12"/>
                  <w:rPrChange w:id="3082" w:author="Omar Cardona" w:date="2016-11-21T23:50:00Z">
                    <w:rPr/>
                  </w:rPrChange>
                </w:rPr>
                <w:t>dcbx</w:t>
              </w:r>
              <w:proofErr w:type="spellEnd"/>
              <w:r w:rsidRPr="002174A0">
                <w:rPr>
                  <w:rFonts w:ascii="Lucida Console" w:hAnsi="Lucida Console"/>
                  <w:sz w:val="12"/>
                  <w:szCs w:val="12"/>
                  <w:rPrChange w:id="3083" w:author="Omar Cardona" w:date="2016-11-21T23:50:00Z">
                    <w:rPr/>
                  </w:rPrChange>
                </w:rPr>
                <w:t xml:space="preserve"> mode </w:t>
              </w:r>
              <w:proofErr w:type="spellStart"/>
              <w:r w:rsidRPr="002174A0">
                <w:rPr>
                  <w:rFonts w:ascii="Lucida Console" w:hAnsi="Lucida Console"/>
                  <w:sz w:val="12"/>
                  <w:szCs w:val="12"/>
                  <w:rPrChange w:id="3084" w:author="Omar Cardona" w:date="2016-11-21T23:50:00Z">
                    <w:rPr/>
                  </w:rPrChange>
                </w:rPr>
                <w:t>ieee</w:t>
              </w:r>
              <w:proofErr w:type="spellEnd"/>
            </w:ins>
          </w:p>
          <w:p w14:paraId="0267DA63" w14:textId="58ED0B01" w:rsidR="001971A1" w:rsidRPr="002174A0" w:rsidRDefault="001971A1">
            <w:pPr>
              <w:pStyle w:val="ListParagraph"/>
              <w:numPr>
                <w:ilvl w:val="0"/>
                <w:numId w:val="3"/>
              </w:numPr>
              <w:spacing w:line="360" w:lineRule="auto"/>
              <w:rPr>
                <w:ins w:id="3085" w:author="Brian Leong (Inspur Worldwide Services Ltd)" w:date="2016-11-11T16:33:00Z"/>
                <w:rFonts w:ascii="Lucida Console" w:hAnsi="Lucida Console"/>
                <w:sz w:val="12"/>
                <w:szCs w:val="12"/>
                <w:rPrChange w:id="3086" w:author="Omar Cardona" w:date="2016-11-21T23:50:00Z">
                  <w:rPr>
                    <w:ins w:id="3087" w:author="Brian Leong (Inspur Worldwide Services Ltd)" w:date="2016-11-11T16:33:00Z"/>
                  </w:rPr>
                </w:rPrChange>
              </w:rPr>
              <w:pPrChange w:id="3088" w:author="Brian Leong (Inspur Worldwide Services Ltd)" w:date="2016-11-11T16:42:00Z">
                <w:pPr/>
              </w:pPrChange>
            </w:pPr>
            <w:ins w:id="3089" w:author="Brian Leong (Inspur Worldwide Services Ltd)" w:date="2016-11-11T16:33:00Z">
              <w:r w:rsidRPr="002174A0">
                <w:rPr>
                  <w:rFonts w:ascii="Lucida Console" w:hAnsi="Lucida Console"/>
                  <w:sz w:val="12"/>
                  <w:szCs w:val="12"/>
                  <w:rPrChange w:id="3090" w:author="Omar Cardona" w:date="2016-11-21T23:50:00Z">
                    <w:rPr/>
                  </w:rPrChange>
                </w:rPr>
                <w:t>priority-flow-control mode on</w:t>
              </w:r>
            </w:ins>
          </w:p>
          <w:p w14:paraId="6531B405" w14:textId="18CBFC48" w:rsidR="001971A1" w:rsidRPr="002174A0" w:rsidRDefault="001971A1">
            <w:pPr>
              <w:pStyle w:val="ListParagraph"/>
              <w:numPr>
                <w:ilvl w:val="0"/>
                <w:numId w:val="3"/>
              </w:numPr>
              <w:spacing w:line="360" w:lineRule="auto"/>
              <w:rPr>
                <w:ins w:id="3091" w:author="Brian Leong (Inspur Worldwide Services Ltd)" w:date="2016-11-11T16:33:00Z"/>
                <w:rFonts w:ascii="Lucida Console" w:hAnsi="Lucida Console"/>
                <w:sz w:val="12"/>
                <w:szCs w:val="12"/>
                <w:rPrChange w:id="3092" w:author="Omar Cardona" w:date="2016-11-21T23:50:00Z">
                  <w:rPr>
                    <w:ins w:id="3093" w:author="Brian Leong (Inspur Worldwide Services Ltd)" w:date="2016-11-11T16:33:00Z"/>
                  </w:rPr>
                </w:rPrChange>
              </w:rPr>
              <w:pPrChange w:id="3094" w:author="Brian Leong (Inspur Worldwide Services Ltd)" w:date="2016-11-11T16:42:00Z">
                <w:pPr/>
              </w:pPrChange>
            </w:pPr>
            <w:ins w:id="3095" w:author="Brian Leong (Inspur Worldwide Services Ltd)" w:date="2016-11-11T16:33:00Z">
              <w:r w:rsidRPr="002174A0">
                <w:rPr>
                  <w:rFonts w:ascii="Lucida Console" w:hAnsi="Lucida Console"/>
                  <w:sz w:val="12"/>
                  <w:szCs w:val="12"/>
                  <w:rPrChange w:id="3096" w:author="Omar Cardona" w:date="2016-11-21T23:50:00Z">
                    <w:rPr/>
                  </w:rPrChange>
                </w:rPr>
                <w:t xml:space="preserve">switchport trunk native </w:t>
              </w:r>
              <w:proofErr w:type="spellStart"/>
              <w:r w:rsidRPr="002174A0">
                <w:rPr>
                  <w:rFonts w:ascii="Lucida Console" w:hAnsi="Lucida Console"/>
                  <w:sz w:val="12"/>
                  <w:szCs w:val="12"/>
                  <w:rPrChange w:id="3097" w:author="Omar Cardona" w:date="2016-11-21T23:50:00Z">
                    <w:rPr/>
                  </w:rPrChange>
                </w:rPr>
                <w:t>vlan</w:t>
              </w:r>
              <w:proofErr w:type="spellEnd"/>
              <w:r w:rsidRPr="002174A0">
                <w:rPr>
                  <w:rFonts w:ascii="Lucida Console" w:hAnsi="Lucida Console"/>
                  <w:sz w:val="12"/>
                  <w:szCs w:val="12"/>
                  <w:rPrChange w:id="3098" w:author="Omar Cardona" w:date="2016-11-21T23:50:00Z">
                    <w:rPr/>
                  </w:rPrChange>
                </w:rPr>
                <w:t xml:space="preserve"> 225</w:t>
              </w:r>
            </w:ins>
          </w:p>
          <w:p w14:paraId="3ED41C87" w14:textId="649A249B" w:rsidR="001971A1" w:rsidRPr="002174A0" w:rsidRDefault="001971A1">
            <w:pPr>
              <w:pStyle w:val="ListParagraph"/>
              <w:numPr>
                <w:ilvl w:val="0"/>
                <w:numId w:val="3"/>
              </w:numPr>
              <w:spacing w:line="360" w:lineRule="auto"/>
              <w:rPr>
                <w:ins w:id="3099" w:author="Brian Leong (Inspur Worldwide Services Ltd)" w:date="2016-11-11T16:33:00Z"/>
                <w:rFonts w:ascii="Lucida Console" w:hAnsi="Lucida Console"/>
                <w:sz w:val="12"/>
                <w:szCs w:val="12"/>
                <w:rPrChange w:id="3100" w:author="Omar Cardona" w:date="2016-11-21T23:50:00Z">
                  <w:rPr>
                    <w:ins w:id="3101" w:author="Brian Leong (Inspur Worldwide Services Ltd)" w:date="2016-11-11T16:33:00Z"/>
                  </w:rPr>
                </w:rPrChange>
              </w:rPr>
              <w:pPrChange w:id="3102" w:author="Brian Leong (Inspur Worldwide Services Ltd)" w:date="2016-11-11T16:42:00Z">
                <w:pPr/>
              </w:pPrChange>
            </w:pPr>
            <w:ins w:id="3103" w:author="Brian Leong (Inspur Worldwide Services Ltd)" w:date="2016-11-11T16:33:00Z">
              <w:r w:rsidRPr="002174A0">
                <w:rPr>
                  <w:rFonts w:ascii="Lucida Console" w:hAnsi="Lucida Console"/>
                  <w:sz w:val="12"/>
                  <w:szCs w:val="12"/>
                  <w:rPrChange w:id="3104" w:author="Omar Cardona" w:date="2016-11-21T23:50:00Z">
                    <w:rPr/>
                  </w:rPrChange>
                </w:rPr>
                <w:t xml:space="preserve">switchport trunk allowed </w:t>
              </w:r>
              <w:proofErr w:type="spellStart"/>
              <w:r w:rsidRPr="002174A0">
                <w:rPr>
                  <w:rFonts w:ascii="Lucida Console" w:hAnsi="Lucida Console"/>
                  <w:sz w:val="12"/>
                  <w:szCs w:val="12"/>
                  <w:rPrChange w:id="3105" w:author="Omar Cardona" w:date="2016-11-21T23:50:00Z">
                    <w:rPr/>
                  </w:rPrChange>
                </w:rPr>
                <w:t>vlan</w:t>
              </w:r>
              <w:proofErr w:type="spellEnd"/>
              <w:r w:rsidRPr="002174A0">
                <w:rPr>
                  <w:rFonts w:ascii="Lucida Console" w:hAnsi="Lucida Console"/>
                  <w:sz w:val="12"/>
                  <w:szCs w:val="12"/>
                  <w:rPrChange w:id="3106" w:author="Omar Cardona" w:date="2016-11-21T23:50:00Z">
                    <w:rPr/>
                  </w:rPrChange>
                </w:rPr>
                <w:t xml:space="preserve"> 100-225</w:t>
              </w:r>
            </w:ins>
          </w:p>
          <w:p w14:paraId="6A57496C" w14:textId="087B2EF8" w:rsidR="001971A1" w:rsidRPr="002174A0" w:rsidRDefault="001971A1">
            <w:pPr>
              <w:pStyle w:val="ListParagraph"/>
              <w:numPr>
                <w:ilvl w:val="0"/>
                <w:numId w:val="3"/>
              </w:numPr>
              <w:spacing w:line="360" w:lineRule="auto"/>
              <w:rPr>
                <w:ins w:id="3107" w:author="Brian Leong (Inspur Worldwide Services Ltd)" w:date="2016-11-11T16:33:00Z"/>
                <w:rFonts w:ascii="Lucida Console" w:hAnsi="Lucida Console"/>
                <w:sz w:val="12"/>
                <w:szCs w:val="12"/>
                <w:rPrChange w:id="3108" w:author="Omar Cardona" w:date="2016-11-21T23:50:00Z">
                  <w:rPr>
                    <w:ins w:id="3109" w:author="Brian Leong (Inspur Worldwide Services Ltd)" w:date="2016-11-11T16:33:00Z"/>
                  </w:rPr>
                </w:rPrChange>
              </w:rPr>
              <w:pPrChange w:id="3110" w:author="Brian Leong (Inspur Worldwide Services Ltd)" w:date="2016-11-11T16:42:00Z">
                <w:pPr/>
              </w:pPrChange>
            </w:pPr>
            <w:ins w:id="3111" w:author="Brian Leong (Inspur Worldwide Services Ltd)" w:date="2016-11-11T16:33:00Z">
              <w:r w:rsidRPr="002174A0">
                <w:rPr>
                  <w:rFonts w:ascii="Lucida Console" w:hAnsi="Lucida Console"/>
                  <w:sz w:val="12"/>
                  <w:szCs w:val="12"/>
                  <w:rPrChange w:id="3112" w:author="Omar Cardona" w:date="2016-11-21T23:50:00Z">
                    <w:rPr/>
                  </w:rPrChange>
                </w:rPr>
                <w:t>switchport mode trunk</w:t>
              </w:r>
            </w:ins>
          </w:p>
          <w:p w14:paraId="31A8A108" w14:textId="78C59FB4" w:rsidR="001971A1" w:rsidRPr="002174A0" w:rsidRDefault="001971A1">
            <w:pPr>
              <w:pStyle w:val="ListParagraph"/>
              <w:numPr>
                <w:ilvl w:val="0"/>
                <w:numId w:val="3"/>
              </w:numPr>
              <w:spacing w:line="360" w:lineRule="auto"/>
              <w:rPr>
                <w:ins w:id="3113" w:author="Brian Leong (Inspur Worldwide Services Ltd)" w:date="2016-11-11T16:33:00Z"/>
                <w:rFonts w:ascii="Lucida Console" w:hAnsi="Lucida Console"/>
                <w:sz w:val="12"/>
                <w:szCs w:val="12"/>
                <w:rPrChange w:id="3114" w:author="Omar Cardona" w:date="2016-11-21T23:50:00Z">
                  <w:rPr>
                    <w:ins w:id="3115" w:author="Brian Leong (Inspur Worldwide Services Ltd)" w:date="2016-11-11T16:33:00Z"/>
                  </w:rPr>
                </w:rPrChange>
              </w:rPr>
              <w:pPrChange w:id="3116" w:author="Brian Leong (Inspur Worldwide Services Ltd)" w:date="2016-11-11T16:42:00Z">
                <w:pPr/>
              </w:pPrChange>
            </w:pPr>
            <w:ins w:id="3117" w:author="Brian Leong (Inspur Worldwide Services Ltd)" w:date="2016-11-11T16:33:00Z">
              <w:r w:rsidRPr="002174A0">
                <w:rPr>
                  <w:rFonts w:ascii="Lucida Console" w:hAnsi="Lucida Console"/>
                  <w:sz w:val="12"/>
                  <w:szCs w:val="12"/>
                  <w:rPrChange w:id="3118" w:author="Omar Cardona" w:date="2016-11-21T23:50:00Z">
                    <w:rPr/>
                  </w:rPrChange>
                </w:rPr>
                <w:t>priority-flow-control priority 3 no-drop</w:t>
              </w:r>
            </w:ins>
          </w:p>
          <w:p w14:paraId="2D367FDB" w14:textId="508CC4C2" w:rsidR="001971A1" w:rsidRPr="002174A0" w:rsidRDefault="001971A1">
            <w:pPr>
              <w:pStyle w:val="ListParagraph"/>
              <w:numPr>
                <w:ilvl w:val="0"/>
                <w:numId w:val="3"/>
              </w:numPr>
              <w:spacing w:line="360" w:lineRule="auto"/>
              <w:rPr>
                <w:ins w:id="3119" w:author="Brian Leong (Inspur Worldwide Services Ltd)" w:date="2016-11-11T16:33:00Z"/>
                <w:rFonts w:ascii="Lucida Console" w:hAnsi="Lucida Console"/>
                <w:sz w:val="12"/>
                <w:szCs w:val="12"/>
                <w:rPrChange w:id="3120" w:author="Omar Cardona" w:date="2016-11-21T23:50:00Z">
                  <w:rPr>
                    <w:ins w:id="3121" w:author="Brian Leong (Inspur Worldwide Services Ltd)" w:date="2016-11-11T16:33:00Z"/>
                  </w:rPr>
                </w:rPrChange>
              </w:rPr>
              <w:pPrChange w:id="3122" w:author="Brian Leong (Inspur Worldwide Services Ltd)" w:date="2016-11-11T16:42:00Z">
                <w:pPr/>
              </w:pPrChange>
            </w:pPr>
            <w:proofErr w:type="spellStart"/>
            <w:ins w:id="3123" w:author="Brian Leong (Inspur Worldwide Services Ltd)" w:date="2016-11-11T16:33:00Z">
              <w:r w:rsidRPr="002174A0">
                <w:rPr>
                  <w:rFonts w:ascii="Lucida Console" w:hAnsi="Lucida Console"/>
                  <w:sz w:val="12"/>
                  <w:szCs w:val="12"/>
                  <w:rPrChange w:id="3124" w:author="Omar Cardona" w:date="2016-11-21T23:50:00Z">
                    <w:rPr/>
                  </w:rPrChange>
                </w:rPr>
                <w:t>qos</w:t>
              </w:r>
              <w:proofErr w:type="spellEnd"/>
              <w:r w:rsidRPr="002174A0">
                <w:rPr>
                  <w:rFonts w:ascii="Lucida Console" w:hAnsi="Lucida Console"/>
                  <w:sz w:val="12"/>
                  <w:szCs w:val="12"/>
                  <w:rPrChange w:id="3125" w:author="Omar Cardona" w:date="2016-11-21T23:50:00Z">
                    <w:rPr/>
                  </w:rPrChange>
                </w:rPr>
                <w:t xml:space="preserve"> trust cos</w:t>
              </w:r>
            </w:ins>
          </w:p>
          <w:p w14:paraId="1ED3C722" w14:textId="436536CB" w:rsidR="001971A1" w:rsidRPr="002174A0" w:rsidRDefault="001971A1">
            <w:pPr>
              <w:pStyle w:val="ListParagraph"/>
              <w:numPr>
                <w:ilvl w:val="0"/>
                <w:numId w:val="3"/>
              </w:numPr>
              <w:spacing w:line="360" w:lineRule="auto"/>
              <w:rPr>
                <w:ins w:id="3126" w:author="Brian Leong (Inspur Worldwide Services Ltd)" w:date="2016-11-11T16:33:00Z"/>
                <w:rFonts w:ascii="Lucida Console" w:hAnsi="Lucida Console"/>
                <w:sz w:val="12"/>
                <w:szCs w:val="12"/>
                <w:rPrChange w:id="3127" w:author="Omar Cardona" w:date="2016-11-21T23:50:00Z">
                  <w:rPr>
                    <w:ins w:id="3128" w:author="Brian Leong (Inspur Worldwide Services Ltd)" w:date="2016-11-11T16:33:00Z"/>
                  </w:rPr>
                </w:rPrChange>
              </w:rPr>
              <w:pPrChange w:id="3129" w:author="Brian Leong (Inspur Worldwide Services Ltd)" w:date="2016-11-11T16:42:00Z">
                <w:pPr/>
              </w:pPrChange>
            </w:pPr>
            <w:ins w:id="3130" w:author="Brian Leong (Inspur Worldwide Services Ltd)" w:date="2016-11-11T16:33:00Z">
              <w:r w:rsidRPr="002174A0">
                <w:rPr>
                  <w:rFonts w:ascii="Lucida Console" w:hAnsi="Lucida Console"/>
                  <w:sz w:val="12"/>
                  <w:szCs w:val="12"/>
                  <w:rPrChange w:id="3131" w:author="Omar Cardona" w:date="2016-11-21T23:50:00Z">
                    <w:rPr/>
                  </w:rPrChange>
                </w:rPr>
                <w:t>show run (verify that configuration is setup correctly on the ports)</w:t>
              </w:r>
            </w:ins>
          </w:p>
          <w:p w14:paraId="3D8B1D46" w14:textId="1CF3EE4D" w:rsidR="001971A1" w:rsidRPr="002174A0" w:rsidRDefault="001971A1">
            <w:pPr>
              <w:pStyle w:val="ListParagraph"/>
              <w:numPr>
                <w:ilvl w:val="0"/>
                <w:numId w:val="3"/>
              </w:numPr>
              <w:spacing w:line="360" w:lineRule="auto"/>
              <w:rPr>
                <w:ins w:id="3132" w:author="Brian Leong (Inspur Worldwide Services Ltd)" w:date="2016-11-11T16:33:00Z"/>
                <w:rFonts w:ascii="Lucida Console" w:hAnsi="Lucida Console"/>
                <w:sz w:val="12"/>
                <w:szCs w:val="12"/>
                <w:rPrChange w:id="3133" w:author="Omar Cardona" w:date="2016-11-21T23:50:00Z">
                  <w:rPr>
                    <w:ins w:id="3134" w:author="Brian Leong (Inspur Worldwide Services Ltd)" w:date="2016-11-11T16:33:00Z"/>
                  </w:rPr>
                </w:rPrChange>
              </w:rPr>
              <w:pPrChange w:id="3135" w:author="Brian Leong (Inspur Worldwide Services Ltd)" w:date="2016-11-11T16:42:00Z">
                <w:pPr/>
              </w:pPrChange>
            </w:pPr>
            <w:proofErr w:type="spellStart"/>
            <w:ins w:id="3136" w:author="Brian Leong (Inspur Worldwide Services Ltd)" w:date="2016-11-11T16:33:00Z">
              <w:r w:rsidRPr="002174A0">
                <w:rPr>
                  <w:rFonts w:ascii="Lucida Console" w:hAnsi="Lucida Console"/>
                  <w:sz w:val="12"/>
                  <w:szCs w:val="12"/>
                  <w:rPrChange w:id="3137" w:author="Omar Cardona" w:date="2016-11-21T23:50:00Z">
                    <w:rPr/>
                  </w:rPrChange>
                </w:rPr>
                <w:t>wr</w:t>
              </w:r>
              <w:proofErr w:type="spellEnd"/>
              <w:r w:rsidRPr="002174A0">
                <w:rPr>
                  <w:rFonts w:ascii="Lucida Console" w:hAnsi="Lucida Console"/>
                  <w:sz w:val="12"/>
                  <w:szCs w:val="12"/>
                  <w:rPrChange w:id="3138" w:author="Omar Cardona" w:date="2016-11-21T23:50:00Z">
                    <w:rPr/>
                  </w:rPrChange>
                </w:rPr>
                <w:t xml:space="preserve"> (to make the settings persists across switch reboot)</w:t>
              </w:r>
            </w:ins>
          </w:p>
          <w:p w14:paraId="0FB78FED" w14:textId="7467D8EF" w:rsidR="001971A1" w:rsidRPr="002174A0" w:rsidRDefault="001971A1">
            <w:pPr>
              <w:spacing w:line="360" w:lineRule="auto"/>
              <w:rPr>
                <w:ins w:id="3139" w:author="Brian Leong (Inspur Worldwide Services Ltd)" w:date="2016-11-11T16:33:00Z"/>
                <w:rFonts w:ascii="Lucida Console" w:hAnsi="Lucida Console"/>
                <w:b/>
                <w:sz w:val="12"/>
                <w:szCs w:val="12"/>
                <w:rPrChange w:id="3140" w:author="Omar Cardona" w:date="2016-11-21T23:50:00Z">
                  <w:rPr>
                    <w:ins w:id="3141" w:author="Brian Leong (Inspur Worldwide Services Ltd)" w:date="2016-11-11T16:33:00Z"/>
                    <w:rFonts w:ascii="Lucida Console" w:hAnsi="Lucida Console"/>
                    <w:sz w:val="12"/>
                    <w:szCs w:val="12"/>
                  </w:rPr>
                </w:rPrChange>
              </w:rPr>
              <w:pPrChange w:id="3142" w:author="Brian Leong (Inspur Worldwide Services Ltd)" w:date="2016-11-11T16:42:00Z">
                <w:pPr/>
              </w:pPrChange>
            </w:pPr>
            <w:ins w:id="3143" w:author="Brian Leong (Inspur Worldwide Services Ltd)" w:date="2016-11-11T16:33:00Z">
              <w:r w:rsidRPr="002174A0">
                <w:rPr>
                  <w:rFonts w:ascii="Lucida Console" w:hAnsi="Lucida Console"/>
                  <w:b/>
                  <w:sz w:val="12"/>
                  <w:szCs w:val="12"/>
                  <w:rPrChange w:id="3144" w:author="Omar Cardona" w:date="2016-11-21T23:50:00Z">
                    <w:rPr>
                      <w:rFonts w:ascii="Lucida Console" w:hAnsi="Lucida Console"/>
                      <w:sz w:val="12"/>
                      <w:szCs w:val="12"/>
                    </w:rPr>
                  </w:rPrChange>
                </w:rPr>
                <w:t>Tips:</w:t>
              </w:r>
            </w:ins>
          </w:p>
          <w:p w14:paraId="10193F2F" w14:textId="5C9504A4" w:rsidR="001971A1" w:rsidRPr="002174A0" w:rsidRDefault="001971A1">
            <w:pPr>
              <w:pStyle w:val="ListParagraph"/>
              <w:numPr>
                <w:ilvl w:val="0"/>
                <w:numId w:val="4"/>
              </w:numPr>
              <w:spacing w:line="360" w:lineRule="auto"/>
              <w:rPr>
                <w:ins w:id="3145" w:author="Brian Leong (Inspur Worldwide Services Ltd)" w:date="2016-11-11T16:33:00Z"/>
                <w:rFonts w:ascii="Lucida Console" w:hAnsi="Lucida Console"/>
                <w:sz w:val="12"/>
                <w:szCs w:val="12"/>
                <w:rPrChange w:id="3146" w:author="Omar Cardona" w:date="2016-11-21T23:50:00Z">
                  <w:rPr>
                    <w:ins w:id="3147" w:author="Brian Leong (Inspur Worldwide Services Ltd)" w:date="2016-11-11T16:33:00Z"/>
                  </w:rPr>
                </w:rPrChange>
              </w:rPr>
              <w:pPrChange w:id="3148" w:author="Brian Leong (Inspur Worldwide Services Ltd)" w:date="2016-11-11T16:42:00Z">
                <w:pPr/>
              </w:pPrChange>
            </w:pPr>
            <w:ins w:id="3149" w:author="Brian Leong (Inspur Worldwide Services Ltd)" w:date="2016-11-11T16:33:00Z">
              <w:r w:rsidRPr="002174A0">
                <w:rPr>
                  <w:rFonts w:ascii="Lucida Console" w:hAnsi="Lucida Console"/>
                  <w:sz w:val="12"/>
                  <w:szCs w:val="12"/>
                  <w:rPrChange w:id="3150" w:author="Omar Cardona" w:date="2016-11-21T23:50:00Z">
                    <w:rPr/>
                  </w:rPrChange>
                </w:rPr>
                <w:t>No #command# negates a command</w:t>
              </w:r>
            </w:ins>
          </w:p>
          <w:p w14:paraId="33999783" w14:textId="5BE00143" w:rsidR="001971A1" w:rsidRPr="002174A0" w:rsidRDefault="001971A1">
            <w:pPr>
              <w:pStyle w:val="ListParagraph"/>
              <w:numPr>
                <w:ilvl w:val="0"/>
                <w:numId w:val="4"/>
              </w:numPr>
              <w:spacing w:line="360" w:lineRule="auto"/>
              <w:rPr>
                <w:ins w:id="3151" w:author="Brian Leong (Inspur Worldwide Services Ltd)" w:date="2016-11-11T16:33:00Z"/>
                <w:rFonts w:ascii="Lucida Console" w:hAnsi="Lucida Console"/>
                <w:sz w:val="12"/>
                <w:szCs w:val="12"/>
                <w:rPrChange w:id="3152" w:author="Omar Cardona" w:date="2016-11-21T23:50:00Z">
                  <w:rPr>
                    <w:ins w:id="3153" w:author="Brian Leong (Inspur Worldwide Services Ltd)" w:date="2016-11-11T16:33:00Z"/>
                  </w:rPr>
                </w:rPrChange>
              </w:rPr>
              <w:pPrChange w:id="3154" w:author="Brian Leong (Inspur Worldwide Services Ltd)" w:date="2016-11-11T16:42:00Z">
                <w:pPr/>
              </w:pPrChange>
            </w:pPr>
            <w:ins w:id="3155" w:author="Brian Leong (Inspur Worldwide Services Ltd)" w:date="2016-11-11T16:33:00Z">
              <w:r w:rsidRPr="002174A0">
                <w:rPr>
                  <w:rFonts w:ascii="Lucida Console" w:hAnsi="Lucida Console"/>
                  <w:sz w:val="12"/>
                  <w:szCs w:val="12"/>
                  <w:rPrChange w:id="3156" w:author="Omar Cardona" w:date="2016-11-21T23:50:00Z">
                    <w:rPr/>
                  </w:rPrChange>
                </w:rPr>
                <w:t xml:space="preserve">How to add a new VLAN: int </w:t>
              </w:r>
              <w:proofErr w:type="spellStart"/>
              <w:r w:rsidRPr="002174A0">
                <w:rPr>
                  <w:rFonts w:ascii="Lucida Console" w:hAnsi="Lucida Console"/>
                  <w:sz w:val="12"/>
                  <w:szCs w:val="12"/>
                  <w:rPrChange w:id="3157" w:author="Omar Cardona" w:date="2016-11-21T23:50:00Z">
                    <w:rPr/>
                  </w:rPrChange>
                </w:rPr>
                <w:t>vlan</w:t>
              </w:r>
              <w:proofErr w:type="spellEnd"/>
              <w:r w:rsidRPr="002174A0">
                <w:rPr>
                  <w:rFonts w:ascii="Lucida Console" w:hAnsi="Lucida Console"/>
                  <w:sz w:val="12"/>
                  <w:szCs w:val="12"/>
                  <w:rPrChange w:id="3158" w:author="Omar Cardona" w:date="2016-11-21T23:50:00Z">
                    <w:rPr/>
                  </w:rPrChange>
                </w:rPr>
                <w:t xml:space="preserve"> </w:t>
              </w:r>
              <w:proofErr w:type="gramStart"/>
              <w:r w:rsidRPr="002174A0">
                <w:rPr>
                  <w:rFonts w:ascii="Lucida Console" w:hAnsi="Lucida Console"/>
                  <w:sz w:val="12"/>
                  <w:szCs w:val="12"/>
                  <w:rPrChange w:id="3159" w:author="Omar Cardona" w:date="2016-11-21T23:50:00Z">
                    <w:rPr/>
                  </w:rPrChange>
                </w:rPr>
                <w:t>100  (</w:t>
              </w:r>
              <w:proofErr w:type="gramEnd"/>
              <w:r w:rsidRPr="002174A0">
                <w:rPr>
                  <w:rFonts w:ascii="Lucida Console" w:hAnsi="Lucida Console"/>
                  <w:sz w:val="12"/>
                  <w:szCs w:val="12"/>
                  <w:rPrChange w:id="3160" w:author="Omar Cardona" w:date="2016-11-21T23:50:00Z">
                    <w:rPr/>
                  </w:rPrChange>
                </w:rPr>
                <w:t>If storage network is on VLAN 100)</w:t>
              </w:r>
            </w:ins>
          </w:p>
          <w:p w14:paraId="2656413A" w14:textId="3B9D4094" w:rsidR="001971A1" w:rsidRPr="002174A0" w:rsidRDefault="001971A1">
            <w:pPr>
              <w:pStyle w:val="ListParagraph"/>
              <w:numPr>
                <w:ilvl w:val="0"/>
                <w:numId w:val="4"/>
              </w:numPr>
              <w:spacing w:line="360" w:lineRule="auto"/>
              <w:rPr>
                <w:ins w:id="3161" w:author="Brian Leong (Inspur Worldwide Services Ltd)" w:date="2016-11-11T16:33:00Z"/>
                <w:rFonts w:ascii="Lucida Console" w:hAnsi="Lucida Console"/>
                <w:sz w:val="12"/>
                <w:szCs w:val="12"/>
                <w:rPrChange w:id="3162" w:author="Omar Cardona" w:date="2016-11-21T23:50:00Z">
                  <w:rPr>
                    <w:ins w:id="3163" w:author="Brian Leong (Inspur Worldwide Services Ltd)" w:date="2016-11-11T16:33:00Z"/>
                  </w:rPr>
                </w:rPrChange>
              </w:rPr>
              <w:pPrChange w:id="3164" w:author="Brian Leong (Inspur Worldwide Services Ltd)" w:date="2016-11-11T16:42:00Z">
                <w:pPr/>
              </w:pPrChange>
            </w:pPr>
            <w:ins w:id="3165" w:author="Brian Leong (Inspur Worldwide Services Ltd)" w:date="2016-11-11T16:33:00Z">
              <w:r w:rsidRPr="002174A0">
                <w:rPr>
                  <w:rFonts w:ascii="Lucida Console" w:hAnsi="Lucida Console"/>
                  <w:sz w:val="12"/>
                  <w:szCs w:val="12"/>
                  <w:rPrChange w:id="3166" w:author="Omar Cardona" w:date="2016-11-21T23:50:00Z">
                    <w:rPr/>
                  </w:rPrChange>
                </w:rPr>
                <w:t xml:space="preserve">How to check existing </w:t>
              </w:r>
              <w:proofErr w:type="gramStart"/>
              <w:r w:rsidRPr="002174A0">
                <w:rPr>
                  <w:rFonts w:ascii="Lucida Console" w:hAnsi="Lucida Console"/>
                  <w:sz w:val="12"/>
                  <w:szCs w:val="12"/>
                  <w:rPrChange w:id="3167" w:author="Omar Cardona" w:date="2016-11-21T23:50:00Z">
                    <w:rPr/>
                  </w:rPrChange>
                </w:rPr>
                <w:t>VLANs :</w:t>
              </w:r>
              <w:proofErr w:type="gramEnd"/>
              <w:r w:rsidRPr="002174A0">
                <w:rPr>
                  <w:rFonts w:ascii="Lucida Console" w:hAnsi="Lucida Console"/>
                  <w:sz w:val="12"/>
                  <w:szCs w:val="12"/>
                  <w:rPrChange w:id="3168" w:author="Omar Cardona" w:date="2016-11-21T23:50:00Z">
                    <w:rPr/>
                  </w:rPrChange>
                </w:rPr>
                <w:t xml:space="preserve"> show </w:t>
              </w:r>
              <w:proofErr w:type="spellStart"/>
              <w:r w:rsidRPr="002174A0">
                <w:rPr>
                  <w:rFonts w:ascii="Lucida Console" w:hAnsi="Lucida Console"/>
                  <w:sz w:val="12"/>
                  <w:szCs w:val="12"/>
                  <w:rPrChange w:id="3169" w:author="Omar Cardona" w:date="2016-11-21T23:50:00Z">
                    <w:rPr/>
                  </w:rPrChange>
                </w:rPr>
                <w:t>vlan</w:t>
              </w:r>
              <w:proofErr w:type="spellEnd"/>
            </w:ins>
          </w:p>
          <w:p w14:paraId="5611103B" w14:textId="1AC3546C" w:rsidR="001971A1" w:rsidRPr="002174A0" w:rsidRDefault="001971A1">
            <w:pPr>
              <w:pStyle w:val="ListParagraph"/>
              <w:numPr>
                <w:ilvl w:val="0"/>
                <w:numId w:val="4"/>
              </w:numPr>
              <w:spacing w:line="360" w:lineRule="auto"/>
              <w:rPr>
                <w:ins w:id="3170" w:author="Brian Leong (Inspur Worldwide Services Ltd)" w:date="2016-11-11T16:33:00Z"/>
                <w:rFonts w:ascii="Lucida Console" w:hAnsi="Lucida Console"/>
                <w:sz w:val="12"/>
                <w:szCs w:val="12"/>
                <w:rPrChange w:id="3171" w:author="Omar Cardona" w:date="2016-11-21T23:50:00Z">
                  <w:rPr>
                    <w:ins w:id="3172" w:author="Brian Leong (Inspur Worldwide Services Ltd)" w:date="2016-11-11T16:33:00Z"/>
                  </w:rPr>
                </w:rPrChange>
              </w:rPr>
              <w:pPrChange w:id="3173" w:author="Brian Leong (Inspur Worldwide Services Ltd)" w:date="2016-11-11T16:42:00Z">
                <w:pPr/>
              </w:pPrChange>
            </w:pPr>
            <w:ins w:id="3174" w:author="Brian Leong (Inspur Worldwide Services Ltd)" w:date="2016-11-11T16:33:00Z">
              <w:r w:rsidRPr="002174A0">
                <w:rPr>
                  <w:rFonts w:ascii="Lucida Console" w:hAnsi="Lucida Console"/>
                  <w:sz w:val="12"/>
                  <w:szCs w:val="12"/>
                  <w:rPrChange w:id="3175" w:author="Omar Cardona" w:date="2016-11-21T23:50:00Z">
                    <w:rPr/>
                  </w:rPrChange>
                </w:rPr>
                <w:t>For more information on configuring Arista Switch, search online for: Arista EOS Manual</w:t>
              </w:r>
            </w:ins>
          </w:p>
          <w:p w14:paraId="483358B1" w14:textId="00249E03" w:rsidR="001971A1" w:rsidRPr="002174A0" w:rsidRDefault="001971A1">
            <w:pPr>
              <w:pStyle w:val="ListParagraph"/>
              <w:numPr>
                <w:ilvl w:val="0"/>
                <w:numId w:val="4"/>
              </w:numPr>
              <w:spacing w:line="360" w:lineRule="auto"/>
              <w:rPr>
                <w:ins w:id="3176" w:author="Brian Leong (Inspur Worldwide Services Ltd)" w:date="2016-11-11T16:31:00Z"/>
                <w:rFonts w:ascii="Lucida Console" w:hAnsi="Lucida Console"/>
                <w:sz w:val="12"/>
                <w:szCs w:val="12"/>
                <w:rPrChange w:id="3177" w:author="Omar Cardona" w:date="2016-11-21T23:50:00Z">
                  <w:rPr>
                    <w:ins w:id="3178" w:author="Brian Leong (Inspur Worldwide Services Ltd)" w:date="2016-11-11T16:31:00Z"/>
                  </w:rPr>
                </w:rPrChange>
              </w:rPr>
              <w:pPrChange w:id="3179" w:author="Brian Leong (Inspur Worldwide Services Ltd)" w:date="2016-11-11T16:42:00Z">
                <w:pPr/>
              </w:pPrChange>
            </w:pPr>
            <w:ins w:id="3180" w:author="Brian Leong (Inspur Worldwide Services Ltd)" w:date="2016-11-11T16:33:00Z">
              <w:r w:rsidRPr="002174A0">
                <w:rPr>
                  <w:rFonts w:ascii="Lucida Console" w:hAnsi="Lucida Console"/>
                  <w:sz w:val="12"/>
                  <w:szCs w:val="12"/>
                  <w:rPrChange w:id="3181" w:author="Omar Cardona" w:date="2016-11-21T23:50:00Z">
                    <w:rPr/>
                  </w:rPrChange>
                </w:rPr>
                <w:t>Use this command to verify PFC settings:</w:t>
              </w:r>
            </w:ins>
            <w:ins w:id="3182" w:author="Brian Leong (Inspur Worldwide Services Ltd)" w:date="2016-11-11T16:40:00Z">
              <w:r w:rsidR="00FA23DA" w:rsidRPr="002174A0">
                <w:rPr>
                  <w:rFonts w:ascii="Lucida Console" w:hAnsi="Lucida Console"/>
                  <w:sz w:val="12"/>
                  <w:szCs w:val="12"/>
                  <w:rPrChange w:id="3183" w:author="Omar Cardona" w:date="2016-11-21T23:50:00Z">
                    <w:rPr/>
                  </w:rPrChange>
                </w:rPr>
                <w:t xml:space="preserve"> </w:t>
              </w:r>
            </w:ins>
            <w:ins w:id="3184" w:author="Brian Leong (Inspur Worldwide Services Ltd)" w:date="2016-11-11T16:33:00Z">
              <w:r w:rsidRPr="002174A0">
                <w:rPr>
                  <w:rFonts w:ascii="Lucida Console" w:hAnsi="Lucida Console"/>
                  <w:sz w:val="12"/>
                  <w:szCs w:val="12"/>
                  <w:rPrChange w:id="3185" w:author="Omar Cardona" w:date="2016-11-21T23:50:00Z">
                    <w:rPr/>
                  </w:rPrChange>
                </w:rPr>
                <w:t>show priori</w:t>
              </w:r>
              <w:r w:rsidR="00DA576D" w:rsidRPr="002174A0">
                <w:rPr>
                  <w:rFonts w:ascii="Lucida Console" w:hAnsi="Lucida Console"/>
                  <w:sz w:val="12"/>
                  <w:szCs w:val="12"/>
                </w:rPr>
                <w:t>ty-flow-control counters detail</w:t>
              </w:r>
            </w:ins>
          </w:p>
        </w:tc>
      </w:tr>
      <w:tr w:rsidR="001971A1" w:rsidRPr="002174A0" w14:paraId="61F59C64" w14:textId="77777777" w:rsidTr="001971A1">
        <w:trPr>
          <w:ins w:id="3186" w:author="Brian Leong (Inspur Worldwide Services Ltd)" w:date="2016-11-11T16:31:00Z"/>
        </w:trPr>
        <w:tc>
          <w:tcPr>
            <w:tcW w:w="2965" w:type="dxa"/>
            <w:tcPrChange w:id="3187" w:author="Brian Leong (Inspur Worldwide Services Ltd)" w:date="2016-11-11T16:31:00Z">
              <w:tcPr>
                <w:tcW w:w="5395" w:type="dxa"/>
              </w:tcPr>
            </w:tcPrChange>
          </w:tcPr>
          <w:p w14:paraId="0ED42D35" w14:textId="783379E6" w:rsidR="001971A1" w:rsidRPr="002174A0" w:rsidRDefault="001971A1">
            <w:pPr>
              <w:rPr>
                <w:ins w:id="3188" w:author="Brian Leong (Inspur Worldwide Services Ltd)" w:date="2016-11-11T16:31:00Z"/>
                <w:rFonts w:ascii="Lucida Console" w:hAnsi="Lucida Console"/>
                <w:sz w:val="12"/>
                <w:szCs w:val="12"/>
              </w:rPr>
            </w:pPr>
            <w:ins w:id="3189" w:author="Brian Leong (Inspur Worldwide Services Ltd)" w:date="2016-11-11T16:34:00Z">
              <w:r w:rsidRPr="002174A0">
                <w:rPr>
                  <w:rFonts w:ascii="Lucida Console" w:hAnsi="Lucida Console"/>
                  <w:b/>
                  <w:sz w:val="12"/>
                  <w:szCs w:val="12"/>
                  <w:rPrChange w:id="3190" w:author="Omar Cardona" w:date="2016-11-21T23:50:00Z">
                    <w:rPr>
                      <w:rFonts w:ascii="Lucida Console" w:hAnsi="Lucida Console"/>
                      <w:sz w:val="12"/>
                      <w:szCs w:val="12"/>
                    </w:rPr>
                  </w:rPrChange>
                </w:rPr>
                <w:t>Dell</w:t>
              </w:r>
              <w:r w:rsidRPr="002174A0">
                <w:rPr>
                  <w:rFonts w:ascii="Lucida Console" w:hAnsi="Lucida Console"/>
                  <w:sz w:val="12"/>
                  <w:szCs w:val="12"/>
                </w:rPr>
                <w:t xml:space="preserve"> switch (S4810, FTOS 9.9 (0.0))</w:t>
              </w:r>
            </w:ins>
          </w:p>
        </w:tc>
        <w:tc>
          <w:tcPr>
            <w:tcW w:w="7825" w:type="dxa"/>
            <w:tcPrChange w:id="3191" w:author="Brian Leong (Inspur Worldwide Services Ltd)" w:date="2016-11-11T16:31:00Z">
              <w:tcPr>
                <w:tcW w:w="5395" w:type="dxa"/>
              </w:tcPr>
            </w:tcPrChange>
          </w:tcPr>
          <w:p w14:paraId="7B57416E" w14:textId="15BF26CE" w:rsidR="001971A1" w:rsidRPr="002174A0" w:rsidRDefault="001971A1">
            <w:pPr>
              <w:spacing w:line="360" w:lineRule="auto"/>
              <w:rPr>
                <w:ins w:id="3192" w:author="Brian Leong (Inspur Worldwide Services Ltd)" w:date="2016-11-11T16:34:00Z"/>
                <w:rFonts w:ascii="Lucida Console" w:hAnsi="Lucida Console"/>
                <w:sz w:val="12"/>
                <w:szCs w:val="12"/>
              </w:rPr>
              <w:pPrChange w:id="3193" w:author="Brian Leong (Inspur Worldwide Services Ltd)" w:date="2016-11-11T16:42:00Z">
                <w:pPr/>
              </w:pPrChange>
            </w:pPr>
            <w:ins w:id="3194" w:author="Brian Leong (Inspur Worldwide Services Ltd)" w:date="2016-11-11T16:34:00Z">
              <w:r w:rsidRPr="002174A0">
                <w:rPr>
                  <w:rFonts w:ascii="Lucida Console" w:hAnsi="Lucida Console"/>
                  <w:sz w:val="12"/>
                  <w:szCs w:val="12"/>
                </w:rPr>
                <w:t>!</w:t>
              </w:r>
            </w:ins>
          </w:p>
          <w:p w14:paraId="5D760828" w14:textId="61407CA2" w:rsidR="001971A1" w:rsidRPr="002174A0" w:rsidRDefault="001971A1">
            <w:pPr>
              <w:spacing w:line="360" w:lineRule="auto"/>
              <w:rPr>
                <w:ins w:id="3195" w:author="Brian Leong (Inspur Worldwide Services Ltd)" w:date="2016-11-11T16:34:00Z"/>
                <w:rFonts w:ascii="Lucida Console" w:hAnsi="Lucida Console"/>
                <w:sz w:val="12"/>
                <w:szCs w:val="12"/>
              </w:rPr>
              <w:pPrChange w:id="3196" w:author="Brian Leong (Inspur Worldwide Services Ltd)" w:date="2016-11-11T16:42:00Z">
                <w:pPr/>
              </w:pPrChange>
            </w:pPr>
            <w:proofErr w:type="spellStart"/>
            <w:ins w:id="3197" w:author="Brian Leong (Inspur Worldwide Services Ltd)" w:date="2016-11-11T16:34:00Z">
              <w:r w:rsidRPr="002174A0">
                <w:rPr>
                  <w:rFonts w:ascii="Lucida Console" w:hAnsi="Lucida Console"/>
                  <w:sz w:val="12"/>
                  <w:szCs w:val="12"/>
                </w:rPr>
                <w:t>dcb</w:t>
              </w:r>
              <w:proofErr w:type="spellEnd"/>
              <w:r w:rsidRPr="002174A0">
                <w:rPr>
                  <w:rFonts w:ascii="Lucida Console" w:hAnsi="Lucida Console"/>
                  <w:sz w:val="12"/>
                  <w:szCs w:val="12"/>
                </w:rPr>
                <w:t xml:space="preserve"> enable</w:t>
              </w:r>
            </w:ins>
          </w:p>
          <w:p w14:paraId="3B7DC3D7" w14:textId="7823965B" w:rsidR="001971A1" w:rsidRPr="002174A0" w:rsidRDefault="001971A1">
            <w:pPr>
              <w:spacing w:line="360" w:lineRule="auto"/>
              <w:rPr>
                <w:ins w:id="3198" w:author="Brian Leong (Inspur Worldwide Services Ltd)" w:date="2016-11-11T16:34:00Z"/>
                <w:rFonts w:ascii="Lucida Console" w:hAnsi="Lucida Console"/>
                <w:sz w:val="12"/>
                <w:szCs w:val="12"/>
              </w:rPr>
              <w:pPrChange w:id="3199" w:author="Brian Leong (Inspur Worldwide Services Ltd)" w:date="2016-11-11T16:42:00Z">
                <w:pPr/>
              </w:pPrChange>
            </w:pPr>
            <w:ins w:id="3200" w:author="Brian Leong (Inspur Worldwide Services Ltd)" w:date="2016-11-11T16:34:00Z">
              <w:r w:rsidRPr="002174A0">
                <w:rPr>
                  <w:rFonts w:ascii="Lucida Console" w:hAnsi="Lucida Console"/>
                  <w:sz w:val="12"/>
                  <w:szCs w:val="12"/>
                </w:rPr>
                <w:t xml:space="preserve">! put </w:t>
              </w:r>
              <w:proofErr w:type="spellStart"/>
              <w:r w:rsidRPr="002174A0">
                <w:rPr>
                  <w:rFonts w:ascii="Lucida Console" w:hAnsi="Lucida Console"/>
                  <w:sz w:val="12"/>
                  <w:szCs w:val="12"/>
                </w:rPr>
                <w:t>pfc</w:t>
              </w:r>
              <w:proofErr w:type="spellEnd"/>
              <w:r w:rsidRPr="002174A0">
                <w:rPr>
                  <w:rFonts w:ascii="Lucida Console" w:hAnsi="Lucida Console"/>
                  <w:sz w:val="12"/>
                  <w:szCs w:val="12"/>
                </w:rPr>
                <w:t xml:space="preserve"> control on </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class 3</w:t>
              </w:r>
            </w:ins>
          </w:p>
          <w:p w14:paraId="62CED1B7" w14:textId="084C09D0" w:rsidR="001971A1" w:rsidRPr="002174A0" w:rsidRDefault="001971A1">
            <w:pPr>
              <w:spacing w:line="360" w:lineRule="auto"/>
              <w:rPr>
                <w:ins w:id="3201" w:author="Brian Leong (Inspur Worldwide Services Ltd)" w:date="2016-11-11T16:34:00Z"/>
                <w:rFonts w:ascii="Lucida Console" w:hAnsi="Lucida Console"/>
                <w:sz w:val="12"/>
                <w:szCs w:val="12"/>
              </w:rPr>
              <w:pPrChange w:id="3202" w:author="Brian Leong (Inspur Worldwide Services Ltd)" w:date="2016-11-11T16:42:00Z">
                <w:pPr/>
              </w:pPrChange>
            </w:pPr>
            <w:ins w:id="3203" w:author="Brian Leong (Inspur Worldwide Services Ltd)" w:date="2016-11-11T16:34:00Z">
              <w:r w:rsidRPr="002174A0">
                <w:rPr>
                  <w:rFonts w:ascii="Lucida Console" w:hAnsi="Lucida Console"/>
                  <w:sz w:val="12"/>
                  <w:szCs w:val="12"/>
                </w:rPr>
                <w:t>configure</w:t>
              </w:r>
            </w:ins>
          </w:p>
          <w:p w14:paraId="335045AE" w14:textId="68213891" w:rsidR="001971A1" w:rsidRPr="002174A0" w:rsidRDefault="001971A1">
            <w:pPr>
              <w:spacing w:line="360" w:lineRule="auto"/>
              <w:rPr>
                <w:ins w:id="3204" w:author="Brian Leong (Inspur Worldwide Services Ltd)" w:date="2016-11-11T16:34:00Z"/>
                <w:rFonts w:ascii="Lucida Console" w:hAnsi="Lucida Console"/>
                <w:sz w:val="12"/>
                <w:szCs w:val="12"/>
              </w:rPr>
              <w:pPrChange w:id="3205" w:author="Brian Leong (Inspur Worldwide Services Ltd)" w:date="2016-11-11T16:42:00Z">
                <w:pPr/>
              </w:pPrChange>
            </w:pPr>
            <w:proofErr w:type="spellStart"/>
            <w:ins w:id="3206" w:author="Brian Leong (Inspur Worldwide Services Ltd)" w:date="2016-11-11T16:34:00Z">
              <w:r w:rsidRPr="002174A0">
                <w:rPr>
                  <w:rFonts w:ascii="Lucida Console" w:hAnsi="Lucida Console"/>
                  <w:sz w:val="12"/>
                  <w:szCs w:val="12"/>
                </w:rPr>
                <w:t>dcb</w:t>
              </w:r>
              <w:proofErr w:type="spellEnd"/>
              <w:r w:rsidRPr="002174A0">
                <w:rPr>
                  <w:rFonts w:ascii="Lucida Console" w:hAnsi="Lucida Console"/>
                  <w:sz w:val="12"/>
                  <w:szCs w:val="12"/>
                </w:rPr>
                <w:t xml:space="preserve">-map </w:t>
              </w:r>
              <w:proofErr w:type="spellStart"/>
              <w:r w:rsidRPr="002174A0">
                <w:rPr>
                  <w:rFonts w:ascii="Lucida Console" w:hAnsi="Lucida Console"/>
                  <w:sz w:val="12"/>
                  <w:szCs w:val="12"/>
                </w:rPr>
                <w:t>dcb-smb</w:t>
              </w:r>
              <w:proofErr w:type="spellEnd"/>
            </w:ins>
          </w:p>
          <w:p w14:paraId="298DE2C7" w14:textId="5D8401DE" w:rsidR="001971A1" w:rsidRPr="002174A0" w:rsidRDefault="001971A1">
            <w:pPr>
              <w:spacing w:line="360" w:lineRule="auto"/>
              <w:rPr>
                <w:ins w:id="3207" w:author="Brian Leong (Inspur Worldwide Services Ltd)" w:date="2016-11-11T16:34:00Z"/>
                <w:rFonts w:ascii="Lucida Console" w:hAnsi="Lucida Console"/>
                <w:sz w:val="12"/>
                <w:szCs w:val="12"/>
              </w:rPr>
              <w:pPrChange w:id="3208" w:author="Brian Leong (Inspur Worldwide Services Ltd)" w:date="2016-11-11T16:42:00Z">
                <w:pPr/>
              </w:pPrChange>
            </w:pPr>
            <w:ins w:id="3209" w:author="Brian Leong (Inspur Worldwide Services Ltd)" w:date="2016-11-11T16:34:00Z">
              <w:r w:rsidRPr="002174A0">
                <w:rPr>
                  <w:rFonts w:ascii="Lucida Console" w:hAnsi="Lucida Console"/>
                  <w:sz w:val="12"/>
                  <w:szCs w:val="12"/>
                </w:rPr>
                <w:t xml:space="preserve">priority group 0 bandwidth 90 </w:t>
              </w:r>
              <w:proofErr w:type="spellStart"/>
              <w:r w:rsidRPr="002174A0">
                <w:rPr>
                  <w:rFonts w:ascii="Lucida Console" w:hAnsi="Lucida Console"/>
                  <w:sz w:val="12"/>
                  <w:szCs w:val="12"/>
                </w:rPr>
                <w:t>pfc</w:t>
              </w:r>
              <w:proofErr w:type="spellEnd"/>
              <w:r w:rsidRPr="002174A0">
                <w:rPr>
                  <w:rFonts w:ascii="Lucida Console" w:hAnsi="Lucida Console"/>
                  <w:sz w:val="12"/>
                  <w:szCs w:val="12"/>
                </w:rPr>
                <w:t xml:space="preserve"> on</w:t>
              </w:r>
            </w:ins>
          </w:p>
          <w:p w14:paraId="4341B978" w14:textId="2C4890C5" w:rsidR="001971A1" w:rsidRPr="002174A0" w:rsidRDefault="001971A1">
            <w:pPr>
              <w:spacing w:line="360" w:lineRule="auto"/>
              <w:rPr>
                <w:ins w:id="3210" w:author="Brian Leong (Inspur Worldwide Services Ltd)" w:date="2016-11-11T16:34:00Z"/>
                <w:rFonts w:ascii="Lucida Console" w:hAnsi="Lucida Console"/>
                <w:sz w:val="12"/>
                <w:szCs w:val="12"/>
              </w:rPr>
              <w:pPrChange w:id="3211" w:author="Brian Leong (Inspur Worldwide Services Ltd)" w:date="2016-11-11T16:42:00Z">
                <w:pPr/>
              </w:pPrChange>
            </w:pPr>
            <w:ins w:id="3212" w:author="Brian Leong (Inspur Worldwide Services Ltd)" w:date="2016-11-11T16:34:00Z">
              <w:r w:rsidRPr="002174A0">
                <w:rPr>
                  <w:rFonts w:ascii="Lucida Console" w:hAnsi="Lucida Console"/>
                  <w:sz w:val="12"/>
                  <w:szCs w:val="12"/>
                </w:rPr>
                <w:t xml:space="preserve">priority group 1 bandwidth 10 </w:t>
              </w:r>
              <w:proofErr w:type="spellStart"/>
              <w:r w:rsidRPr="002174A0">
                <w:rPr>
                  <w:rFonts w:ascii="Lucida Console" w:hAnsi="Lucida Console"/>
                  <w:sz w:val="12"/>
                  <w:szCs w:val="12"/>
                </w:rPr>
                <w:t>pfc</w:t>
              </w:r>
              <w:proofErr w:type="spellEnd"/>
              <w:r w:rsidRPr="002174A0">
                <w:rPr>
                  <w:rFonts w:ascii="Lucida Console" w:hAnsi="Lucida Console"/>
                  <w:sz w:val="12"/>
                  <w:szCs w:val="12"/>
                </w:rPr>
                <w:t xml:space="preserve"> off</w:t>
              </w:r>
            </w:ins>
          </w:p>
          <w:p w14:paraId="4B750DE1" w14:textId="76E6975A" w:rsidR="001971A1" w:rsidRPr="002174A0" w:rsidRDefault="001971A1">
            <w:pPr>
              <w:spacing w:line="360" w:lineRule="auto"/>
              <w:rPr>
                <w:ins w:id="3213" w:author="Brian Leong (Inspur Worldwide Services Ltd)" w:date="2016-11-11T16:34:00Z"/>
                <w:rFonts w:ascii="Lucida Console" w:hAnsi="Lucida Console"/>
                <w:sz w:val="12"/>
                <w:szCs w:val="12"/>
              </w:rPr>
              <w:pPrChange w:id="3214" w:author="Brian Leong (Inspur Worldwide Services Ltd)" w:date="2016-11-11T16:42:00Z">
                <w:pPr/>
              </w:pPrChange>
            </w:pPr>
            <w:ins w:id="3215" w:author="Brian Leong (Inspur Worldwide Services Ltd)" w:date="2016-11-11T16:34:00Z">
              <w:r w:rsidRPr="002174A0">
                <w:rPr>
                  <w:rFonts w:ascii="Lucida Console" w:hAnsi="Lucida Console"/>
                  <w:sz w:val="12"/>
                  <w:szCs w:val="12"/>
                </w:rPr>
                <w:t>priority-</w:t>
              </w:r>
              <w:proofErr w:type="spellStart"/>
              <w:r w:rsidRPr="002174A0">
                <w:rPr>
                  <w:rFonts w:ascii="Lucida Console" w:hAnsi="Lucida Console"/>
                  <w:sz w:val="12"/>
                  <w:szCs w:val="12"/>
                </w:rPr>
                <w:t>pgid</w:t>
              </w:r>
              <w:proofErr w:type="spellEnd"/>
              <w:r w:rsidRPr="002174A0">
                <w:rPr>
                  <w:rFonts w:ascii="Lucida Console" w:hAnsi="Lucida Console"/>
                  <w:sz w:val="12"/>
                  <w:szCs w:val="12"/>
                </w:rPr>
                <w:t xml:space="preserve"> 1 1 1 0 1 1 1 1</w:t>
              </w:r>
            </w:ins>
          </w:p>
          <w:p w14:paraId="64A2500C" w14:textId="074943F8" w:rsidR="001971A1" w:rsidRPr="002174A0" w:rsidRDefault="001971A1">
            <w:pPr>
              <w:spacing w:line="360" w:lineRule="auto"/>
              <w:rPr>
                <w:ins w:id="3216" w:author="Brian Leong (Inspur Worldwide Services Ltd)" w:date="2016-11-11T16:34:00Z"/>
                <w:rFonts w:ascii="Lucida Console" w:hAnsi="Lucida Console"/>
                <w:sz w:val="12"/>
                <w:szCs w:val="12"/>
              </w:rPr>
              <w:pPrChange w:id="3217" w:author="Brian Leong (Inspur Worldwide Services Ltd)" w:date="2016-11-11T16:42:00Z">
                <w:pPr/>
              </w:pPrChange>
            </w:pPr>
            <w:ins w:id="3218" w:author="Brian Leong (Inspur Worldwide Services Ltd)" w:date="2016-11-11T16:34:00Z">
              <w:r w:rsidRPr="002174A0">
                <w:rPr>
                  <w:rFonts w:ascii="Lucida Console" w:hAnsi="Lucida Console"/>
                  <w:sz w:val="12"/>
                  <w:szCs w:val="12"/>
                </w:rPr>
                <w:t>exit</w:t>
              </w:r>
            </w:ins>
          </w:p>
          <w:p w14:paraId="24D09119" w14:textId="31C2376A" w:rsidR="001971A1" w:rsidRPr="002174A0" w:rsidRDefault="001971A1">
            <w:pPr>
              <w:spacing w:line="360" w:lineRule="auto"/>
              <w:rPr>
                <w:ins w:id="3219" w:author="Brian Leong (Inspur Worldwide Services Ltd)" w:date="2016-11-11T16:34:00Z"/>
                <w:rFonts w:ascii="Lucida Console" w:hAnsi="Lucida Console"/>
                <w:sz w:val="12"/>
                <w:szCs w:val="12"/>
              </w:rPr>
              <w:pPrChange w:id="3220" w:author="Brian Leong (Inspur Worldwide Services Ltd)" w:date="2016-11-11T16:42:00Z">
                <w:pPr/>
              </w:pPrChange>
            </w:pPr>
            <w:ins w:id="3221" w:author="Brian Leong (Inspur Worldwide Services Ltd)" w:date="2016-11-11T16:34:00Z">
              <w:r w:rsidRPr="002174A0">
                <w:rPr>
                  <w:rFonts w:ascii="Lucida Console" w:hAnsi="Lucida Console"/>
                  <w:sz w:val="12"/>
                  <w:szCs w:val="12"/>
                </w:rPr>
                <w:t>! apply map to ports 0-31</w:t>
              </w:r>
            </w:ins>
          </w:p>
          <w:p w14:paraId="705B2F4A" w14:textId="02D4B70D" w:rsidR="001971A1" w:rsidRPr="002174A0" w:rsidRDefault="001971A1">
            <w:pPr>
              <w:spacing w:line="360" w:lineRule="auto"/>
              <w:rPr>
                <w:ins w:id="3222" w:author="Brian Leong (Inspur Worldwide Services Ltd)" w:date="2016-11-11T16:34:00Z"/>
                <w:rFonts w:ascii="Lucida Console" w:hAnsi="Lucida Console"/>
                <w:sz w:val="12"/>
                <w:szCs w:val="12"/>
              </w:rPr>
              <w:pPrChange w:id="3223" w:author="Brian Leong (Inspur Worldwide Services Ltd)" w:date="2016-11-11T16:42:00Z">
                <w:pPr/>
              </w:pPrChange>
            </w:pPr>
            <w:ins w:id="3224" w:author="Brian Leong (Inspur Worldwide Services Ltd)" w:date="2016-11-11T16:34:00Z">
              <w:r w:rsidRPr="002174A0">
                <w:rPr>
                  <w:rFonts w:ascii="Lucida Console" w:hAnsi="Lucida Console"/>
                  <w:sz w:val="12"/>
                  <w:szCs w:val="12"/>
                </w:rPr>
                <w:t>configure</w:t>
              </w:r>
            </w:ins>
          </w:p>
          <w:p w14:paraId="75322776" w14:textId="357F2386" w:rsidR="001971A1" w:rsidRPr="002174A0" w:rsidRDefault="001971A1">
            <w:pPr>
              <w:spacing w:line="360" w:lineRule="auto"/>
              <w:rPr>
                <w:ins w:id="3225" w:author="Brian Leong (Inspur Worldwide Services Ltd)" w:date="2016-11-11T16:34:00Z"/>
                <w:rFonts w:ascii="Lucida Console" w:hAnsi="Lucida Console"/>
                <w:sz w:val="12"/>
                <w:szCs w:val="12"/>
              </w:rPr>
              <w:pPrChange w:id="3226" w:author="Brian Leong (Inspur Worldwide Services Ltd)" w:date="2016-11-11T16:42:00Z">
                <w:pPr/>
              </w:pPrChange>
            </w:pPr>
            <w:ins w:id="3227" w:author="Brian Leong (Inspur Worldwide Services Ltd)" w:date="2016-11-11T16:34:00Z">
              <w:r w:rsidRPr="002174A0">
                <w:rPr>
                  <w:rFonts w:ascii="Lucida Console" w:hAnsi="Lucida Console"/>
                  <w:sz w:val="12"/>
                  <w:szCs w:val="12"/>
                </w:rPr>
                <w:t>interface range ten 0/0-31</w:t>
              </w:r>
            </w:ins>
          </w:p>
          <w:p w14:paraId="2020C431" w14:textId="69828F31" w:rsidR="001971A1" w:rsidRPr="002174A0" w:rsidRDefault="001971A1">
            <w:pPr>
              <w:spacing w:line="360" w:lineRule="auto"/>
              <w:rPr>
                <w:ins w:id="3228" w:author="Brian Leong (Inspur Worldwide Services Ltd)" w:date="2016-11-11T16:34:00Z"/>
                <w:rFonts w:ascii="Lucida Console" w:hAnsi="Lucida Console"/>
                <w:sz w:val="12"/>
                <w:szCs w:val="12"/>
              </w:rPr>
              <w:pPrChange w:id="3229" w:author="Brian Leong (Inspur Worldwide Services Ltd)" w:date="2016-11-11T16:42:00Z">
                <w:pPr/>
              </w:pPrChange>
            </w:pPr>
            <w:proofErr w:type="spellStart"/>
            <w:ins w:id="3230" w:author="Brian Leong (Inspur Worldwide Services Ltd)" w:date="2016-11-11T16:34:00Z">
              <w:r w:rsidRPr="002174A0">
                <w:rPr>
                  <w:rFonts w:ascii="Lucida Console" w:hAnsi="Lucida Console"/>
                  <w:sz w:val="12"/>
                  <w:szCs w:val="12"/>
                </w:rPr>
                <w:t>dcb</w:t>
              </w:r>
              <w:proofErr w:type="spellEnd"/>
              <w:r w:rsidRPr="002174A0">
                <w:rPr>
                  <w:rFonts w:ascii="Lucida Console" w:hAnsi="Lucida Console"/>
                  <w:sz w:val="12"/>
                  <w:szCs w:val="12"/>
                </w:rPr>
                <w:t xml:space="preserve">-map </w:t>
              </w:r>
              <w:proofErr w:type="spellStart"/>
              <w:r w:rsidRPr="002174A0">
                <w:rPr>
                  <w:rFonts w:ascii="Lucida Console" w:hAnsi="Lucida Console"/>
                  <w:sz w:val="12"/>
                  <w:szCs w:val="12"/>
                </w:rPr>
                <w:t>dcb-smb</w:t>
              </w:r>
              <w:proofErr w:type="spellEnd"/>
            </w:ins>
          </w:p>
          <w:p w14:paraId="7CD712B5" w14:textId="10B4806D" w:rsidR="001971A1" w:rsidRPr="002174A0" w:rsidRDefault="001971A1">
            <w:pPr>
              <w:spacing w:line="360" w:lineRule="auto"/>
              <w:rPr>
                <w:ins w:id="3231" w:author="Brian Leong (Inspur Worldwide Services Ltd)" w:date="2016-11-11T16:31:00Z"/>
                <w:rFonts w:ascii="Lucida Console" w:hAnsi="Lucida Console"/>
                <w:sz w:val="12"/>
                <w:szCs w:val="12"/>
              </w:rPr>
              <w:pPrChange w:id="3232" w:author="Brian Leong (Inspur Worldwide Services Ltd)" w:date="2016-11-11T16:42:00Z">
                <w:pPr/>
              </w:pPrChange>
            </w:pPr>
            <w:ins w:id="3233" w:author="Brian Leong (Inspur Worldwide Services Ltd)" w:date="2016-11-11T16:34:00Z">
              <w:r w:rsidRPr="002174A0">
                <w:rPr>
                  <w:rFonts w:ascii="Lucida Console" w:hAnsi="Lucida Console"/>
                  <w:sz w:val="12"/>
                  <w:szCs w:val="12"/>
                </w:rPr>
                <w:t>exit</w:t>
              </w:r>
            </w:ins>
          </w:p>
        </w:tc>
      </w:tr>
      <w:tr w:rsidR="001971A1" w:rsidRPr="002174A0" w14:paraId="45481477" w14:textId="77777777" w:rsidTr="001971A1">
        <w:trPr>
          <w:ins w:id="3234" w:author="Brian Leong (Inspur Worldwide Services Ltd)" w:date="2016-11-11T16:31:00Z"/>
        </w:trPr>
        <w:tc>
          <w:tcPr>
            <w:tcW w:w="2965" w:type="dxa"/>
            <w:tcPrChange w:id="3235" w:author="Brian Leong (Inspur Worldwide Services Ltd)" w:date="2016-11-11T16:31:00Z">
              <w:tcPr>
                <w:tcW w:w="5395" w:type="dxa"/>
              </w:tcPr>
            </w:tcPrChange>
          </w:tcPr>
          <w:p w14:paraId="267DA53C" w14:textId="690C2F14" w:rsidR="001971A1" w:rsidRPr="002174A0" w:rsidRDefault="001971A1">
            <w:pPr>
              <w:rPr>
                <w:ins w:id="3236" w:author="Brian Leong (Inspur Worldwide Services Ltd)" w:date="2016-11-11T16:31:00Z"/>
                <w:rFonts w:ascii="Lucida Console" w:hAnsi="Lucida Console"/>
                <w:sz w:val="12"/>
                <w:szCs w:val="12"/>
              </w:rPr>
            </w:pPr>
            <w:ins w:id="3237" w:author="Brian Leong (Inspur Worldwide Services Ltd)" w:date="2016-11-11T16:34:00Z">
              <w:r w:rsidRPr="002174A0">
                <w:rPr>
                  <w:rFonts w:ascii="Lucida Console" w:hAnsi="Lucida Console"/>
                  <w:b/>
                  <w:sz w:val="12"/>
                  <w:szCs w:val="12"/>
                  <w:rPrChange w:id="3238" w:author="Omar Cardona" w:date="2016-11-21T23:50:00Z">
                    <w:rPr>
                      <w:rFonts w:ascii="Lucida Console" w:hAnsi="Lucida Console"/>
                      <w:sz w:val="12"/>
                      <w:szCs w:val="12"/>
                    </w:rPr>
                  </w:rPrChange>
                </w:rPr>
                <w:t>Cisco</w:t>
              </w:r>
              <w:r w:rsidRPr="002174A0">
                <w:rPr>
                  <w:rFonts w:ascii="Lucida Console" w:hAnsi="Lucida Console"/>
                  <w:sz w:val="12"/>
                  <w:szCs w:val="12"/>
                </w:rPr>
                <w:t xml:space="preserve"> switch (Nexus 3132, version 6.0(2)U6(1))</w:t>
              </w:r>
            </w:ins>
          </w:p>
        </w:tc>
        <w:tc>
          <w:tcPr>
            <w:tcW w:w="7825" w:type="dxa"/>
            <w:tcPrChange w:id="3239" w:author="Brian Leong (Inspur Worldwide Services Ltd)" w:date="2016-11-11T16:31:00Z">
              <w:tcPr>
                <w:tcW w:w="5395" w:type="dxa"/>
              </w:tcPr>
            </w:tcPrChange>
          </w:tcPr>
          <w:p w14:paraId="42EF7CE0" w14:textId="336BBB31" w:rsidR="001971A1" w:rsidRPr="002174A0" w:rsidRDefault="001971A1">
            <w:pPr>
              <w:spacing w:line="360" w:lineRule="auto"/>
              <w:rPr>
                <w:ins w:id="3240" w:author="Brian Leong (Inspur Worldwide Services Ltd)" w:date="2016-11-11T16:35:00Z"/>
                <w:rFonts w:ascii="Lucida Console" w:hAnsi="Lucida Console"/>
                <w:b/>
                <w:sz w:val="12"/>
                <w:szCs w:val="12"/>
                <w:rPrChange w:id="3241" w:author="Omar Cardona" w:date="2016-11-21T23:50:00Z">
                  <w:rPr>
                    <w:ins w:id="3242" w:author="Brian Leong (Inspur Worldwide Services Ltd)" w:date="2016-11-11T16:35:00Z"/>
                    <w:rFonts w:ascii="Lucida Console" w:hAnsi="Lucida Console"/>
                    <w:sz w:val="12"/>
                    <w:szCs w:val="12"/>
                  </w:rPr>
                </w:rPrChange>
              </w:rPr>
              <w:pPrChange w:id="3243" w:author="Brian Leong (Inspur Worldwide Services Ltd)" w:date="2016-11-11T16:45:00Z">
                <w:pPr/>
              </w:pPrChange>
            </w:pPr>
            <w:ins w:id="3244" w:author="Brian Leong (Inspur Worldwide Services Ltd)" w:date="2016-11-11T16:35:00Z">
              <w:r w:rsidRPr="002174A0">
                <w:rPr>
                  <w:rFonts w:ascii="Lucida Console" w:hAnsi="Lucida Console"/>
                  <w:b/>
                  <w:sz w:val="12"/>
                  <w:szCs w:val="12"/>
                  <w:rPrChange w:id="3245" w:author="Omar Cardona" w:date="2016-11-21T23:50:00Z">
                    <w:rPr>
                      <w:rFonts w:ascii="Lucida Console" w:hAnsi="Lucida Console"/>
                      <w:sz w:val="12"/>
                      <w:szCs w:val="12"/>
                    </w:rPr>
                  </w:rPrChange>
                </w:rPr>
                <w:t>Global:</w:t>
              </w:r>
            </w:ins>
          </w:p>
          <w:p w14:paraId="78967F9A" w14:textId="19165973" w:rsidR="001971A1" w:rsidRPr="002174A0" w:rsidRDefault="001971A1">
            <w:pPr>
              <w:spacing w:line="360" w:lineRule="auto"/>
              <w:rPr>
                <w:ins w:id="3246" w:author="Brian Leong (Inspur Worldwide Services Ltd)" w:date="2016-11-11T16:35:00Z"/>
                <w:rFonts w:ascii="Lucida Console" w:hAnsi="Lucida Console"/>
                <w:sz w:val="12"/>
                <w:szCs w:val="12"/>
              </w:rPr>
              <w:pPrChange w:id="3247" w:author="Brian Leong (Inspur Worldwide Services Ltd)" w:date="2016-11-11T16:45:00Z">
                <w:pPr/>
              </w:pPrChange>
            </w:pPr>
            <w:ins w:id="3248" w:author="Brian Leong (Inspur Worldwide Services Ltd)" w:date="2016-11-11T16:35:00Z">
              <w:r w:rsidRPr="002174A0">
                <w:rPr>
                  <w:rFonts w:ascii="Lucida Console" w:hAnsi="Lucida Console"/>
                  <w:sz w:val="12"/>
                  <w:szCs w:val="12"/>
                </w:rPr>
                <w:t xml:space="preserve">class-map type </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match-all RDMA</w:t>
              </w:r>
            </w:ins>
          </w:p>
          <w:p w14:paraId="40AA3C2B" w14:textId="09724455" w:rsidR="001971A1" w:rsidRPr="002174A0" w:rsidRDefault="001971A1">
            <w:pPr>
              <w:spacing w:line="360" w:lineRule="auto"/>
              <w:rPr>
                <w:ins w:id="3249" w:author="Brian Leong (Inspur Worldwide Services Ltd)" w:date="2016-11-11T16:35:00Z"/>
                <w:rFonts w:ascii="Lucida Console" w:hAnsi="Lucida Console"/>
                <w:sz w:val="12"/>
                <w:szCs w:val="12"/>
              </w:rPr>
              <w:pPrChange w:id="3250" w:author="Brian Leong (Inspur Worldwide Services Ltd)" w:date="2016-11-11T16:45:00Z">
                <w:pPr/>
              </w:pPrChange>
            </w:pPr>
            <w:ins w:id="3251" w:author="Brian Leong (Inspur Worldwide Services Ltd)" w:date="2016-11-11T16:35:00Z">
              <w:r w:rsidRPr="002174A0">
                <w:rPr>
                  <w:rFonts w:ascii="Lucida Console" w:hAnsi="Lucida Console"/>
                  <w:sz w:val="12"/>
                  <w:szCs w:val="12"/>
                </w:rPr>
                <w:t>match cos 3</w:t>
              </w:r>
            </w:ins>
          </w:p>
          <w:p w14:paraId="5DD315F6" w14:textId="7FB42327" w:rsidR="001971A1" w:rsidRPr="002174A0" w:rsidRDefault="001971A1">
            <w:pPr>
              <w:spacing w:line="360" w:lineRule="auto"/>
              <w:rPr>
                <w:ins w:id="3252" w:author="Brian Leong (Inspur Worldwide Services Ltd)" w:date="2016-11-11T16:35:00Z"/>
                <w:rFonts w:ascii="Lucida Console" w:hAnsi="Lucida Console"/>
                <w:sz w:val="12"/>
                <w:szCs w:val="12"/>
              </w:rPr>
              <w:pPrChange w:id="3253" w:author="Brian Leong (Inspur Worldwide Services Ltd)" w:date="2016-11-11T16:45:00Z">
                <w:pPr/>
              </w:pPrChange>
            </w:pPr>
            <w:ins w:id="3254" w:author="Brian Leong (Inspur Worldwide Services Ltd)" w:date="2016-11-11T16:35:00Z">
              <w:r w:rsidRPr="002174A0">
                <w:rPr>
                  <w:rFonts w:ascii="Lucida Console" w:hAnsi="Lucida Console"/>
                  <w:sz w:val="12"/>
                  <w:szCs w:val="12"/>
                </w:rPr>
                <w:t>class-map type queuing RDMA</w:t>
              </w:r>
            </w:ins>
          </w:p>
          <w:p w14:paraId="05FE5E21" w14:textId="3CB58ACD" w:rsidR="001971A1" w:rsidRPr="002174A0" w:rsidRDefault="001971A1">
            <w:pPr>
              <w:spacing w:line="360" w:lineRule="auto"/>
              <w:rPr>
                <w:ins w:id="3255" w:author="Brian Leong (Inspur Worldwide Services Ltd)" w:date="2016-11-11T16:35:00Z"/>
                <w:rFonts w:ascii="Lucida Console" w:hAnsi="Lucida Console"/>
                <w:sz w:val="12"/>
                <w:szCs w:val="12"/>
              </w:rPr>
              <w:pPrChange w:id="3256" w:author="Brian Leong (Inspur Worldwide Services Ltd)" w:date="2016-11-11T16:45:00Z">
                <w:pPr/>
              </w:pPrChange>
            </w:pPr>
            <w:ins w:id="3257" w:author="Brian Leong (Inspur Worldwide Services Ltd)" w:date="2016-11-11T16:35:00Z">
              <w:r w:rsidRPr="002174A0">
                <w:rPr>
                  <w:rFonts w:ascii="Lucida Console" w:hAnsi="Lucida Console"/>
                  <w:sz w:val="12"/>
                  <w:szCs w:val="12"/>
                </w:rPr>
                <w:t xml:space="preserve">match </w:t>
              </w:r>
              <w:proofErr w:type="spellStart"/>
              <w:r w:rsidRPr="002174A0">
                <w:rPr>
                  <w:rFonts w:ascii="Lucida Console" w:hAnsi="Lucida Console"/>
                  <w:sz w:val="12"/>
                  <w:szCs w:val="12"/>
                </w:rPr>
                <w:t>qos</w:t>
              </w:r>
              <w:proofErr w:type="spellEnd"/>
              <w:r w:rsidRPr="002174A0">
                <w:rPr>
                  <w:rFonts w:ascii="Lucida Console" w:hAnsi="Lucida Console"/>
                  <w:sz w:val="12"/>
                  <w:szCs w:val="12"/>
                </w:rPr>
                <w:t>-group 3</w:t>
              </w:r>
            </w:ins>
          </w:p>
          <w:p w14:paraId="0A6DD0B6" w14:textId="1B9AA93A" w:rsidR="001971A1" w:rsidRPr="002174A0" w:rsidRDefault="001971A1">
            <w:pPr>
              <w:spacing w:line="360" w:lineRule="auto"/>
              <w:rPr>
                <w:ins w:id="3258" w:author="Brian Leong (Inspur Worldwide Services Ltd)" w:date="2016-11-11T16:35:00Z"/>
                <w:rFonts w:ascii="Lucida Console" w:hAnsi="Lucida Console"/>
                <w:sz w:val="12"/>
                <w:szCs w:val="12"/>
              </w:rPr>
              <w:pPrChange w:id="3259" w:author="Brian Leong (Inspur Worldwide Services Ltd)" w:date="2016-11-11T16:45:00Z">
                <w:pPr/>
              </w:pPrChange>
            </w:pPr>
            <w:ins w:id="3260" w:author="Brian Leong (Inspur Worldwide Services Ltd)" w:date="2016-11-11T16:35:00Z">
              <w:r w:rsidRPr="002174A0">
                <w:rPr>
                  <w:rFonts w:ascii="Lucida Console" w:hAnsi="Lucida Console"/>
                  <w:sz w:val="12"/>
                  <w:szCs w:val="12"/>
                </w:rPr>
                <w:t xml:space="preserve">policy-map type </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QOS_MARKING</w:t>
              </w:r>
            </w:ins>
          </w:p>
          <w:p w14:paraId="31EC9CDA" w14:textId="175AC5E1" w:rsidR="001971A1" w:rsidRPr="002174A0" w:rsidRDefault="001971A1">
            <w:pPr>
              <w:spacing w:line="360" w:lineRule="auto"/>
              <w:rPr>
                <w:ins w:id="3261" w:author="Brian Leong (Inspur Worldwide Services Ltd)" w:date="2016-11-11T16:35:00Z"/>
                <w:rFonts w:ascii="Lucida Console" w:hAnsi="Lucida Console"/>
                <w:sz w:val="12"/>
                <w:szCs w:val="12"/>
              </w:rPr>
              <w:pPrChange w:id="3262" w:author="Brian Leong (Inspur Worldwide Services Ltd)" w:date="2016-11-11T16:45:00Z">
                <w:pPr/>
              </w:pPrChange>
            </w:pPr>
            <w:ins w:id="3263" w:author="Brian Leong (Inspur Worldwide Services Ltd)" w:date="2016-11-11T16:35:00Z">
              <w:r w:rsidRPr="002174A0">
                <w:rPr>
                  <w:rFonts w:ascii="Lucida Console" w:hAnsi="Lucida Console"/>
                  <w:sz w:val="12"/>
                  <w:szCs w:val="12"/>
                </w:rPr>
                <w:t>class RDMA</w:t>
              </w:r>
            </w:ins>
          </w:p>
          <w:p w14:paraId="5D4A1CA7" w14:textId="1065F7DF" w:rsidR="001971A1" w:rsidRPr="002174A0" w:rsidRDefault="001971A1">
            <w:pPr>
              <w:spacing w:line="360" w:lineRule="auto"/>
              <w:rPr>
                <w:ins w:id="3264" w:author="Brian Leong (Inspur Worldwide Services Ltd)" w:date="2016-11-11T16:35:00Z"/>
                <w:rFonts w:ascii="Lucida Console" w:hAnsi="Lucida Console"/>
                <w:sz w:val="12"/>
                <w:szCs w:val="12"/>
              </w:rPr>
              <w:pPrChange w:id="3265" w:author="Brian Leong (Inspur Worldwide Services Ltd)" w:date="2016-11-11T16:45:00Z">
                <w:pPr/>
              </w:pPrChange>
            </w:pPr>
            <w:ins w:id="3266" w:author="Brian Leong (Inspur Worldwide Services Ltd)" w:date="2016-11-11T16:35:00Z">
              <w:r w:rsidRPr="002174A0">
                <w:rPr>
                  <w:rFonts w:ascii="Lucida Console" w:hAnsi="Lucida Console"/>
                  <w:sz w:val="12"/>
                  <w:szCs w:val="12"/>
                </w:rPr>
                <w:t xml:space="preserve">set </w:t>
              </w:r>
              <w:proofErr w:type="spellStart"/>
              <w:r w:rsidRPr="002174A0">
                <w:rPr>
                  <w:rFonts w:ascii="Lucida Console" w:hAnsi="Lucida Console"/>
                  <w:sz w:val="12"/>
                  <w:szCs w:val="12"/>
                </w:rPr>
                <w:t>qos</w:t>
              </w:r>
              <w:proofErr w:type="spellEnd"/>
              <w:r w:rsidRPr="002174A0">
                <w:rPr>
                  <w:rFonts w:ascii="Lucida Console" w:hAnsi="Lucida Console"/>
                  <w:sz w:val="12"/>
                  <w:szCs w:val="12"/>
                </w:rPr>
                <w:t>-group 3</w:t>
              </w:r>
              <w:bookmarkStart w:id="3267" w:name="_GoBack"/>
              <w:bookmarkEnd w:id="3267"/>
            </w:ins>
          </w:p>
          <w:p w14:paraId="7F3A1B1D" w14:textId="32E2E328" w:rsidR="001971A1" w:rsidRPr="002174A0" w:rsidRDefault="001971A1">
            <w:pPr>
              <w:spacing w:line="360" w:lineRule="auto"/>
              <w:rPr>
                <w:ins w:id="3268" w:author="Brian Leong (Inspur Worldwide Services Ltd)" w:date="2016-11-11T16:35:00Z"/>
                <w:rFonts w:ascii="Lucida Console" w:hAnsi="Lucida Console"/>
                <w:sz w:val="12"/>
                <w:szCs w:val="12"/>
              </w:rPr>
              <w:pPrChange w:id="3269" w:author="Brian Leong (Inspur Worldwide Services Ltd)" w:date="2016-11-11T16:45:00Z">
                <w:pPr/>
              </w:pPrChange>
            </w:pPr>
            <w:ins w:id="3270" w:author="Brian Leong (Inspur Worldwide Services Ltd)" w:date="2016-11-11T16:35:00Z">
              <w:r w:rsidRPr="002174A0">
                <w:rPr>
                  <w:rFonts w:ascii="Lucida Console" w:hAnsi="Lucida Console"/>
                  <w:sz w:val="12"/>
                  <w:szCs w:val="12"/>
                </w:rPr>
                <w:t>class class-default</w:t>
              </w:r>
            </w:ins>
          </w:p>
          <w:p w14:paraId="732F2FAD" w14:textId="45313166" w:rsidR="001971A1" w:rsidRPr="002174A0" w:rsidRDefault="001971A1">
            <w:pPr>
              <w:spacing w:line="360" w:lineRule="auto"/>
              <w:rPr>
                <w:ins w:id="3271" w:author="Brian Leong (Inspur Worldwide Services Ltd)" w:date="2016-11-11T16:35:00Z"/>
                <w:rFonts w:ascii="Lucida Console" w:hAnsi="Lucida Console"/>
                <w:sz w:val="12"/>
                <w:szCs w:val="12"/>
              </w:rPr>
              <w:pPrChange w:id="3272" w:author="Brian Leong (Inspur Worldwide Services Ltd)" w:date="2016-11-11T16:45:00Z">
                <w:pPr/>
              </w:pPrChange>
            </w:pPr>
            <w:ins w:id="3273" w:author="Brian Leong (Inspur Worldwide Services Ltd)" w:date="2016-11-11T16:35:00Z">
              <w:r w:rsidRPr="002174A0">
                <w:rPr>
                  <w:rFonts w:ascii="Lucida Console" w:hAnsi="Lucida Console"/>
                  <w:sz w:val="12"/>
                  <w:szCs w:val="12"/>
                </w:rPr>
                <w:t>policy-map type queuing QOS_QUEUEING</w:t>
              </w:r>
            </w:ins>
          </w:p>
          <w:p w14:paraId="744501B2" w14:textId="0B40F4EB" w:rsidR="001971A1" w:rsidRPr="002174A0" w:rsidRDefault="001971A1">
            <w:pPr>
              <w:spacing w:line="360" w:lineRule="auto"/>
              <w:rPr>
                <w:ins w:id="3274" w:author="Brian Leong (Inspur Worldwide Services Ltd)" w:date="2016-11-11T16:35:00Z"/>
                <w:rFonts w:ascii="Lucida Console" w:hAnsi="Lucida Console"/>
                <w:sz w:val="12"/>
                <w:szCs w:val="12"/>
              </w:rPr>
              <w:pPrChange w:id="3275" w:author="Brian Leong (Inspur Worldwide Services Ltd)" w:date="2016-11-11T16:45:00Z">
                <w:pPr/>
              </w:pPrChange>
            </w:pPr>
            <w:ins w:id="3276" w:author="Brian Leong (Inspur Worldwide Services Ltd)" w:date="2016-11-11T16:35:00Z">
              <w:r w:rsidRPr="002174A0">
                <w:rPr>
                  <w:rFonts w:ascii="Lucida Console" w:hAnsi="Lucida Console"/>
                  <w:sz w:val="12"/>
                  <w:szCs w:val="12"/>
                </w:rPr>
                <w:t>class type queuing RDMA</w:t>
              </w:r>
            </w:ins>
          </w:p>
          <w:p w14:paraId="165F01A1" w14:textId="56008D33" w:rsidR="001971A1" w:rsidRPr="002174A0" w:rsidRDefault="001971A1">
            <w:pPr>
              <w:spacing w:line="360" w:lineRule="auto"/>
              <w:rPr>
                <w:ins w:id="3277" w:author="Brian Leong (Inspur Worldwide Services Ltd)" w:date="2016-11-11T16:35:00Z"/>
                <w:rFonts w:ascii="Lucida Console" w:hAnsi="Lucida Console"/>
                <w:sz w:val="12"/>
                <w:szCs w:val="12"/>
              </w:rPr>
              <w:pPrChange w:id="3278" w:author="Brian Leong (Inspur Worldwide Services Ltd)" w:date="2016-11-11T16:45:00Z">
                <w:pPr/>
              </w:pPrChange>
            </w:pPr>
            <w:ins w:id="3279" w:author="Brian Leong (Inspur Worldwide Services Ltd)" w:date="2016-11-11T16:35:00Z">
              <w:r w:rsidRPr="002174A0">
                <w:rPr>
                  <w:rFonts w:ascii="Lucida Console" w:hAnsi="Lucida Console"/>
                  <w:sz w:val="12"/>
                  <w:szCs w:val="12"/>
                </w:rPr>
                <w:t>bandwidth percent 50</w:t>
              </w:r>
            </w:ins>
          </w:p>
          <w:p w14:paraId="55CE299F" w14:textId="6E35AF59" w:rsidR="001971A1" w:rsidRPr="002174A0" w:rsidRDefault="001971A1">
            <w:pPr>
              <w:spacing w:line="360" w:lineRule="auto"/>
              <w:rPr>
                <w:ins w:id="3280" w:author="Brian Leong (Inspur Worldwide Services Ltd)" w:date="2016-11-11T16:35:00Z"/>
                <w:rFonts w:ascii="Lucida Console" w:hAnsi="Lucida Console"/>
                <w:sz w:val="12"/>
                <w:szCs w:val="12"/>
              </w:rPr>
              <w:pPrChange w:id="3281" w:author="Brian Leong (Inspur Worldwide Services Ltd)" w:date="2016-11-11T16:45:00Z">
                <w:pPr/>
              </w:pPrChange>
            </w:pPr>
            <w:ins w:id="3282" w:author="Brian Leong (Inspur Worldwide Services Ltd)" w:date="2016-11-11T16:35:00Z">
              <w:r w:rsidRPr="002174A0">
                <w:rPr>
                  <w:rFonts w:ascii="Lucida Console" w:hAnsi="Lucida Console"/>
                  <w:sz w:val="12"/>
                  <w:szCs w:val="12"/>
                </w:rPr>
                <w:t>class type queuing class-default</w:t>
              </w:r>
            </w:ins>
          </w:p>
          <w:p w14:paraId="611F9213" w14:textId="1C94D0A9" w:rsidR="001971A1" w:rsidRPr="002174A0" w:rsidRDefault="001971A1">
            <w:pPr>
              <w:spacing w:line="360" w:lineRule="auto"/>
              <w:rPr>
                <w:ins w:id="3283" w:author="Brian Leong (Inspur Worldwide Services Ltd)" w:date="2016-11-11T16:35:00Z"/>
                <w:rFonts w:ascii="Lucida Console" w:hAnsi="Lucida Console"/>
                <w:sz w:val="12"/>
                <w:szCs w:val="12"/>
              </w:rPr>
              <w:pPrChange w:id="3284" w:author="Brian Leong (Inspur Worldwide Services Ltd)" w:date="2016-11-11T16:45:00Z">
                <w:pPr/>
              </w:pPrChange>
            </w:pPr>
            <w:ins w:id="3285" w:author="Brian Leong (Inspur Worldwide Services Ltd)" w:date="2016-11-11T16:35:00Z">
              <w:r w:rsidRPr="002174A0">
                <w:rPr>
                  <w:rFonts w:ascii="Lucida Console" w:hAnsi="Lucida Console"/>
                  <w:sz w:val="12"/>
                  <w:szCs w:val="12"/>
                </w:rPr>
                <w:t>bandwidth percent 50</w:t>
              </w:r>
            </w:ins>
          </w:p>
          <w:p w14:paraId="1333D087" w14:textId="1415A975" w:rsidR="001971A1" w:rsidRPr="002174A0" w:rsidRDefault="001971A1">
            <w:pPr>
              <w:spacing w:line="360" w:lineRule="auto"/>
              <w:rPr>
                <w:ins w:id="3286" w:author="Brian Leong (Inspur Worldwide Services Ltd)" w:date="2016-11-11T16:35:00Z"/>
                <w:rFonts w:ascii="Lucida Console" w:hAnsi="Lucida Console"/>
                <w:sz w:val="12"/>
                <w:szCs w:val="12"/>
              </w:rPr>
              <w:pPrChange w:id="3287" w:author="Brian Leong (Inspur Worldwide Services Ltd)" w:date="2016-11-11T16:45:00Z">
                <w:pPr/>
              </w:pPrChange>
            </w:pPr>
            <w:ins w:id="3288" w:author="Brian Leong (Inspur Worldwide Services Ltd)" w:date="2016-11-11T16:35:00Z">
              <w:r w:rsidRPr="002174A0">
                <w:rPr>
                  <w:rFonts w:ascii="Lucida Console" w:hAnsi="Lucida Console"/>
                  <w:sz w:val="12"/>
                  <w:szCs w:val="12"/>
                </w:rPr>
                <w:t>class-map type network-</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RDMA</w:t>
              </w:r>
            </w:ins>
          </w:p>
          <w:p w14:paraId="45D3748E" w14:textId="1E129A9D" w:rsidR="001971A1" w:rsidRPr="002174A0" w:rsidRDefault="001971A1">
            <w:pPr>
              <w:spacing w:line="360" w:lineRule="auto"/>
              <w:rPr>
                <w:ins w:id="3289" w:author="Brian Leong (Inspur Worldwide Services Ltd)" w:date="2016-11-11T16:35:00Z"/>
                <w:rFonts w:ascii="Lucida Console" w:hAnsi="Lucida Console"/>
                <w:sz w:val="12"/>
                <w:szCs w:val="12"/>
              </w:rPr>
              <w:pPrChange w:id="3290" w:author="Brian Leong (Inspur Worldwide Services Ltd)" w:date="2016-11-11T16:45:00Z">
                <w:pPr/>
              </w:pPrChange>
            </w:pPr>
            <w:ins w:id="3291" w:author="Brian Leong (Inspur Worldwide Services Ltd)" w:date="2016-11-11T16:35:00Z">
              <w:r w:rsidRPr="002174A0">
                <w:rPr>
                  <w:rFonts w:ascii="Lucida Console" w:hAnsi="Lucida Console"/>
                  <w:sz w:val="12"/>
                  <w:szCs w:val="12"/>
                </w:rPr>
                <w:t xml:space="preserve">match </w:t>
              </w:r>
              <w:proofErr w:type="spellStart"/>
              <w:r w:rsidRPr="002174A0">
                <w:rPr>
                  <w:rFonts w:ascii="Lucida Console" w:hAnsi="Lucida Console"/>
                  <w:sz w:val="12"/>
                  <w:szCs w:val="12"/>
                </w:rPr>
                <w:t>qos</w:t>
              </w:r>
              <w:proofErr w:type="spellEnd"/>
              <w:r w:rsidRPr="002174A0">
                <w:rPr>
                  <w:rFonts w:ascii="Lucida Console" w:hAnsi="Lucida Console"/>
                  <w:sz w:val="12"/>
                  <w:szCs w:val="12"/>
                </w:rPr>
                <w:t>-group 3</w:t>
              </w:r>
            </w:ins>
          </w:p>
          <w:p w14:paraId="5C2B3730" w14:textId="4AC239D9" w:rsidR="001971A1" w:rsidRPr="002174A0" w:rsidRDefault="001971A1">
            <w:pPr>
              <w:spacing w:line="360" w:lineRule="auto"/>
              <w:rPr>
                <w:ins w:id="3292" w:author="Brian Leong (Inspur Worldwide Services Ltd)" w:date="2016-11-11T16:35:00Z"/>
                <w:rFonts w:ascii="Lucida Console" w:hAnsi="Lucida Console"/>
                <w:sz w:val="12"/>
                <w:szCs w:val="12"/>
              </w:rPr>
              <w:pPrChange w:id="3293" w:author="Brian Leong (Inspur Worldwide Services Ltd)" w:date="2016-11-11T16:45:00Z">
                <w:pPr/>
              </w:pPrChange>
            </w:pPr>
            <w:ins w:id="3294" w:author="Brian Leong (Inspur Worldwide Services Ltd)" w:date="2016-11-11T16:35:00Z">
              <w:r w:rsidRPr="002174A0">
                <w:rPr>
                  <w:rFonts w:ascii="Lucida Console" w:hAnsi="Lucida Console"/>
                  <w:sz w:val="12"/>
                  <w:szCs w:val="12"/>
                </w:rPr>
                <w:t>policy-map type network-</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QOS_NETWORK</w:t>
              </w:r>
            </w:ins>
          </w:p>
          <w:p w14:paraId="00F110D8" w14:textId="1832183F" w:rsidR="001971A1" w:rsidRPr="002174A0" w:rsidRDefault="001971A1">
            <w:pPr>
              <w:spacing w:line="360" w:lineRule="auto"/>
              <w:rPr>
                <w:ins w:id="3295" w:author="Brian Leong (Inspur Worldwide Services Ltd)" w:date="2016-11-11T16:35:00Z"/>
                <w:rFonts w:ascii="Lucida Console" w:hAnsi="Lucida Console"/>
                <w:sz w:val="12"/>
                <w:szCs w:val="12"/>
              </w:rPr>
              <w:pPrChange w:id="3296" w:author="Brian Leong (Inspur Worldwide Services Ltd)" w:date="2016-11-11T16:45:00Z">
                <w:pPr/>
              </w:pPrChange>
            </w:pPr>
            <w:ins w:id="3297" w:author="Brian Leong (Inspur Worldwide Services Ltd)" w:date="2016-11-11T16:35:00Z">
              <w:r w:rsidRPr="002174A0">
                <w:rPr>
                  <w:rFonts w:ascii="Lucida Console" w:hAnsi="Lucida Console"/>
                  <w:sz w:val="12"/>
                  <w:szCs w:val="12"/>
                </w:rPr>
                <w:t>class type network-</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RDMA</w:t>
              </w:r>
            </w:ins>
          </w:p>
          <w:p w14:paraId="3B1FF13B" w14:textId="54D8D744" w:rsidR="001971A1" w:rsidRPr="002174A0" w:rsidRDefault="001971A1">
            <w:pPr>
              <w:spacing w:line="360" w:lineRule="auto"/>
              <w:rPr>
                <w:ins w:id="3298" w:author="Brian Leong (Inspur Worldwide Services Ltd)" w:date="2016-11-11T16:35:00Z"/>
                <w:rFonts w:ascii="Lucida Console" w:hAnsi="Lucida Console"/>
                <w:sz w:val="12"/>
                <w:szCs w:val="12"/>
              </w:rPr>
              <w:pPrChange w:id="3299" w:author="Brian Leong (Inspur Worldwide Services Ltd)" w:date="2016-11-11T16:45:00Z">
                <w:pPr/>
              </w:pPrChange>
            </w:pPr>
            <w:proofErr w:type="spellStart"/>
            <w:ins w:id="3300" w:author="Brian Leong (Inspur Worldwide Services Ltd)" w:date="2016-11-11T16:35:00Z">
              <w:r w:rsidRPr="002174A0">
                <w:rPr>
                  <w:rFonts w:ascii="Lucida Console" w:hAnsi="Lucida Console"/>
                  <w:sz w:val="12"/>
                  <w:szCs w:val="12"/>
                </w:rPr>
                <w:t>mtu</w:t>
              </w:r>
              <w:proofErr w:type="spellEnd"/>
              <w:r w:rsidRPr="002174A0">
                <w:rPr>
                  <w:rFonts w:ascii="Lucida Console" w:hAnsi="Lucida Console"/>
                  <w:sz w:val="12"/>
                  <w:szCs w:val="12"/>
                </w:rPr>
                <w:t xml:space="preserve"> 2240</w:t>
              </w:r>
            </w:ins>
          </w:p>
          <w:p w14:paraId="53763834" w14:textId="1DC73641" w:rsidR="001971A1" w:rsidRPr="002174A0" w:rsidRDefault="001971A1">
            <w:pPr>
              <w:spacing w:line="360" w:lineRule="auto"/>
              <w:rPr>
                <w:ins w:id="3301" w:author="Brian Leong (Inspur Worldwide Services Ltd)" w:date="2016-11-11T16:35:00Z"/>
                <w:rFonts w:ascii="Lucida Console" w:hAnsi="Lucida Console"/>
                <w:sz w:val="12"/>
                <w:szCs w:val="12"/>
              </w:rPr>
              <w:pPrChange w:id="3302" w:author="Brian Leong (Inspur Worldwide Services Ltd)" w:date="2016-11-11T16:45:00Z">
                <w:pPr/>
              </w:pPrChange>
            </w:pPr>
            <w:ins w:id="3303" w:author="Brian Leong (Inspur Worldwide Services Ltd)" w:date="2016-11-11T16:35:00Z">
              <w:r w:rsidRPr="002174A0">
                <w:rPr>
                  <w:rFonts w:ascii="Lucida Console" w:hAnsi="Lucida Console"/>
                  <w:sz w:val="12"/>
                  <w:szCs w:val="12"/>
                </w:rPr>
                <w:t>pause no-drop</w:t>
              </w:r>
            </w:ins>
          </w:p>
          <w:p w14:paraId="79570B0A" w14:textId="7E791A53" w:rsidR="001971A1" w:rsidRPr="002174A0" w:rsidRDefault="001971A1">
            <w:pPr>
              <w:spacing w:line="360" w:lineRule="auto"/>
              <w:rPr>
                <w:ins w:id="3304" w:author="Brian Leong (Inspur Worldwide Services Ltd)" w:date="2016-11-11T16:35:00Z"/>
                <w:rFonts w:ascii="Lucida Console" w:hAnsi="Lucida Console"/>
                <w:sz w:val="12"/>
                <w:szCs w:val="12"/>
              </w:rPr>
              <w:pPrChange w:id="3305" w:author="Brian Leong (Inspur Worldwide Services Ltd)" w:date="2016-11-11T16:45:00Z">
                <w:pPr/>
              </w:pPrChange>
            </w:pPr>
            <w:ins w:id="3306" w:author="Brian Leong (Inspur Worldwide Services Ltd)" w:date="2016-11-11T16:35:00Z">
              <w:r w:rsidRPr="002174A0">
                <w:rPr>
                  <w:rFonts w:ascii="Lucida Console" w:hAnsi="Lucida Console"/>
                  <w:sz w:val="12"/>
                  <w:szCs w:val="12"/>
                </w:rPr>
                <w:t>class type network-</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class-default</w:t>
              </w:r>
            </w:ins>
          </w:p>
          <w:p w14:paraId="1B4F6AE8" w14:textId="06F3E3A2" w:rsidR="001971A1" w:rsidRPr="002174A0" w:rsidRDefault="001971A1">
            <w:pPr>
              <w:spacing w:line="360" w:lineRule="auto"/>
              <w:rPr>
                <w:ins w:id="3307" w:author="Brian Leong (Inspur Worldwide Services Ltd)" w:date="2016-11-11T16:35:00Z"/>
                <w:rFonts w:ascii="Lucida Console" w:hAnsi="Lucida Console"/>
                <w:sz w:val="12"/>
                <w:szCs w:val="12"/>
              </w:rPr>
              <w:pPrChange w:id="3308" w:author="Brian Leong (Inspur Worldwide Services Ltd)" w:date="2016-11-11T16:45:00Z">
                <w:pPr/>
              </w:pPrChange>
            </w:pPr>
            <w:proofErr w:type="spellStart"/>
            <w:ins w:id="3309" w:author="Brian Leong (Inspur Worldwide Services Ltd)" w:date="2016-11-11T16:35:00Z">
              <w:r w:rsidRPr="002174A0">
                <w:rPr>
                  <w:rFonts w:ascii="Lucida Console" w:hAnsi="Lucida Console"/>
                  <w:sz w:val="12"/>
                  <w:szCs w:val="12"/>
                </w:rPr>
                <w:t>mtu</w:t>
              </w:r>
              <w:proofErr w:type="spellEnd"/>
              <w:r w:rsidRPr="002174A0">
                <w:rPr>
                  <w:rFonts w:ascii="Lucida Console" w:hAnsi="Lucida Console"/>
                  <w:sz w:val="12"/>
                  <w:szCs w:val="12"/>
                </w:rPr>
                <w:t xml:space="preserve"> 9216</w:t>
              </w:r>
            </w:ins>
          </w:p>
          <w:p w14:paraId="50C50BE4" w14:textId="55706C88" w:rsidR="001971A1" w:rsidRPr="002174A0" w:rsidRDefault="001971A1">
            <w:pPr>
              <w:spacing w:line="360" w:lineRule="auto"/>
              <w:rPr>
                <w:ins w:id="3310" w:author="Brian Leong (Inspur Worldwide Services Ltd)" w:date="2016-11-11T16:35:00Z"/>
                <w:rFonts w:ascii="Lucida Console" w:hAnsi="Lucida Console"/>
                <w:sz w:val="12"/>
                <w:szCs w:val="12"/>
              </w:rPr>
              <w:pPrChange w:id="3311" w:author="Brian Leong (Inspur Worldwide Services Ltd)" w:date="2016-11-11T16:45:00Z">
                <w:pPr/>
              </w:pPrChange>
            </w:pPr>
            <w:ins w:id="3312" w:author="Brian Leong (Inspur Worldwide Services Ltd)" w:date="2016-11-11T16:35:00Z">
              <w:r w:rsidRPr="002174A0">
                <w:rPr>
                  <w:rFonts w:ascii="Lucida Console" w:hAnsi="Lucida Console"/>
                  <w:sz w:val="12"/>
                  <w:szCs w:val="12"/>
                </w:rPr>
                <w:t xml:space="preserve">system </w:t>
              </w:r>
              <w:proofErr w:type="spellStart"/>
              <w:r w:rsidRPr="002174A0">
                <w:rPr>
                  <w:rFonts w:ascii="Lucida Console" w:hAnsi="Lucida Console"/>
                  <w:sz w:val="12"/>
                  <w:szCs w:val="12"/>
                </w:rPr>
                <w:t>qos</w:t>
              </w:r>
              <w:proofErr w:type="spellEnd"/>
            </w:ins>
          </w:p>
          <w:p w14:paraId="3265F9DA" w14:textId="55007D77" w:rsidR="001971A1" w:rsidRPr="002174A0" w:rsidRDefault="001971A1">
            <w:pPr>
              <w:spacing w:line="360" w:lineRule="auto"/>
              <w:rPr>
                <w:ins w:id="3313" w:author="Brian Leong (Inspur Worldwide Services Ltd)" w:date="2016-11-11T16:35:00Z"/>
                <w:rFonts w:ascii="Lucida Console" w:hAnsi="Lucida Console"/>
                <w:sz w:val="12"/>
                <w:szCs w:val="12"/>
              </w:rPr>
              <w:pPrChange w:id="3314" w:author="Brian Leong (Inspur Worldwide Services Ltd)" w:date="2016-11-11T16:45:00Z">
                <w:pPr/>
              </w:pPrChange>
            </w:pPr>
            <w:ins w:id="3315" w:author="Brian Leong (Inspur Worldwide Services Ltd)" w:date="2016-11-11T16:35:00Z">
              <w:r w:rsidRPr="002174A0">
                <w:rPr>
                  <w:rFonts w:ascii="Lucida Console" w:hAnsi="Lucida Console"/>
                  <w:sz w:val="12"/>
                  <w:szCs w:val="12"/>
                </w:rPr>
                <w:t xml:space="preserve">service-policy type </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input QOS_MARKING</w:t>
              </w:r>
            </w:ins>
          </w:p>
          <w:p w14:paraId="0D2EF9BD" w14:textId="0EDA12D4" w:rsidR="001971A1" w:rsidRPr="002174A0" w:rsidRDefault="001971A1">
            <w:pPr>
              <w:spacing w:line="360" w:lineRule="auto"/>
              <w:rPr>
                <w:ins w:id="3316" w:author="Brian Leong (Inspur Worldwide Services Ltd)" w:date="2016-11-11T16:35:00Z"/>
                <w:rFonts w:ascii="Lucida Console" w:hAnsi="Lucida Console"/>
                <w:sz w:val="12"/>
                <w:szCs w:val="12"/>
              </w:rPr>
              <w:pPrChange w:id="3317" w:author="Brian Leong (Inspur Worldwide Services Ltd)" w:date="2016-11-11T16:45:00Z">
                <w:pPr/>
              </w:pPrChange>
            </w:pPr>
            <w:ins w:id="3318" w:author="Brian Leong (Inspur Worldwide Services Ltd)" w:date="2016-11-11T16:35:00Z">
              <w:r w:rsidRPr="002174A0">
                <w:rPr>
                  <w:rFonts w:ascii="Lucida Console" w:hAnsi="Lucida Console"/>
                  <w:sz w:val="12"/>
                  <w:szCs w:val="12"/>
                </w:rPr>
                <w:t>service-policy type queuing output QOS_QUEUEING</w:t>
              </w:r>
            </w:ins>
          </w:p>
          <w:p w14:paraId="5E2F7D75" w14:textId="5F110543" w:rsidR="001971A1" w:rsidRPr="002174A0" w:rsidRDefault="001971A1">
            <w:pPr>
              <w:spacing w:line="360" w:lineRule="auto"/>
              <w:rPr>
                <w:ins w:id="3319" w:author="Brian Leong (Inspur Worldwide Services Ltd)" w:date="2016-11-11T16:35:00Z"/>
                <w:rFonts w:ascii="Lucida Console" w:hAnsi="Lucida Console"/>
                <w:sz w:val="12"/>
                <w:szCs w:val="12"/>
              </w:rPr>
              <w:pPrChange w:id="3320" w:author="Brian Leong (Inspur Worldwide Services Ltd)" w:date="2016-11-11T16:45:00Z">
                <w:pPr/>
              </w:pPrChange>
            </w:pPr>
            <w:ins w:id="3321" w:author="Brian Leong (Inspur Worldwide Services Ltd)" w:date="2016-11-11T16:35:00Z">
              <w:r w:rsidRPr="002174A0">
                <w:rPr>
                  <w:rFonts w:ascii="Lucida Console" w:hAnsi="Lucida Console"/>
                  <w:sz w:val="12"/>
                  <w:szCs w:val="12"/>
                </w:rPr>
                <w:t>service-policy type network-</w:t>
              </w:r>
              <w:proofErr w:type="spellStart"/>
              <w:r w:rsidRPr="002174A0">
                <w:rPr>
                  <w:rFonts w:ascii="Lucida Console" w:hAnsi="Lucida Console"/>
                  <w:sz w:val="12"/>
                  <w:szCs w:val="12"/>
                </w:rPr>
                <w:t>qos</w:t>
              </w:r>
              <w:proofErr w:type="spellEnd"/>
              <w:r w:rsidRPr="002174A0">
                <w:rPr>
                  <w:rFonts w:ascii="Lucida Console" w:hAnsi="Lucida Console"/>
                  <w:sz w:val="12"/>
                  <w:szCs w:val="12"/>
                </w:rPr>
                <w:t xml:space="preserve"> QOS_NETWORK</w:t>
              </w:r>
            </w:ins>
          </w:p>
          <w:p w14:paraId="5EECDB60" w14:textId="2B03C8A9" w:rsidR="001971A1" w:rsidRPr="002174A0" w:rsidRDefault="001971A1">
            <w:pPr>
              <w:spacing w:line="360" w:lineRule="auto"/>
              <w:rPr>
                <w:ins w:id="3322" w:author="Brian Leong (Inspur Worldwide Services Ltd)" w:date="2016-11-11T16:35:00Z"/>
                <w:rFonts w:ascii="Lucida Console" w:hAnsi="Lucida Console"/>
                <w:sz w:val="12"/>
                <w:szCs w:val="12"/>
              </w:rPr>
              <w:pPrChange w:id="3323" w:author="Brian Leong (Inspur Worldwide Services Ltd)" w:date="2016-11-11T16:45:00Z">
                <w:pPr/>
              </w:pPrChange>
            </w:pPr>
          </w:p>
          <w:p w14:paraId="3FA8E4F7" w14:textId="2648016F" w:rsidR="001971A1" w:rsidRPr="002174A0" w:rsidRDefault="00C451C5">
            <w:pPr>
              <w:spacing w:line="360" w:lineRule="auto"/>
              <w:rPr>
                <w:ins w:id="3324" w:author="Brian Leong (Inspur Worldwide Services Ltd)" w:date="2016-11-11T16:35:00Z"/>
                <w:rFonts w:ascii="Lucida Console" w:hAnsi="Lucida Console"/>
                <w:b/>
                <w:sz w:val="12"/>
                <w:szCs w:val="12"/>
                <w:rPrChange w:id="3325" w:author="Omar Cardona" w:date="2016-11-21T23:50:00Z">
                  <w:rPr>
                    <w:ins w:id="3326" w:author="Brian Leong (Inspur Worldwide Services Ltd)" w:date="2016-11-11T16:35:00Z"/>
                    <w:rFonts w:ascii="Lucida Console" w:hAnsi="Lucida Console"/>
                    <w:sz w:val="12"/>
                    <w:szCs w:val="12"/>
                  </w:rPr>
                </w:rPrChange>
              </w:rPr>
              <w:pPrChange w:id="3327" w:author="Brian Leong (Inspur Worldwide Services Ltd)" w:date="2016-11-11T16:45:00Z">
                <w:pPr/>
              </w:pPrChange>
            </w:pPr>
            <w:ins w:id="3328" w:author="Brian Leong (Inspur Worldwide Services Ltd)" w:date="2016-11-11T16:35:00Z">
              <w:r w:rsidRPr="002174A0">
                <w:rPr>
                  <w:rFonts w:ascii="Lucida Console" w:hAnsi="Lucida Console"/>
                  <w:b/>
                  <w:sz w:val="12"/>
                  <w:szCs w:val="12"/>
                  <w:rPrChange w:id="3329" w:author="Omar Cardona" w:date="2016-11-21T23:50:00Z">
                    <w:rPr>
                      <w:rFonts w:ascii="Lucida Console" w:hAnsi="Lucida Console"/>
                      <w:sz w:val="12"/>
                      <w:szCs w:val="12"/>
                    </w:rPr>
                  </w:rPrChange>
                </w:rPr>
                <w:t>Port specific:</w:t>
              </w:r>
            </w:ins>
          </w:p>
          <w:p w14:paraId="4D64B192" w14:textId="6B564F90" w:rsidR="001971A1" w:rsidRPr="002174A0" w:rsidRDefault="001971A1">
            <w:pPr>
              <w:spacing w:line="360" w:lineRule="auto"/>
              <w:rPr>
                <w:ins w:id="3330" w:author="Brian Leong (Inspur Worldwide Services Ltd)" w:date="2016-11-11T16:35:00Z"/>
                <w:rFonts w:ascii="Lucida Console" w:hAnsi="Lucida Console"/>
                <w:sz w:val="12"/>
                <w:szCs w:val="12"/>
              </w:rPr>
              <w:pPrChange w:id="3331" w:author="Brian Leong (Inspur Worldwide Services Ltd)" w:date="2016-11-11T16:45:00Z">
                <w:pPr/>
              </w:pPrChange>
            </w:pPr>
            <w:ins w:id="3332" w:author="Brian Leong (Inspur Worldwide Services Ltd)" w:date="2016-11-11T16:35:00Z">
              <w:r w:rsidRPr="002174A0">
                <w:rPr>
                  <w:rFonts w:ascii="Lucida Console" w:hAnsi="Lucida Console"/>
                  <w:sz w:val="12"/>
                  <w:szCs w:val="12"/>
                </w:rPr>
                <w:t>switchport mode trunk</w:t>
              </w:r>
            </w:ins>
          </w:p>
          <w:p w14:paraId="2AFCFFB6" w14:textId="69372A37" w:rsidR="001971A1" w:rsidRPr="002174A0" w:rsidRDefault="001971A1">
            <w:pPr>
              <w:spacing w:line="360" w:lineRule="auto"/>
              <w:rPr>
                <w:ins w:id="3333" w:author="Brian Leong (Inspur Worldwide Services Ltd)" w:date="2016-11-11T16:35:00Z"/>
                <w:rFonts w:ascii="Lucida Console" w:hAnsi="Lucida Console"/>
                <w:sz w:val="12"/>
                <w:szCs w:val="12"/>
              </w:rPr>
              <w:pPrChange w:id="3334" w:author="Brian Leong (Inspur Worldwide Services Ltd)" w:date="2016-11-11T16:45:00Z">
                <w:pPr/>
              </w:pPrChange>
            </w:pPr>
            <w:ins w:id="3335" w:author="Brian Leong (Inspur Worldwide Services Ltd)" w:date="2016-11-11T16:35:00Z">
              <w:r w:rsidRPr="002174A0">
                <w:rPr>
                  <w:rFonts w:ascii="Lucida Console" w:hAnsi="Lucida Console"/>
                  <w:sz w:val="12"/>
                  <w:szCs w:val="12"/>
                </w:rPr>
                <w:t xml:space="preserve">switchport trunk native </w:t>
              </w:r>
              <w:proofErr w:type="spellStart"/>
              <w:r w:rsidRPr="002174A0">
                <w:rPr>
                  <w:rFonts w:ascii="Lucida Console" w:hAnsi="Lucida Console"/>
                  <w:sz w:val="12"/>
                  <w:szCs w:val="12"/>
                </w:rPr>
                <w:t>vlan</w:t>
              </w:r>
              <w:proofErr w:type="spellEnd"/>
              <w:r w:rsidRPr="002174A0">
                <w:rPr>
                  <w:rFonts w:ascii="Lucida Console" w:hAnsi="Lucida Console"/>
                  <w:sz w:val="12"/>
                  <w:szCs w:val="12"/>
                </w:rPr>
                <w:t xml:space="preserve"> 99</w:t>
              </w:r>
            </w:ins>
          </w:p>
          <w:p w14:paraId="46EAC282" w14:textId="045B7732" w:rsidR="001971A1" w:rsidRPr="002174A0" w:rsidRDefault="001971A1">
            <w:pPr>
              <w:spacing w:line="360" w:lineRule="auto"/>
              <w:rPr>
                <w:ins w:id="3336" w:author="Brian Leong (Inspur Worldwide Services Ltd)" w:date="2016-11-11T16:35:00Z"/>
                <w:rFonts w:ascii="Lucida Console" w:hAnsi="Lucida Console"/>
                <w:sz w:val="12"/>
                <w:szCs w:val="12"/>
              </w:rPr>
              <w:pPrChange w:id="3337" w:author="Brian Leong (Inspur Worldwide Services Ltd)" w:date="2016-11-11T16:45:00Z">
                <w:pPr/>
              </w:pPrChange>
            </w:pPr>
            <w:ins w:id="3338" w:author="Brian Leong (Inspur Worldwide Services Ltd)" w:date="2016-11-11T16:35:00Z">
              <w:r w:rsidRPr="002174A0">
                <w:rPr>
                  <w:rFonts w:ascii="Lucida Console" w:hAnsi="Lucida Console"/>
                  <w:sz w:val="12"/>
                  <w:szCs w:val="12"/>
                </w:rPr>
                <w:t xml:space="preserve">switchport trunk allowed </w:t>
              </w:r>
              <w:proofErr w:type="spellStart"/>
              <w:r w:rsidRPr="002174A0">
                <w:rPr>
                  <w:rFonts w:ascii="Lucida Console" w:hAnsi="Lucida Console"/>
                  <w:sz w:val="12"/>
                  <w:szCs w:val="12"/>
                </w:rPr>
                <w:t>vlan</w:t>
              </w:r>
              <w:proofErr w:type="spellEnd"/>
              <w:r w:rsidRPr="002174A0">
                <w:rPr>
                  <w:rFonts w:ascii="Lucida Console" w:hAnsi="Lucida Console"/>
                  <w:sz w:val="12"/>
                  <w:szCs w:val="12"/>
                </w:rPr>
                <w:t xml:space="preserve"> 99,2000,2050   </w:t>
              </w:r>
              <w:proofErr w:type="spellStart"/>
              <w:r w:rsidRPr="002174A0">
                <w:rPr>
                  <w:rFonts w:ascii="Lucida Console" w:hAnsi="Lucida Console"/>
                  <w:sz w:val="12"/>
                  <w:szCs w:val="12"/>
                </w:rPr>
                <w:t>çuse</w:t>
              </w:r>
              <w:proofErr w:type="spellEnd"/>
              <w:r w:rsidRPr="002174A0">
                <w:rPr>
                  <w:rFonts w:ascii="Lucida Console" w:hAnsi="Lucida Console"/>
                  <w:sz w:val="12"/>
                  <w:szCs w:val="12"/>
                </w:rPr>
                <w:t xml:space="preserve"> VLANs that already exists</w:t>
              </w:r>
            </w:ins>
          </w:p>
          <w:p w14:paraId="3734C374" w14:textId="43F86C44" w:rsidR="001971A1" w:rsidRPr="002174A0" w:rsidRDefault="001971A1">
            <w:pPr>
              <w:spacing w:line="360" w:lineRule="auto"/>
              <w:rPr>
                <w:ins w:id="3339" w:author="Brian Leong (Inspur Worldwide Services Ltd)" w:date="2016-11-11T16:35:00Z"/>
                <w:rFonts w:ascii="Lucida Console" w:hAnsi="Lucida Console"/>
                <w:sz w:val="12"/>
                <w:szCs w:val="12"/>
              </w:rPr>
              <w:pPrChange w:id="3340" w:author="Brian Leong (Inspur Worldwide Services Ltd)" w:date="2016-11-11T16:45:00Z">
                <w:pPr/>
              </w:pPrChange>
            </w:pPr>
            <w:ins w:id="3341" w:author="Brian Leong (Inspur Worldwide Services Ltd)" w:date="2016-11-11T16:35:00Z">
              <w:r w:rsidRPr="002174A0">
                <w:rPr>
                  <w:rFonts w:ascii="Lucida Console" w:hAnsi="Lucida Console"/>
                  <w:sz w:val="12"/>
                  <w:szCs w:val="12"/>
                </w:rPr>
                <w:t>spanning-tree port type edge</w:t>
              </w:r>
            </w:ins>
          </w:p>
          <w:p w14:paraId="7E3B04E4" w14:textId="2C5E41E6" w:rsidR="001971A1" w:rsidRPr="002174A0" w:rsidRDefault="001971A1">
            <w:pPr>
              <w:spacing w:line="360" w:lineRule="auto"/>
              <w:rPr>
                <w:ins w:id="3342" w:author="Brian Leong (Inspur Worldwide Services Ltd)" w:date="2016-11-11T16:35:00Z"/>
                <w:rFonts w:ascii="Lucida Console" w:hAnsi="Lucida Console"/>
                <w:sz w:val="12"/>
                <w:szCs w:val="12"/>
              </w:rPr>
              <w:pPrChange w:id="3343" w:author="Brian Leong (Inspur Worldwide Services Ltd)" w:date="2016-11-11T16:45:00Z">
                <w:pPr/>
              </w:pPrChange>
            </w:pPr>
            <w:proofErr w:type="spellStart"/>
            <w:ins w:id="3344" w:author="Brian Leong (Inspur Worldwide Services Ltd)" w:date="2016-11-11T16:35:00Z">
              <w:r w:rsidRPr="002174A0">
                <w:rPr>
                  <w:rFonts w:ascii="Lucida Console" w:hAnsi="Lucida Console"/>
                  <w:sz w:val="12"/>
                  <w:szCs w:val="12"/>
                </w:rPr>
                <w:t>flowcontrol</w:t>
              </w:r>
              <w:proofErr w:type="spellEnd"/>
              <w:r w:rsidRPr="002174A0">
                <w:rPr>
                  <w:rFonts w:ascii="Lucida Console" w:hAnsi="Lucida Console"/>
                  <w:sz w:val="12"/>
                  <w:szCs w:val="12"/>
                </w:rPr>
                <w:t xml:space="preserve"> receive on (not supported with PFC in Cisco NX-OS)</w:t>
              </w:r>
            </w:ins>
          </w:p>
          <w:p w14:paraId="3937912B" w14:textId="3712DC30" w:rsidR="001971A1" w:rsidRPr="002174A0" w:rsidRDefault="001971A1">
            <w:pPr>
              <w:spacing w:line="360" w:lineRule="auto"/>
              <w:rPr>
                <w:ins w:id="3345" w:author="Brian Leong (Inspur Worldwide Services Ltd)" w:date="2016-11-11T16:35:00Z"/>
                <w:rFonts w:ascii="Lucida Console" w:hAnsi="Lucida Console"/>
                <w:sz w:val="12"/>
                <w:szCs w:val="12"/>
              </w:rPr>
              <w:pPrChange w:id="3346" w:author="Brian Leong (Inspur Worldwide Services Ltd)" w:date="2016-11-11T16:45:00Z">
                <w:pPr/>
              </w:pPrChange>
            </w:pPr>
            <w:proofErr w:type="spellStart"/>
            <w:ins w:id="3347" w:author="Brian Leong (Inspur Worldwide Services Ltd)" w:date="2016-11-11T16:35:00Z">
              <w:r w:rsidRPr="002174A0">
                <w:rPr>
                  <w:rFonts w:ascii="Lucida Console" w:hAnsi="Lucida Console"/>
                  <w:sz w:val="12"/>
                  <w:szCs w:val="12"/>
                </w:rPr>
                <w:t>flowcontrol</w:t>
              </w:r>
              <w:proofErr w:type="spellEnd"/>
              <w:r w:rsidRPr="002174A0">
                <w:rPr>
                  <w:rFonts w:ascii="Lucida Console" w:hAnsi="Lucida Console"/>
                  <w:sz w:val="12"/>
                  <w:szCs w:val="12"/>
                </w:rPr>
                <w:t xml:space="preserve"> send on (not supported with PFC in Cisco NX-OS)</w:t>
              </w:r>
            </w:ins>
          </w:p>
          <w:p w14:paraId="23C8FFA8" w14:textId="6995E9CA" w:rsidR="001971A1" w:rsidRPr="002174A0" w:rsidRDefault="001971A1">
            <w:pPr>
              <w:spacing w:line="360" w:lineRule="auto"/>
              <w:rPr>
                <w:ins w:id="3348" w:author="Brian Leong (Inspur Worldwide Services Ltd)" w:date="2016-11-11T16:35:00Z"/>
                <w:rFonts w:ascii="Lucida Console" w:hAnsi="Lucida Console"/>
                <w:sz w:val="12"/>
                <w:szCs w:val="12"/>
              </w:rPr>
              <w:pPrChange w:id="3349" w:author="Brian Leong (Inspur Worldwide Services Ltd)" w:date="2016-11-11T16:45:00Z">
                <w:pPr/>
              </w:pPrChange>
            </w:pPr>
            <w:ins w:id="3350" w:author="Brian Leong (Inspur Worldwide Services Ltd)" w:date="2016-11-11T16:35:00Z">
              <w:r w:rsidRPr="002174A0">
                <w:rPr>
                  <w:rFonts w:ascii="Lucida Console" w:hAnsi="Lucida Console"/>
                  <w:sz w:val="12"/>
                  <w:szCs w:val="12"/>
                </w:rPr>
                <w:t>no shutdown</w:t>
              </w:r>
            </w:ins>
          </w:p>
          <w:p w14:paraId="3D38C0C5" w14:textId="3736C7BF" w:rsidR="001971A1" w:rsidRPr="002174A0" w:rsidRDefault="001971A1">
            <w:pPr>
              <w:spacing w:line="360" w:lineRule="auto"/>
              <w:rPr>
                <w:ins w:id="3351" w:author="Brian Leong (Inspur Worldwide Services Ltd)" w:date="2016-11-11T16:31:00Z"/>
                <w:rFonts w:ascii="Lucida Console" w:hAnsi="Lucida Console"/>
                <w:sz w:val="12"/>
                <w:szCs w:val="12"/>
              </w:rPr>
              <w:pPrChange w:id="3352" w:author="Brian Leong (Inspur Worldwide Services Ltd)" w:date="2016-11-11T16:45:00Z">
                <w:pPr/>
              </w:pPrChange>
            </w:pPr>
            <w:ins w:id="3353" w:author="Brian Leong (Inspur Worldwide Services Ltd)" w:date="2016-11-11T16:35:00Z">
              <w:r w:rsidRPr="002174A0">
                <w:rPr>
                  <w:rFonts w:ascii="Lucida Console" w:hAnsi="Lucida Console"/>
                  <w:sz w:val="12"/>
                  <w:szCs w:val="12"/>
                </w:rPr>
                <w:t>priority-flow-control mode on</w:t>
              </w:r>
            </w:ins>
          </w:p>
        </w:tc>
      </w:tr>
    </w:tbl>
    <w:p w14:paraId="67233782" w14:textId="169C6B66" w:rsidR="00F25391" w:rsidRPr="002174A0" w:rsidRDefault="00F25391">
      <w:pPr>
        <w:rPr>
          <w:ins w:id="3354" w:author="Brian Leong (Inspur Worldwide Services Ltd)" w:date="2016-11-21T11:27:00Z"/>
          <w:rFonts w:ascii="Lucida Console" w:hAnsi="Lucida Console"/>
          <w:sz w:val="12"/>
          <w:szCs w:val="12"/>
        </w:rPr>
      </w:pPr>
    </w:p>
    <w:p w14:paraId="09D0E520" w14:textId="77777777" w:rsidR="00F25391" w:rsidRPr="002174A0" w:rsidRDefault="00F25391">
      <w:pPr>
        <w:rPr>
          <w:ins w:id="3355" w:author="Brian Leong (Inspur Worldwide Services Ltd)" w:date="2016-11-21T11:27:00Z"/>
          <w:rFonts w:ascii="Lucida Console" w:hAnsi="Lucida Console"/>
          <w:sz w:val="12"/>
          <w:szCs w:val="12"/>
        </w:rPr>
      </w:pPr>
      <w:ins w:id="3356" w:author="Brian Leong (Inspur Worldwide Services Ltd)" w:date="2016-11-21T11:27:00Z">
        <w:r w:rsidRPr="002174A0">
          <w:rPr>
            <w:rFonts w:ascii="Lucida Console" w:hAnsi="Lucida Console"/>
            <w:sz w:val="12"/>
            <w:szCs w:val="12"/>
          </w:rPr>
          <w:br w:type="page"/>
        </w:r>
      </w:ins>
    </w:p>
    <w:p w14:paraId="705C0E45" w14:textId="15C4C672" w:rsidR="00F25391" w:rsidRPr="002174A0" w:rsidRDefault="00F25391">
      <w:pPr>
        <w:rPr>
          <w:ins w:id="3357" w:author="Brian Leong (Inspur Worldwide Services Ltd)" w:date="2016-11-21T11:27:00Z"/>
          <w:rFonts w:ascii="Lucida Console" w:hAnsi="Lucida Console"/>
          <w:sz w:val="12"/>
          <w:szCs w:val="12"/>
        </w:rPr>
      </w:pPr>
      <w:ins w:id="3358" w:author="Brian Leong (Inspur Worldwide Services Ltd)" w:date="2016-11-21T11:27:00Z">
        <w:r w:rsidRPr="002174A0">
          <w:rPr>
            <w:rFonts w:ascii="Lucida Console" w:hAnsi="Lucida Console"/>
            <w:sz w:val="12"/>
            <w:szCs w:val="12"/>
          </w:rPr>
          <w:lastRenderedPageBreak/>
          <w:t>Appendix 2: Troubleshooting/Verification steps.</w:t>
        </w:r>
      </w:ins>
    </w:p>
    <w:p w14:paraId="7427FDB1" w14:textId="77777777" w:rsidR="00F25391" w:rsidRPr="002174A0" w:rsidRDefault="00F25391" w:rsidP="00F25391">
      <w:pPr>
        <w:pStyle w:val="NormalWeb"/>
        <w:spacing w:before="0" w:beforeAutospacing="0" w:after="0" w:afterAutospacing="0"/>
        <w:rPr>
          <w:ins w:id="3359" w:author="Brian Leong (Inspur Worldwide Services Ltd)" w:date="2016-11-21T11:29:00Z"/>
          <w:rFonts w:ascii="Lucida Console" w:hAnsi="Lucida Console" w:cstheme="minorBidi"/>
          <w:sz w:val="12"/>
          <w:szCs w:val="12"/>
        </w:rPr>
      </w:pPr>
      <w:ins w:id="3360" w:author="Brian Leong (Inspur Worldwide Services Ltd)" w:date="2016-11-21T11:27:00Z">
        <w:r w:rsidRPr="002174A0">
          <w:rPr>
            <w:rFonts w:ascii="Lucida Console" w:hAnsi="Lucida Console" w:cstheme="minorBidi"/>
            <w:sz w:val="12"/>
            <w:szCs w:val="12"/>
            <w:rPrChange w:id="3361" w:author="Omar Cardona" w:date="2016-11-21T23:50:00Z">
              <w:rPr>
                <w:rFonts w:ascii="Lucida Console" w:hAnsi="Lucida Console"/>
                <w:color w:val="000000"/>
                <w:sz w:val="16"/>
                <w:szCs w:val="16"/>
              </w:rPr>
            </w:rPrChange>
          </w:rPr>
          <w:t>Script to check if RDMA configuration is correct on the host:</w:t>
        </w:r>
      </w:ins>
    </w:p>
    <w:p w14:paraId="27F8BA94" w14:textId="6C076E86" w:rsidR="00F25391" w:rsidRPr="002174A0" w:rsidRDefault="00F25391" w:rsidP="00F25391">
      <w:pPr>
        <w:pStyle w:val="NormalWeb"/>
        <w:spacing w:before="0" w:beforeAutospacing="0" w:after="0" w:afterAutospacing="0"/>
        <w:rPr>
          <w:ins w:id="3362" w:author="Brian Leong (Inspur Worldwide Services Ltd)" w:date="2016-11-21T11:27:00Z"/>
          <w:rFonts w:ascii="Lucida Console" w:hAnsi="Lucida Console"/>
          <w:sz w:val="12"/>
          <w:szCs w:val="12"/>
          <w:rPrChange w:id="3363" w:author="Omar Cardona" w:date="2016-11-21T23:50:00Z">
            <w:rPr>
              <w:ins w:id="3364" w:author="Brian Leong (Inspur Worldwide Services Ltd)" w:date="2016-11-21T11:27:00Z"/>
              <w:rFonts w:ascii="Lucida Console" w:hAnsi="Lucida Console"/>
              <w:sz w:val="16"/>
              <w:szCs w:val="16"/>
            </w:rPr>
          </w:rPrChange>
        </w:rPr>
      </w:pPr>
      <w:ins w:id="3365" w:author="Brian Leong (Inspur Worldwide Services Ltd)" w:date="2016-11-21T11:27:00Z">
        <w:r w:rsidRPr="002174A0">
          <w:rPr>
            <w:rFonts w:ascii="Lucida Console" w:hAnsi="Lucida Console"/>
            <w:sz w:val="12"/>
            <w:szCs w:val="12"/>
            <w:rPrChange w:id="3366" w:author="Omar Cardona" w:date="2016-11-21T23:50:00Z">
              <w:rPr>
                <w:rFonts w:ascii="Lucida Console" w:hAnsi="Lucida Console"/>
                <w:sz w:val="16"/>
                <w:szCs w:val="16"/>
              </w:rPr>
            </w:rPrChange>
          </w:rPr>
          <w:fldChar w:fldCharType="begin"/>
        </w:r>
        <w:r w:rsidRPr="002174A0">
          <w:rPr>
            <w:rFonts w:ascii="Lucida Console" w:hAnsi="Lucida Console"/>
            <w:sz w:val="12"/>
            <w:szCs w:val="12"/>
            <w:rPrChange w:id="3367" w:author="Omar Cardona" w:date="2016-11-21T23:50:00Z">
              <w:rPr>
                <w:rFonts w:ascii="Lucida Console" w:hAnsi="Lucida Console"/>
                <w:sz w:val="16"/>
                <w:szCs w:val="16"/>
              </w:rPr>
            </w:rPrChange>
          </w:rPr>
          <w:instrText xml:space="preserve"> HYPERLINK "https://github.com/Microsoft/SDN/blob/master/Diagnostics/Test-Rdma.ps1" </w:instrText>
        </w:r>
        <w:r w:rsidRPr="002174A0">
          <w:rPr>
            <w:rFonts w:ascii="Lucida Console" w:hAnsi="Lucida Console"/>
            <w:sz w:val="12"/>
            <w:szCs w:val="12"/>
            <w:rPrChange w:id="3368" w:author="Omar Cardona" w:date="2016-11-21T23:50:00Z">
              <w:rPr>
                <w:rFonts w:ascii="Lucida Console" w:hAnsi="Lucida Console"/>
                <w:sz w:val="16"/>
                <w:szCs w:val="16"/>
              </w:rPr>
            </w:rPrChange>
          </w:rPr>
          <w:fldChar w:fldCharType="separate"/>
        </w:r>
        <w:r w:rsidRPr="002174A0">
          <w:rPr>
            <w:rStyle w:val="Hyperlink"/>
            <w:rFonts w:ascii="Lucida Console" w:hAnsi="Lucida Console"/>
            <w:sz w:val="12"/>
            <w:szCs w:val="12"/>
            <w:rPrChange w:id="3369" w:author="Omar Cardona" w:date="2016-11-21T23:50:00Z">
              <w:rPr>
                <w:rStyle w:val="Hyperlink"/>
                <w:rFonts w:ascii="Lucida Console" w:hAnsi="Lucida Console"/>
                <w:sz w:val="16"/>
                <w:szCs w:val="16"/>
              </w:rPr>
            </w:rPrChange>
          </w:rPr>
          <w:t>https://github.com/Microsoft/SDN/blob/master/Diagnostics/Test-Rdma.ps1</w:t>
        </w:r>
        <w:r w:rsidRPr="002174A0">
          <w:rPr>
            <w:rFonts w:ascii="Lucida Console" w:hAnsi="Lucida Console"/>
            <w:sz w:val="12"/>
            <w:szCs w:val="12"/>
            <w:rPrChange w:id="3370" w:author="Omar Cardona" w:date="2016-11-21T23:50:00Z">
              <w:rPr>
                <w:rFonts w:ascii="Lucida Console" w:hAnsi="Lucida Console"/>
                <w:sz w:val="16"/>
                <w:szCs w:val="16"/>
              </w:rPr>
            </w:rPrChange>
          </w:rPr>
          <w:fldChar w:fldCharType="end"/>
        </w:r>
      </w:ins>
    </w:p>
    <w:p w14:paraId="0C1A7A96" w14:textId="77777777" w:rsidR="00F25391" w:rsidRPr="002174A0" w:rsidRDefault="00F25391" w:rsidP="00F25391">
      <w:pPr>
        <w:pStyle w:val="NormalWeb"/>
        <w:spacing w:before="0" w:beforeAutospacing="0" w:after="0" w:afterAutospacing="0"/>
        <w:rPr>
          <w:ins w:id="3371" w:author="Brian Leong (Inspur Worldwide Services Ltd)" w:date="2016-11-21T11:27:00Z"/>
          <w:rFonts w:ascii="Lucida Console" w:hAnsi="Lucida Console"/>
          <w:color w:val="000000"/>
          <w:sz w:val="12"/>
          <w:szCs w:val="12"/>
          <w:rPrChange w:id="3372" w:author="Omar Cardona" w:date="2016-11-21T23:50:00Z">
            <w:rPr>
              <w:ins w:id="3373" w:author="Brian Leong (Inspur Worldwide Services Ltd)" w:date="2016-11-21T11:27:00Z"/>
              <w:rFonts w:ascii="Lucida Console" w:hAnsi="Lucida Console"/>
              <w:color w:val="000000"/>
              <w:sz w:val="16"/>
              <w:szCs w:val="16"/>
            </w:rPr>
          </w:rPrChange>
        </w:rPr>
      </w:pPr>
      <w:ins w:id="3374" w:author="Brian Leong (Inspur Worldwide Services Ltd)" w:date="2016-11-21T11:27:00Z">
        <w:r w:rsidRPr="002174A0">
          <w:rPr>
            <w:rFonts w:ascii="Lucida Console" w:hAnsi="Lucida Console"/>
            <w:color w:val="000000"/>
            <w:sz w:val="12"/>
            <w:szCs w:val="12"/>
            <w:rPrChange w:id="3375" w:author="Omar Cardona" w:date="2016-11-21T23:50:00Z">
              <w:rPr>
                <w:rFonts w:ascii="Lucida Console" w:hAnsi="Lucida Console"/>
                <w:color w:val="000000"/>
                <w:sz w:val="16"/>
                <w:szCs w:val="16"/>
              </w:rPr>
            </w:rPrChange>
          </w:rPr>
          <w:t> </w:t>
        </w:r>
      </w:ins>
    </w:p>
    <w:tbl>
      <w:tblPr>
        <w:tblW w:w="0" w:type="auto"/>
        <w:tblCellMar>
          <w:left w:w="0" w:type="dxa"/>
          <w:right w:w="0" w:type="dxa"/>
        </w:tblCellMar>
        <w:tblLook w:val="04A0" w:firstRow="1" w:lastRow="0" w:firstColumn="1" w:lastColumn="0" w:noHBand="0" w:noVBand="1"/>
        <w:tblCaption w:val=""/>
        <w:tblDescription w:val=""/>
      </w:tblPr>
      <w:tblGrid>
        <w:gridCol w:w="1012"/>
        <w:gridCol w:w="6590"/>
        <w:gridCol w:w="3178"/>
      </w:tblGrid>
      <w:tr w:rsidR="00F25391" w:rsidRPr="002174A0" w14:paraId="069FA85A" w14:textId="77777777" w:rsidTr="00F25391">
        <w:trPr>
          <w:ins w:id="3376" w:author="Brian Leong (Inspur Worldwide Services Ltd)" w:date="2016-11-21T11:27:00Z"/>
        </w:trPr>
        <w:tc>
          <w:tcPr>
            <w:tcW w:w="39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DD9685" w14:textId="77777777" w:rsidR="00F25391" w:rsidRPr="002174A0" w:rsidRDefault="00F25391">
            <w:pPr>
              <w:pStyle w:val="NormalWeb"/>
              <w:spacing w:before="0" w:beforeAutospacing="0" w:after="0" w:afterAutospacing="0"/>
              <w:rPr>
                <w:ins w:id="3377" w:author="Brian Leong (Inspur Worldwide Services Ltd)" w:date="2016-11-21T11:27:00Z"/>
                <w:rFonts w:ascii="Lucida Console" w:hAnsi="Lucida Console"/>
                <w:sz w:val="12"/>
                <w:szCs w:val="12"/>
                <w:rPrChange w:id="3378" w:author="Omar Cardona" w:date="2016-11-21T23:50:00Z">
                  <w:rPr>
                    <w:ins w:id="3379" w:author="Brian Leong (Inspur Worldwide Services Ltd)" w:date="2016-11-21T11:27:00Z"/>
                    <w:rFonts w:ascii="Lucida Console" w:hAnsi="Lucida Console"/>
                    <w:sz w:val="16"/>
                    <w:szCs w:val="16"/>
                  </w:rPr>
                </w:rPrChange>
              </w:rPr>
            </w:pPr>
            <w:ins w:id="3380" w:author="Brian Leong (Inspur Worldwide Services Ltd)" w:date="2016-11-21T11:27:00Z">
              <w:r w:rsidRPr="002174A0">
                <w:rPr>
                  <w:rFonts w:ascii="Lucida Console" w:hAnsi="Lucida Console"/>
                  <w:b/>
                  <w:bCs/>
                  <w:sz w:val="12"/>
                  <w:szCs w:val="12"/>
                  <w:rPrChange w:id="3381" w:author="Omar Cardona" w:date="2016-11-21T23:50:00Z">
                    <w:rPr>
                      <w:rFonts w:ascii="Lucida Console" w:hAnsi="Lucida Console"/>
                      <w:b/>
                      <w:bCs/>
                      <w:sz w:val="16"/>
                      <w:szCs w:val="16"/>
                    </w:rPr>
                  </w:rPrChange>
                </w:rPr>
                <w:t>Cmdlet</w:t>
              </w:r>
            </w:ins>
          </w:p>
        </w:tc>
        <w:tc>
          <w:tcPr>
            <w:tcW w:w="19420" w:type="dxa"/>
            <w:tcBorders>
              <w:top w:val="single" w:sz="8" w:space="0" w:color="A3A3A3"/>
              <w:left w:val="nil"/>
              <w:bottom w:val="single" w:sz="8" w:space="0" w:color="A3A3A3"/>
              <w:right w:val="single" w:sz="8" w:space="0" w:color="A3A3A3"/>
            </w:tcBorders>
            <w:tcMar>
              <w:top w:w="80" w:type="dxa"/>
              <w:left w:w="80" w:type="dxa"/>
              <w:bottom w:w="80" w:type="dxa"/>
              <w:right w:w="80" w:type="dxa"/>
            </w:tcMar>
            <w:hideMark/>
          </w:tcPr>
          <w:p w14:paraId="45E457D7" w14:textId="77777777" w:rsidR="00F25391" w:rsidRPr="002174A0" w:rsidRDefault="00F25391">
            <w:pPr>
              <w:pStyle w:val="NormalWeb"/>
              <w:spacing w:before="0" w:beforeAutospacing="0" w:after="0" w:afterAutospacing="0"/>
              <w:rPr>
                <w:ins w:id="3382" w:author="Brian Leong (Inspur Worldwide Services Ltd)" w:date="2016-11-21T11:27:00Z"/>
                <w:rFonts w:ascii="Lucida Console" w:hAnsi="Lucida Console"/>
                <w:sz w:val="12"/>
                <w:szCs w:val="12"/>
                <w:rPrChange w:id="3383" w:author="Omar Cardona" w:date="2016-11-21T23:50:00Z">
                  <w:rPr>
                    <w:ins w:id="3384" w:author="Brian Leong (Inspur Worldwide Services Ltd)" w:date="2016-11-21T11:27:00Z"/>
                    <w:rFonts w:ascii="Lucida Console" w:hAnsi="Lucida Console"/>
                    <w:sz w:val="16"/>
                    <w:szCs w:val="16"/>
                  </w:rPr>
                </w:rPrChange>
              </w:rPr>
            </w:pPr>
            <w:ins w:id="3385" w:author="Brian Leong (Inspur Worldwide Services Ltd)" w:date="2016-11-21T11:27:00Z">
              <w:r w:rsidRPr="002174A0">
                <w:rPr>
                  <w:rFonts w:ascii="Lucida Console" w:hAnsi="Lucida Console"/>
                  <w:b/>
                  <w:bCs/>
                  <w:sz w:val="12"/>
                  <w:szCs w:val="12"/>
                  <w:rPrChange w:id="3386" w:author="Omar Cardona" w:date="2016-11-21T23:50:00Z">
                    <w:rPr>
                      <w:rFonts w:ascii="Lucida Console" w:hAnsi="Lucida Console"/>
                      <w:b/>
                      <w:bCs/>
                      <w:sz w:val="16"/>
                      <w:szCs w:val="16"/>
                    </w:rPr>
                  </w:rPrChange>
                </w:rPr>
                <w:t>Expected</w:t>
              </w:r>
            </w:ins>
          </w:p>
        </w:tc>
        <w:tc>
          <w:tcPr>
            <w:tcW w:w="9818" w:type="dxa"/>
            <w:tcBorders>
              <w:top w:val="single" w:sz="8" w:space="0" w:color="A3A3A3"/>
              <w:left w:val="nil"/>
              <w:bottom w:val="single" w:sz="8" w:space="0" w:color="A3A3A3"/>
              <w:right w:val="single" w:sz="8" w:space="0" w:color="A3A3A3"/>
            </w:tcBorders>
            <w:tcMar>
              <w:top w:w="80" w:type="dxa"/>
              <w:left w:w="80" w:type="dxa"/>
              <w:bottom w:w="80" w:type="dxa"/>
              <w:right w:w="80" w:type="dxa"/>
            </w:tcMar>
            <w:hideMark/>
          </w:tcPr>
          <w:p w14:paraId="640A9FC1" w14:textId="77777777" w:rsidR="00F25391" w:rsidRPr="002174A0" w:rsidRDefault="00F25391">
            <w:pPr>
              <w:pStyle w:val="NormalWeb"/>
              <w:spacing w:before="0" w:beforeAutospacing="0" w:after="0" w:afterAutospacing="0"/>
              <w:rPr>
                <w:ins w:id="3387" w:author="Brian Leong (Inspur Worldwide Services Ltd)" w:date="2016-11-21T11:27:00Z"/>
                <w:rFonts w:ascii="Lucida Console" w:hAnsi="Lucida Console"/>
                <w:sz w:val="12"/>
                <w:szCs w:val="12"/>
                <w:rPrChange w:id="3388" w:author="Omar Cardona" w:date="2016-11-21T23:50:00Z">
                  <w:rPr>
                    <w:ins w:id="3389" w:author="Brian Leong (Inspur Worldwide Services Ltd)" w:date="2016-11-21T11:27:00Z"/>
                    <w:rFonts w:ascii="Lucida Console" w:hAnsi="Lucida Console"/>
                    <w:sz w:val="16"/>
                    <w:szCs w:val="16"/>
                  </w:rPr>
                </w:rPrChange>
              </w:rPr>
            </w:pPr>
            <w:ins w:id="3390" w:author="Brian Leong (Inspur Worldwide Services Ltd)" w:date="2016-11-21T11:27:00Z">
              <w:r w:rsidRPr="002174A0">
                <w:rPr>
                  <w:rFonts w:ascii="Lucida Console" w:hAnsi="Lucida Console"/>
                  <w:b/>
                  <w:bCs/>
                  <w:sz w:val="12"/>
                  <w:szCs w:val="12"/>
                  <w:rPrChange w:id="3391" w:author="Omar Cardona" w:date="2016-11-21T23:50:00Z">
                    <w:rPr>
                      <w:rFonts w:ascii="Lucida Console" w:hAnsi="Lucida Console"/>
                      <w:b/>
                      <w:bCs/>
                      <w:sz w:val="16"/>
                      <w:szCs w:val="16"/>
                    </w:rPr>
                  </w:rPrChange>
                </w:rPr>
                <w:t>What to do if unexpected is encountered?</w:t>
              </w:r>
            </w:ins>
          </w:p>
        </w:tc>
      </w:tr>
      <w:tr w:rsidR="00F25391" w:rsidRPr="002174A0" w14:paraId="17001AF8" w14:textId="77777777" w:rsidTr="00F25391">
        <w:trPr>
          <w:ins w:id="3392"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360A3420" w14:textId="77777777" w:rsidR="00F25391" w:rsidRPr="002174A0" w:rsidRDefault="00F25391">
            <w:pPr>
              <w:pStyle w:val="NormalWeb"/>
              <w:spacing w:before="0" w:beforeAutospacing="0" w:after="0" w:afterAutospacing="0"/>
              <w:rPr>
                <w:ins w:id="3393" w:author="Brian Leong (Inspur Worldwide Services Ltd)" w:date="2016-11-21T11:27:00Z"/>
                <w:rFonts w:ascii="Lucida Console" w:hAnsi="Lucida Console"/>
                <w:sz w:val="12"/>
                <w:szCs w:val="12"/>
                <w:rPrChange w:id="3394" w:author="Omar Cardona" w:date="2016-11-21T23:50:00Z">
                  <w:rPr>
                    <w:ins w:id="3395" w:author="Brian Leong (Inspur Worldwide Services Ltd)" w:date="2016-11-21T11:27:00Z"/>
                    <w:rFonts w:ascii="Lucida Console" w:hAnsi="Lucida Console"/>
                    <w:sz w:val="16"/>
                    <w:szCs w:val="16"/>
                  </w:rPr>
                </w:rPrChange>
              </w:rPr>
            </w:pPr>
            <w:ins w:id="3396" w:author="Brian Leong (Inspur Worldwide Services Ltd)" w:date="2016-11-21T11:27:00Z">
              <w:r w:rsidRPr="002174A0">
                <w:rPr>
                  <w:rFonts w:ascii="Lucida Console" w:hAnsi="Lucida Console"/>
                  <w:sz w:val="12"/>
                  <w:szCs w:val="12"/>
                  <w:rPrChange w:id="3397" w:author="Omar Cardona" w:date="2016-11-21T23:50:00Z">
                    <w:rPr>
                      <w:rFonts w:ascii="Lucida Console" w:hAnsi="Lucida Console"/>
                      <w:sz w:val="16"/>
                      <w:szCs w:val="16"/>
                    </w:rPr>
                  </w:rPrChange>
                </w:rPr>
                <w:t>Get-</w:t>
              </w:r>
              <w:proofErr w:type="spellStart"/>
              <w:r w:rsidRPr="002174A0">
                <w:rPr>
                  <w:rFonts w:ascii="Lucida Console" w:hAnsi="Lucida Console"/>
                  <w:sz w:val="12"/>
                  <w:szCs w:val="12"/>
                  <w:rPrChange w:id="3398" w:author="Omar Cardona" w:date="2016-11-21T23:50:00Z">
                    <w:rPr>
                      <w:rFonts w:ascii="Lucida Console" w:hAnsi="Lucida Console"/>
                      <w:sz w:val="16"/>
                      <w:szCs w:val="16"/>
                    </w:rPr>
                  </w:rPrChange>
                </w:rPr>
                <w:t>NetAdapterRdma</w:t>
              </w:r>
              <w:proofErr w:type="spellEnd"/>
              <w:r w:rsidRPr="002174A0">
                <w:rPr>
                  <w:rFonts w:ascii="Lucida Console" w:hAnsi="Lucida Console"/>
                  <w:sz w:val="12"/>
                  <w:szCs w:val="12"/>
                  <w:rPrChange w:id="3399" w:author="Omar Cardona" w:date="2016-11-21T23:50:00Z">
                    <w:rPr>
                      <w:rFonts w:ascii="Lucida Console" w:hAnsi="Lucida Console"/>
                      <w:sz w:val="16"/>
                      <w:szCs w:val="16"/>
                    </w:rPr>
                  </w:rPrChange>
                </w:rPr>
                <w:t xml:space="preserve"> | </w:t>
              </w:r>
              <w:proofErr w:type="spellStart"/>
              <w:r w:rsidRPr="002174A0">
                <w:rPr>
                  <w:rFonts w:ascii="Lucida Console" w:hAnsi="Lucida Console"/>
                  <w:sz w:val="12"/>
                  <w:szCs w:val="12"/>
                  <w:rPrChange w:id="3400" w:author="Omar Cardona" w:date="2016-11-21T23:50:00Z">
                    <w:rPr>
                      <w:rFonts w:ascii="Lucida Console" w:hAnsi="Lucida Console"/>
                      <w:sz w:val="16"/>
                      <w:szCs w:val="16"/>
                    </w:rPr>
                  </w:rPrChange>
                </w:rPr>
                <w:t>fl</w:t>
              </w:r>
              <w:proofErr w:type="spellEnd"/>
              <w:r w:rsidRPr="002174A0">
                <w:rPr>
                  <w:rFonts w:ascii="Lucida Console" w:hAnsi="Lucida Console"/>
                  <w:sz w:val="12"/>
                  <w:szCs w:val="12"/>
                  <w:rPrChange w:id="3401" w:author="Omar Cardona" w:date="2016-11-21T23:50:00Z">
                    <w:rPr>
                      <w:rFonts w:ascii="Lucida Console" w:hAnsi="Lucida Console"/>
                      <w:sz w:val="16"/>
                      <w:szCs w:val="16"/>
                    </w:rPr>
                  </w:rPrChange>
                </w:rPr>
                <w:t xml:space="preserve"> *</w:t>
              </w:r>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407E88A4" w14:textId="77777777" w:rsidR="00F25391" w:rsidRPr="002174A0" w:rsidRDefault="00F25391">
            <w:pPr>
              <w:pStyle w:val="NormalWeb"/>
              <w:spacing w:before="0" w:beforeAutospacing="0" w:after="0" w:afterAutospacing="0"/>
              <w:rPr>
                <w:ins w:id="3402" w:author="Brian Leong (Inspur Worldwide Services Ltd)" w:date="2016-11-21T11:27:00Z"/>
                <w:rFonts w:ascii="Lucida Console" w:hAnsi="Lucida Console"/>
                <w:sz w:val="12"/>
                <w:szCs w:val="12"/>
                <w:rPrChange w:id="3403" w:author="Omar Cardona" w:date="2016-11-21T23:50:00Z">
                  <w:rPr>
                    <w:ins w:id="3404" w:author="Brian Leong (Inspur Worldwide Services Ltd)" w:date="2016-11-21T11:27:00Z"/>
                    <w:rFonts w:ascii="Lucida Console" w:hAnsi="Lucida Console"/>
                    <w:sz w:val="16"/>
                    <w:szCs w:val="16"/>
                  </w:rPr>
                </w:rPrChange>
              </w:rPr>
            </w:pPr>
            <w:ins w:id="3405" w:author="Brian Leong (Inspur Worldwide Services Ltd)" w:date="2016-11-21T11:27:00Z">
              <w:r w:rsidRPr="002174A0">
                <w:rPr>
                  <w:rFonts w:ascii="Lucida Console" w:hAnsi="Lucida Console"/>
                  <w:sz w:val="12"/>
                  <w:szCs w:val="12"/>
                  <w:rPrChange w:id="3406" w:author="Omar Cardona" w:date="2016-11-21T23:50:00Z">
                    <w:rPr>
                      <w:rFonts w:ascii="Lucida Console" w:hAnsi="Lucida Console"/>
                      <w:sz w:val="16"/>
                      <w:szCs w:val="16"/>
                    </w:rPr>
                  </w:rPrChange>
                </w:rPr>
                <w:t>Host vNIC and the physical NIC show non-zero RDMA capabilities.</w:t>
              </w:r>
            </w:ins>
          </w:p>
          <w:p w14:paraId="514CCD53" w14:textId="77777777" w:rsidR="00F25391" w:rsidRPr="002174A0" w:rsidRDefault="00F25391">
            <w:pPr>
              <w:pStyle w:val="NormalWeb"/>
              <w:spacing w:before="0" w:beforeAutospacing="0" w:after="0" w:afterAutospacing="0"/>
              <w:rPr>
                <w:ins w:id="3407" w:author="Brian Leong (Inspur Worldwide Services Ltd)" w:date="2016-11-21T11:27:00Z"/>
                <w:rFonts w:ascii="Lucida Console" w:hAnsi="Lucida Console"/>
                <w:sz w:val="12"/>
                <w:szCs w:val="12"/>
                <w:rPrChange w:id="3408" w:author="Omar Cardona" w:date="2016-11-21T23:50:00Z">
                  <w:rPr>
                    <w:ins w:id="3409" w:author="Brian Leong (Inspur Worldwide Services Ltd)" w:date="2016-11-21T11:27:00Z"/>
                    <w:rFonts w:ascii="Lucida Console" w:hAnsi="Lucida Console"/>
                    <w:sz w:val="16"/>
                    <w:szCs w:val="16"/>
                  </w:rPr>
                </w:rPrChange>
              </w:rPr>
            </w:pPr>
            <w:ins w:id="3410" w:author="Brian Leong (Inspur Worldwide Services Ltd)" w:date="2016-11-21T11:27:00Z">
              <w:r w:rsidRPr="002174A0">
                <w:rPr>
                  <w:rFonts w:ascii="Lucida Console" w:hAnsi="Lucida Console"/>
                  <w:sz w:val="12"/>
                  <w:szCs w:val="12"/>
                  <w:rPrChange w:id="3411" w:author="Omar Cardona" w:date="2016-11-21T23:50:00Z">
                    <w:rPr>
                      <w:rFonts w:ascii="Lucida Console" w:hAnsi="Lucida Console"/>
                      <w:sz w:val="16"/>
                      <w:szCs w:val="16"/>
                    </w:rPr>
                  </w:rPrChange>
                </w:rPr>
                <w:t> </w:t>
              </w:r>
            </w:ins>
          </w:p>
          <w:p w14:paraId="0A6DC984" w14:textId="60E3B66E" w:rsidR="00F25391" w:rsidRPr="002174A0" w:rsidRDefault="00F25391">
            <w:pPr>
              <w:pStyle w:val="NormalWeb"/>
              <w:spacing w:before="0" w:beforeAutospacing="0" w:after="0" w:afterAutospacing="0"/>
              <w:rPr>
                <w:ins w:id="3412" w:author="Brian Leong (Inspur Worldwide Services Ltd)" w:date="2016-11-21T11:27:00Z"/>
                <w:rFonts w:ascii="Lucida Console" w:hAnsi="Lucida Console"/>
                <w:sz w:val="12"/>
                <w:szCs w:val="12"/>
                <w:rPrChange w:id="3413" w:author="Omar Cardona" w:date="2016-11-21T23:50:00Z">
                  <w:rPr>
                    <w:ins w:id="3414" w:author="Brian Leong (Inspur Worldwide Services Ltd)" w:date="2016-11-21T11:27:00Z"/>
                  </w:rPr>
                </w:rPrChange>
              </w:rPr>
            </w:pPr>
            <w:ins w:id="3415" w:author="Brian Leong (Inspur Worldwide Services Ltd)" w:date="2016-11-21T11:27:00Z">
              <w:r w:rsidRPr="002174A0">
                <w:rPr>
                  <w:rFonts w:ascii="Lucida Console" w:hAnsi="Lucida Console"/>
                  <w:noProof/>
                  <w:sz w:val="12"/>
                  <w:szCs w:val="12"/>
                  <w:rPrChange w:id="3416" w:author="Omar Cardona" w:date="2016-11-21T23:50:00Z">
                    <w:rPr>
                      <w:noProof/>
                    </w:rPr>
                  </w:rPrChange>
                </w:rPr>
                <w:drawing>
                  <wp:inline distT="0" distB="0" distL="0" distR="0" wp14:anchorId="6236BA2C" wp14:editId="7C15DC20">
                    <wp:extent cx="4828032" cy="4535424"/>
                    <wp:effectExtent l="0" t="0" r="0" b="0"/>
                    <wp:docPr id="16" name="Picture 16" descr="cid:image001.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1.jpg@01D240CB.E79DC16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4828032" cy="4535424"/>
                            </a:xfrm>
                            <a:prstGeom prst="rect">
                              <a:avLst/>
                            </a:prstGeom>
                            <a:noFill/>
                            <a:ln>
                              <a:noFill/>
                            </a:ln>
                          </pic:spPr>
                        </pic:pic>
                      </a:graphicData>
                    </a:graphic>
                  </wp:inline>
                </w:drawing>
              </w:r>
            </w:ins>
          </w:p>
          <w:p w14:paraId="30D870B2" w14:textId="77777777" w:rsidR="00F25391" w:rsidRPr="002174A0" w:rsidRDefault="00F25391">
            <w:pPr>
              <w:pStyle w:val="NormalWeb"/>
              <w:spacing w:before="0" w:beforeAutospacing="0" w:after="0" w:afterAutospacing="0"/>
              <w:rPr>
                <w:ins w:id="3417" w:author="Brian Leong (Inspur Worldwide Services Ltd)" w:date="2016-11-21T11:27:00Z"/>
                <w:rFonts w:ascii="Lucida Console" w:hAnsi="Lucida Console"/>
                <w:sz w:val="12"/>
                <w:szCs w:val="12"/>
                <w:rPrChange w:id="3418" w:author="Omar Cardona" w:date="2016-11-21T23:50:00Z">
                  <w:rPr>
                    <w:ins w:id="3419" w:author="Brian Leong (Inspur Worldwide Services Ltd)" w:date="2016-11-21T11:27:00Z"/>
                    <w:rFonts w:ascii="Lucida Console" w:hAnsi="Lucida Console"/>
                    <w:sz w:val="16"/>
                    <w:szCs w:val="16"/>
                  </w:rPr>
                </w:rPrChange>
              </w:rPr>
            </w:pPr>
            <w:ins w:id="3420" w:author="Brian Leong (Inspur Worldwide Services Ltd)" w:date="2016-11-21T11:27:00Z">
              <w:r w:rsidRPr="002174A0">
                <w:rPr>
                  <w:rFonts w:ascii="Lucida Console" w:hAnsi="Lucida Console"/>
                  <w:sz w:val="12"/>
                  <w:szCs w:val="12"/>
                  <w:rPrChange w:id="3421" w:author="Omar Cardona" w:date="2016-11-21T23:50:00Z">
                    <w:rPr>
                      <w:rFonts w:ascii="Lucida Console" w:hAnsi="Lucida Console"/>
                      <w:sz w:val="16"/>
                      <w:szCs w:val="16"/>
                    </w:rPr>
                  </w:rPrChange>
                </w:rPr>
                <w:t> </w:t>
              </w:r>
            </w:ins>
          </w:p>
        </w:tc>
        <w:tc>
          <w:tcPr>
            <w:tcW w:w="9976" w:type="dxa"/>
            <w:tcBorders>
              <w:top w:val="nil"/>
              <w:left w:val="nil"/>
              <w:bottom w:val="single" w:sz="8" w:space="0" w:color="A3A3A3"/>
              <w:right w:val="single" w:sz="8" w:space="0" w:color="A3A3A3"/>
            </w:tcBorders>
            <w:tcMar>
              <w:top w:w="80" w:type="dxa"/>
              <w:left w:w="80" w:type="dxa"/>
              <w:bottom w:w="80" w:type="dxa"/>
              <w:right w:w="80" w:type="dxa"/>
            </w:tcMar>
            <w:hideMark/>
          </w:tcPr>
          <w:p w14:paraId="7A6828CA" w14:textId="77777777" w:rsidR="00F25391" w:rsidRPr="002174A0" w:rsidRDefault="00F25391" w:rsidP="00F25391">
            <w:pPr>
              <w:numPr>
                <w:ilvl w:val="1"/>
                <w:numId w:val="5"/>
              </w:numPr>
              <w:spacing w:after="0" w:line="240" w:lineRule="auto"/>
              <w:ind w:left="350"/>
              <w:textAlignment w:val="center"/>
              <w:rPr>
                <w:ins w:id="3422" w:author="Brian Leong (Inspur Worldwide Services Ltd)" w:date="2016-11-21T11:27:00Z"/>
                <w:rFonts w:ascii="Lucida Console" w:hAnsi="Lucida Console"/>
                <w:sz w:val="12"/>
                <w:szCs w:val="12"/>
                <w:rPrChange w:id="3423" w:author="Omar Cardona" w:date="2016-11-21T23:50:00Z">
                  <w:rPr>
                    <w:ins w:id="3424" w:author="Brian Leong (Inspur Worldwide Services Ltd)" w:date="2016-11-21T11:27:00Z"/>
                    <w:rFonts w:ascii="Lucida Console" w:hAnsi="Lucida Console"/>
                    <w:sz w:val="16"/>
                    <w:szCs w:val="16"/>
                  </w:rPr>
                </w:rPrChange>
              </w:rPr>
            </w:pPr>
            <w:ins w:id="3425" w:author="Brian Leong (Inspur Worldwide Services Ltd)" w:date="2016-11-21T11:27:00Z">
              <w:r w:rsidRPr="002174A0">
                <w:rPr>
                  <w:rFonts w:ascii="Lucida Console" w:hAnsi="Lucida Console"/>
                  <w:sz w:val="12"/>
                  <w:szCs w:val="12"/>
                  <w:rPrChange w:id="3426" w:author="Omar Cardona" w:date="2016-11-21T23:50:00Z">
                    <w:rPr>
                      <w:rFonts w:ascii="Lucida Console" w:hAnsi="Lucida Console"/>
                      <w:sz w:val="16"/>
                      <w:szCs w:val="16"/>
                    </w:rPr>
                  </w:rPrChange>
                </w:rPr>
                <w:t xml:space="preserve">Make sure the </w:t>
              </w:r>
              <w:proofErr w:type="spellStart"/>
              <w:r w:rsidRPr="002174A0">
                <w:rPr>
                  <w:rFonts w:ascii="Lucida Console" w:hAnsi="Lucida Console"/>
                  <w:sz w:val="12"/>
                  <w:szCs w:val="12"/>
                  <w:rPrChange w:id="3427" w:author="Omar Cardona" w:date="2016-11-21T23:50:00Z">
                    <w:rPr>
                      <w:rFonts w:ascii="Lucida Console" w:hAnsi="Lucida Console"/>
                      <w:sz w:val="16"/>
                      <w:szCs w:val="16"/>
                    </w:rPr>
                  </w:rPrChange>
                </w:rPr>
                <w:t>Mlnx</w:t>
              </w:r>
              <w:proofErr w:type="spellEnd"/>
              <w:r w:rsidRPr="002174A0">
                <w:rPr>
                  <w:rFonts w:ascii="Lucida Console" w:hAnsi="Lucida Console"/>
                  <w:sz w:val="12"/>
                  <w:szCs w:val="12"/>
                  <w:rPrChange w:id="3428" w:author="Omar Cardona" w:date="2016-11-21T23:50:00Z">
                    <w:rPr>
                      <w:rFonts w:ascii="Lucida Console" w:hAnsi="Lucida Console"/>
                      <w:sz w:val="16"/>
                      <w:szCs w:val="16"/>
                    </w:rPr>
                  </w:rPrChange>
                </w:rPr>
                <w:t xml:space="preserve"> miniport and </w:t>
              </w:r>
              <w:proofErr w:type="spellStart"/>
              <w:r w:rsidRPr="002174A0">
                <w:rPr>
                  <w:rFonts w:ascii="Lucida Console" w:hAnsi="Lucida Console"/>
                  <w:sz w:val="12"/>
                  <w:szCs w:val="12"/>
                  <w:rPrChange w:id="3429" w:author="Omar Cardona" w:date="2016-11-21T23:50:00Z">
                    <w:rPr>
                      <w:rFonts w:ascii="Lucida Console" w:hAnsi="Lucida Console"/>
                      <w:sz w:val="16"/>
                      <w:szCs w:val="16"/>
                    </w:rPr>
                  </w:rPrChange>
                </w:rPr>
                <w:t>Mlnx</w:t>
              </w:r>
              <w:proofErr w:type="spellEnd"/>
              <w:r w:rsidRPr="002174A0">
                <w:rPr>
                  <w:rFonts w:ascii="Lucida Console" w:hAnsi="Lucida Console"/>
                  <w:sz w:val="12"/>
                  <w:szCs w:val="12"/>
                  <w:rPrChange w:id="3430" w:author="Omar Cardona" w:date="2016-11-21T23:50:00Z">
                    <w:rPr>
                      <w:rFonts w:ascii="Lucida Console" w:hAnsi="Lucida Console"/>
                      <w:sz w:val="16"/>
                      <w:szCs w:val="16"/>
                    </w:rPr>
                  </w:rPrChange>
                </w:rPr>
                <w:t xml:space="preserve"> bus drivers are latest. For Mellanox, use at least drop 42. </w:t>
              </w:r>
            </w:ins>
          </w:p>
          <w:p w14:paraId="08F1BC35" w14:textId="77777777" w:rsidR="00F25391" w:rsidRPr="002174A0" w:rsidRDefault="00F25391" w:rsidP="00F25391">
            <w:pPr>
              <w:numPr>
                <w:ilvl w:val="1"/>
                <w:numId w:val="5"/>
              </w:numPr>
              <w:spacing w:after="0" w:line="240" w:lineRule="auto"/>
              <w:ind w:left="350"/>
              <w:textAlignment w:val="center"/>
              <w:rPr>
                <w:ins w:id="3431" w:author="Brian Leong (Inspur Worldwide Services Ltd)" w:date="2016-11-21T11:27:00Z"/>
                <w:rFonts w:ascii="Lucida Console" w:hAnsi="Lucida Console"/>
                <w:sz w:val="12"/>
                <w:szCs w:val="12"/>
                <w:rPrChange w:id="3432" w:author="Omar Cardona" w:date="2016-11-21T23:50:00Z">
                  <w:rPr>
                    <w:ins w:id="3433" w:author="Brian Leong (Inspur Worldwide Services Ltd)" w:date="2016-11-21T11:27:00Z"/>
                    <w:rFonts w:ascii="Lucida Console" w:hAnsi="Lucida Console"/>
                    <w:sz w:val="16"/>
                    <w:szCs w:val="16"/>
                  </w:rPr>
                </w:rPrChange>
              </w:rPr>
            </w:pPr>
            <w:ins w:id="3434" w:author="Brian Leong (Inspur Worldwide Services Ltd)" w:date="2016-11-21T11:27:00Z">
              <w:r w:rsidRPr="002174A0">
                <w:rPr>
                  <w:rFonts w:ascii="Lucida Console" w:hAnsi="Lucida Console"/>
                  <w:sz w:val="12"/>
                  <w:szCs w:val="12"/>
                  <w:rPrChange w:id="3435" w:author="Omar Cardona" w:date="2016-11-21T23:50:00Z">
                    <w:rPr>
                      <w:rFonts w:ascii="Lucida Console" w:hAnsi="Lucida Console"/>
                      <w:sz w:val="16"/>
                      <w:szCs w:val="16"/>
                    </w:rPr>
                  </w:rPrChange>
                </w:rPr>
                <w:t xml:space="preserve">Verify that </w:t>
              </w:r>
              <w:proofErr w:type="spellStart"/>
              <w:r w:rsidRPr="002174A0">
                <w:rPr>
                  <w:rFonts w:ascii="Lucida Console" w:hAnsi="Lucida Console"/>
                  <w:sz w:val="12"/>
                  <w:szCs w:val="12"/>
                  <w:rPrChange w:id="3436" w:author="Omar Cardona" w:date="2016-11-21T23:50:00Z">
                    <w:rPr>
                      <w:rFonts w:ascii="Lucida Console" w:hAnsi="Lucida Console"/>
                      <w:sz w:val="16"/>
                      <w:szCs w:val="16"/>
                    </w:rPr>
                  </w:rPrChange>
                </w:rPr>
                <w:t>Mlnx</w:t>
              </w:r>
              <w:proofErr w:type="spellEnd"/>
              <w:r w:rsidRPr="002174A0">
                <w:rPr>
                  <w:rFonts w:ascii="Lucida Console" w:hAnsi="Lucida Console"/>
                  <w:sz w:val="12"/>
                  <w:szCs w:val="12"/>
                  <w:rPrChange w:id="3437" w:author="Omar Cardona" w:date="2016-11-21T23:50:00Z">
                    <w:rPr>
                      <w:rFonts w:ascii="Lucida Console" w:hAnsi="Lucida Console"/>
                      <w:sz w:val="16"/>
                      <w:szCs w:val="16"/>
                    </w:rPr>
                  </w:rPrChange>
                </w:rPr>
                <w:t xml:space="preserve"> miniport and bus drivers match by checking the driver version through Device Manager. The bus driver can be found in System Devices. The name should start with Mellanox Connect-X 3 PRO VPI.</w:t>
              </w:r>
            </w:ins>
          </w:p>
          <w:p w14:paraId="3CCDE33E" w14:textId="179FE4C2" w:rsidR="00F25391" w:rsidRPr="002174A0" w:rsidRDefault="00F25391" w:rsidP="00F25391">
            <w:pPr>
              <w:numPr>
                <w:ilvl w:val="1"/>
                <w:numId w:val="5"/>
              </w:numPr>
              <w:spacing w:after="0" w:line="240" w:lineRule="auto"/>
              <w:ind w:left="350"/>
              <w:textAlignment w:val="center"/>
              <w:rPr>
                <w:ins w:id="3438" w:author="Brian Leong (Inspur Worldwide Services Ltd)" w:date="2016-11-21T11:27:00Z"/>
                <w:rFonts w:ascii="Lucida Console" w:hAnsi="Lucida Console"/>
                <w:sz w:val="12"/>
                <w:szCs w:val="12"/>
                <w:rPrChange w:id="3439" w:author="Omar Cardona" w:date="2016-11-21T23:50:00Z">
                  <w:rPr>
                    <w:ins w:id="3440" w:author="Brian Leong (Inspur Worldwide Services Ltd)" w:date="2016-11-21T11:27:00Z"/>
                    <w:rFonts w:ascii="Lucida Console" w:hAnsi="Lucida Console"/>
                    <w:sz w:val="16"/>
                    <w:szCs w:val="16"/>
                  </w:rPr>
                </w:rPrChange>
              </w:rPr>
            </w:pPr>
            <w:ins w:id="3441" w:author="Brian Leong (Inspur Worldwide Services Ltd)" w:date="2016-11-21T11:27:00Z">
              <w:r w:rsidRPr="002174A0">
                <w:rPr>
                  <w:rFonts w:ascii="Lucida Console" w:hAnsi="Lucida Console"/>
                  <w:noProof/>
                  <w:sz w:val="12"/>
                  <w:szCs w:val="12"/>
                  <w:rPrChange w:id="3442" w:author="Omar Cardona" w:date="2016-11-21T23:50:00Z">
                    <w:rPr>
                      <w:rFonts w:ascii="Lucida Console" w:hAnsi="Lucida Console"/>
                      <w:noProof/>
                      <w:sz w:val="16"/>
                      <w:szCs w:val="16"/>
                    </w:rPr>
                  </w:rPrChange>
                </w:rPr>
                <w:drawing>
                  <wp:inline distT="0" distB="0" distL="0" distR="0" wp14:anchorId="6891197A" wp14:editId="5DAE2031">
                    <wp:extent cx="3840480" cy="2212848"/>
                    <wp:effectExtent l="0" t="0" r="7620" b="0"/>
                    <wp:docPr id="15" name="Picture 15" descr="Machine generated alternative text:&#10;Mellanox ConnectX-3 Pro Ethernet Adapter Properties &#10;Mellanox ConnectX-3 PRO &quot;PI (MTC41C'3) Network Adapter Prope. &#10;General Port Protocol Driver Details Events Resources &#10;Mellanox ConnectX-3 PRO VPI (MT04103) Network Adapter &#10;Driver Pm vider Mellanox Technologies Ltd &#10;x &#10;Information &#10;Adapter Homation &#10;Power Management &#10;Performance Driver &#10;Me llanox &#10;Information &#10;Divar Version &#10;Firmware Version &#10;Port Number &#10;Bus Type &#10;Link Speed &#10;Part Number &#10;Device Id &#10;Revision Id &#10;Currant MAC Address &#10;Parmanant MAC Address &#10;Network Status &#10;Adapter Friendly Name &#10;IPv4 Address &#10;Adapter user Name &#10;Adapter P Key &#10;PCI-E80Gbpsx8 &#10;40 0 Gbps/FuII Duplex &#10;MCX314A-8CCT &#10;F4-52-14-74-E5-41 &#10;F4-52-14-74-E5-41 &#10;Sava To Fila &#10;Dnver Date &#10;Driver Vers,on &#10;Digital Signer &#10;Driver Details &#10;Roll Back Divar &#10;8/6/2015 &#10;495 0 &#10;Mellanox Technologies LTD &#10;To view details about the driver files &#10;To update the driver software for this device &#10;f the device fails after updating tha driver roll &#10;back to the previously installed driver &#10;Disables the selected device &#10;To uninstall the driver (Advanc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Mellanox ConnectX-3 Pro Ethernet Adapter Properties &#10;Mellanox ConnectX-3 PRO &quot;PI (MTC41C'3) Network Adapter Prope. &#10;General Port Protocol Driver Details Events Resources &#10;Mellanox ConnectX-3 PRO VPI (MT04103) Network Adapter &#10;Driver Pm vider Mellanox Technologies Ltd &#10;x &#10;Information &#10;Adapter Homation &#10;Power Management &#10;Performance Driver &#10;Me llanox &#10;Information &#10;Divar Version &#10;Firmware Version &#10;Port Number &#10;Bus Type &#10;Link Speed &#10;Part Number &#10;Device Id &#10;Revision Id &#10;Currant MAC Address &#10;Parmanant MAC Address &#10;Network Status &#10;Adapter Friendly Name &#10;IPv4 Address &#10;Adapter user Name &#10;Adapter P Key &#10;PCI-E80Gbpsx8 &#10;40 0 Gbps/FuII Duplex &#10;MCX314A-8CCT &#10;F4-52-14-74-E5-41 &#10;F4-52-14-74-E5-41 &#10;Sava To Fila &#10;Dnver Date &#10;Driver Vers,on &#10;Digital Signer &#10;Driver Details &#10;Roll Back Divar &#10;8/6/2015 &#10;495 0 &#10;Mellanox Technologies LTD &#10;To view details about the driver files &#10;To update the driver software for this device &#10;f the device fails after updating tha driver roll &#10;back to the previously installed driver &#10;Disables the selected device &#10;To uninstall the driver (Advanced) "/>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3840480" cy="2212848"/>
                            </a:xfrm>
                            <a:prstGeom prst="rect">
                              <a:avLst/>
                            </a:prstGeom>
                            <a:noFill/>
                            <a:ln>
                              <a:noFill/>
                            </a:ln>
                          </pic:spPr>
                        </pic:pic>
                      </a:graphicData>
                    </a:graphic>
                  </wp:inline>
                </w:drawing>
              </w:r>
            </w:ins>
          </w:p>
          <w:p w14:paraId="41939EE2" w14:textId="77777777" w:rsidR="00F25391" w:rsidRPr="002174A0" w:rsidRDefault="00F25391" w:rsidP="00F25391">
            <w:pPr>
              <w:numPr>
                <w:ilvl w:val="1"/>
                <w:numId w:val="5"/>
              </w:numPr>
              <w:spacing w:after="0" w:line="240" w:lineRule="auto"/>
              <w:ind w:left="350"/>
              <w:textAlignment w:val="center"/>
              <w:rPr>
                <w:ins w:id="3443" w:author="Brian Leong (Inspur Worldwide Services Ltd)" w:date="2016-11-21T11:27:00Z"/>
                <w:rFonts w:ascii="Lucida Console" w:hAnsi="Lucida Console"/>
                <w:sz w:val="12"/>
                <w:szCs w:val="12"/>
                <w:rPrChange w:id="3444" w:author="Omar Cardona" w:date="2016-11-21T23:50:00Z">
                  <w:rPr>
                    <w:ins w:id="3445" w:author="Brian Leong (Inspur Worldwide Services Ltd)" w:date="2016-11-21T11:27:00Z"/>
                    <w:rFonts w:ascii="Lucida Console" w:hAnsi="Lucida Console"/>
                    <w:sz w:val="16"/>
                    <w:szCs w:val="16"/>
                  </w:rPr>
                </w:rPrChange>
              </w:rPr>
            </w:pPr>
            <w:ins w:id="3446" w:author="Brian Leong (Inspur Worldwide Services Ltd)" w:date="2016-11-21T11:27:00Z">
              <w:r w:rsidRPr="002174A0">
                <w:rPr>
                  <w:rFonts w:ascii="Lucida Console" w:hAnsi="Lucida Console"/>
                  <w:sz w:val="12"/>
                  <w:szCs w:val="12"/>
                  <w:rPrChange w:id="3447" w:author="Omar Cardona" w:date="2016-11-21T23:50:00Z">
                    <w:rPr>
                      <w:rFonts w:ascii="Lucida Console" w:hAnsi="Lucida Console"/>
                      <w:sz w:val="16"/>
                      <w:szCs w:val="16"/>
                    </w:rPr>
                  </w:rPrChange>
                </w:rPr>
                <w:t>Make sure Network Direct (RDMA) is enabled on both, physical NIC and host vNIC.</w:t>
              </w:r>
            </w:ins>
          </w:p>
          <w:p w14:paraId="57432A61" w14:textId="77777777" w:rsidR="00F25391" w:rsidRPr="002174A0" w:rsidRDefault="00F25391" w:rsidP="00F25391">
            <w:pPr>
              <w:numPr>
                <w:ilvl w:val="1"/>
                <w:numId w:val="5"/>
              </w:numPr>
              <w:spacing w:after="0" w:line="240" w:lineRule="auto"/>
              <w:ind w:left="350"/>
              <w:textAlignment w:val="center"/>
              <w:rPr>
                <w:ins w:id="3448" w:author="Brian Leong (Inspur Worldwide Services Ltd)" w:date="2016-11-21T11:27:00Z"/>
                <w:rFonts w:ascii="Lucida Console" w:hAnsi="Lucida Console"/>
                <w:sz w:val="12"/>
                <w:szCs w:val="12"/>
                <w:rPrChange w:id="3449" w:author="Omar Cardona" w:date="2016-11-21T23:50:00Z">
                  <w:rPr>
                    <w:ins w:id="3450" w:author="Brian Leong (Inspur Worldwide Services Ltd)" w:date="2016-11-21T11:27:00Z"/>
                    <w:rFonts w:ascii="Lucida Console" w:hAnsi="Lucida Console"/>
                    <w:sz w:val="16"/>
                    <w:szCs w:val="16"/>
                  </w:rPr>
                </w:rPrChange>
              </w:rPr>
            </w:pPr>
            <w:ins w:id="3451" w:author="Brian Leong (Inspur Worldwide Services Ltd)" w:date="2016-11-21T11:27:00Z">
              <w:r w:rsidRPr="002174A0">
                <w:rPr>
                  <w:rFonts w:ascii="Lucida Console" w:hAnsi="Lucida Console"/>
                  <w:sz w:val="12"/>
                  <w:szCs w:val="12"/>
                  <w:rPrChange w:id="3452" w:author="Omar Cardona" w:date="2016-11-21T23:50:00Z">
                    <w:rPr>
                      <w:rFonts w:ascii="Lucida Console" w:hAnsi="Lucida Console"/>
                      <w:sz w:val="16"/>
                      <w:szCs w:val="16"/>
                    </w:rPr>
                  </w:rPrChange>
                </w:rPr>
                <w:t>Make sure vSwitch is created over the right physical adapter by checking its RDMA capabilities.</w:t>
              </w:r>
            </w:ins>
          </w:p>
          <w:p w14:paraId="46BDA2C1" w14:textId="77777777" w:rsidR="00F25391" w:rsidRPr="002174A0" w:rsidRDefault="00F25391" w:rsidP="00F25391">
            <w:pPr>
              <w:numPr>
                <w:ilvl w:val="1"/>
                <w:numId w:val="5"/>
              </w:numPr>
              <w:spacing w:after="0" w:line="240" w:lineRule="auto"/>
              <w:ind w:left="350"/>
              <w:textAlignment w:val="center"/>
              <w:rPr>
                <w:ins w:id="3453" w:author="Brian Leong (Inspur Worldwide Services Ltd)" w:date="2016-11-21T11:27:00Z"/>
                <w:rFonts w:ascii="Lucida Console" w:hAnsi="Lucida Console"/>
                <w:sz w:val="12"/>
                <w:szCs w:val="12"/>
                <w:rPrChange w:id="3454" w:author="Omar Cardona" w:date="2016-11-21T23:50:00Z">
                  <w:rPr>
                    <w:ins w:id="3455" w:author="Brian Leong (Inspur Worldwide Services Ltd)" w:date="2016-11-21T11:27:00Z"/>
                    <w:rFonts w:ascii="Lucida Console" w:hAnsi="Lucida Console"/>
                    <w:sz w:val="16"/>
                    <w:szCs w:val="16"/>
                  </w:rPr>
                </w:rPrChange>
              </w:rPr>
            </w:pPr>
            <w:ins w:id="3456" w:author="Brian Leong (Inspur Worldwide Services Ltd)" w:date="2016-11-21T11:27:00Z">
              <w:r w:rsidRPr="002174A0">
                <w:rPr>
                  <w:rFonts w:ascii="Lucida Console" w:hAnsi="Lucida Console"/>
                  <w:sz w:val="12"/>
                  <w:szCs w:val="12"/>
                  <w:rPrChange w:id="3457" w:author="Omar Cardona" w:date="2016-11-21T23:50:00Z">
                    <w:rPr>
                      <w:rFonts w:ascii="Lucida Console" w:hAnsi="Lucida Console"/>
                      <w:sz w:val="16"/>
                      <w:szCs w:val="16"/>
                    </w:rPr>
                  </w:rPrChange>
                </w:rPr>
                <w:t xml:space="preserve">Check </w:t>
              </w:r>
              <w:proofErr w:type="spellStart"/>
              <w:r w:rsidRPr="002174A0">
                <w:rPr>
                  <w:rFonts w:ascii="Lucida Console" w:hAnsi="Lucida Console"/>
                  <w:sz w:val="12"/>
                  <w:szCs w:val="12"/>
                  <w:rPrChange w:id="3458" w:author="Omar Cardona" w:date="2016-11-21T23:50:00Z">
                    <w:rPr>
                      <w:rFonts w:ascii="Lucida Console" w:hAnsi="Lucida Console"/>
                      <w:sz w:val="16"/>
                      <w:szCs w:val="16"/>
                    </w:rPr>
                  </w:rPrChange>
                </w:rPr>
                <w:t>EventViewer</w:t>
              </w:r>
              <w:proofErr w:type="spellEnd"/>
              <w:r w:rsidRPr="002174A0">
                <w:rPr>
                  <w:rFonts w:ascii="Lucida Console" w:hAnsi="Lucida Console"/>
                  <w:sz w:val="12"/>
                  <w:szCs w:val="12"/>
                  <w:rPrChange w:id="3459" w:author="Omar Cardona" w:date="2016-11-21T23:50:00Z">
                    <w:rPr>
                      <w:rFonts w:ascii="Lucida Console" w:hAnsi="Lucida Console"/>
                      <w:sz w:val="16"/>
                      <w:szCs w:val="16"/>
                    </w:rPr>
                  </w:rPrChange>
                </w:rPr>
                <w:t xml:space="preserve"> System log and filter by source “Hyper-V-</w:t>
              </w:r>
              <w:proofErr w:type="spellStart"/>
              <w:r w:rsidRPr="002174A0">
                <w:rPr>
                  <w:rFonts w:ascii="Lucida Console" w:hAnsi="Lucida Console"/>
                  <w:sz w:val="12"/>
                  <w:szCs w:val="12"/>
                  <w:rPrChange w:id="3460" w:author="Omar Cardona" w:date="2016-11-21T23:50:00Z">
                    <w:rPr>
                      <w:rFonts w:ascii="Lucida Console" w:hAnsi="Lucida Console"/>
                      <w:sz w:val="16"/>
                      <w:szCs w:val="16"/>
                    </w:rPr>
                  </w:rPrChange>
                </w:rPr>
                <w:t>VmSwitch</w:t>
              </w:r>
              <w:proofErr w:type="spellEnd"/>
              <w:r w:rsidRPr="002174A0">
                <w:rPr>
                  <w:rFonts w:ascii="Lucida Console" w:hAnsi="Lucida Console"/>
                  <w:sz w:val="12"/>
                  <w:szCs w:val="12"/>
                  <w:rPrChange w:id="3461" w:author="Omar Cardona" w:date="2016-11-21T23:50:00Z">
                    <w:rPr>
                      <w:rFonts w:ascii="Lucida Console" w:hAnsi="Lucida Console"/>
                      <w:sz w:val="16"/>
                      <w:szCs w:val="16"/>
                    </w:rPr>
                  </w:rPrChange>
                </w:rPr>
                <w:t>”.</w:t>
              </w:r>
            </w:ins>
          </w:p>
          <w:p w14:paraId="7419A5F2" w14:textId="77777777" w:rsidR="00F25391" w:rsidRPr="002174A0" w:rsidRDefault="00F25391">
            <w:pPr>
              <w:pStyle w:val="NormalWeb"/>
              <w:spacing w:before="0" w:beforeAutospacing="0" w:after="0" w:afterAutospacing="0"/>
              <w:ind w:left="350"/>
              <w:rPr>
                <w:ins w:id="3462" w:author="Brian Leong (Inspur Worldwide Services Ltd)" w:date="2016-11-21T11:27:00Z"/>
                <w:rFonts w:ascii="Lucida Console" w:hAnsi="Lucida Console"/>
                <w:sz w:val="12"/>
                <w:szCs w:val="12"/>
                <w:rPrChange w:id="3463" w:author="Omar Cardona" w:date="2016-11-21T23:50:00Z">
                  <w:rPr>
                    <w:ins w:id="3464" w:author="Brian Leong (Inspur Worldwide Services Ltd)" w:date="2016-11-21T11:27:00Z"/>
                    <w:rFonts w:ascii="Lucida Console" w:hAnsi="Lucida Console"/>
                    <w:sz w:val="16"/>
                    <w:szCs w:val="16"/>
                  </w:rPr>
                </w:rPrChange>
              </w:rPr>
            </w:pPr>
            <w:ins w:id="3465" w:author="Brian Leong (Inspur Worldwide Services Ltd)" w:date="2016-11-21T11:27:00Z">
              <w:r w:rsidRPr="002174A0">
                <w:rPr>
                  <w:rFonts w:ascii="Lucida Console" w:hAnsi="Lucida Console"/>
                  <w:sz w:val="12"/>
                  <w:szCs w:val="12"/>
                  <w:rPrChange w:id="3466" w:author="Omar Cardona" w:date="2016-11-21T23:50:00Z">
                    <w:rPr>
                      <w:rFonts w:ascii="Lucida Console" w:hAnsi="Lucida Console"/>
                      <w:sz w:val="16"/>
                      <w:szCs w:val="16"/>
                    </w:rPr>
                  </w:rPrChange>
                </w:rPr>
                <w:t> </w:t>
              </w:r>
            </w:ins>
          </w:p>
        </w:tc>
      </w:tr>
      <w:tr w:rsidR="00F25391" w:rsidRPr="002174A0" w14:paraId="30E7043A" w14:textId="77777777" w:rsidTr="00F25391">
        <w:trPr>
          <w:ins w:id="3467" w:author="Brian Leong (Inspur Worldwide Services Ltd)" w:date="2016-11-21T11:27:00Z"/>
        </w:trPr>
        <w:tc>
          <w:tcPr>
            <w:tcW w:w="3833"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7A175EDA" w14:textId="77777777" w:rsidR="00F25391" w:rsidRPr="002174A0" w:rsidRDefault="00F25391">
            <w:pPr>
              <w:pStyle w:val="NormalWeb"/>
              <w:spacing w:before="0" w:beforeAutospacing="0" w:after="0" w:afterAutospacing="0"/>
              <w:rPr>
                <w:ins w:id="3468" w:author="Brian Leong (Inspur Worldwide Services Ltd)" w:date="2016-11-21T11:27:00Z"/>
                <w:rFonts w:ascii="Lucida Console" w:hAnsi="Lucida Console"/>
                <w:sz w:val="12"/>
                <w:szCs w:val="12"/>
                <w:rPrChange w:id="3469" w:author="Omar Cardona" w:date="2016-11-21T23:50:00Z">
                  <w:rPr>
                    <w:ins w:id="3470" w:author="Brian Leong (Inspur Worldwide Services Ltd)" w:date="2016-11-21T11:27:00Z"/>
                    <w:rFonts w:ascii="Lucida Console" w:hAnsi="Lucida Console"/>
                    <w:sz w:val="16"/>
                    <w:szCs w:val="16"/>
                  </w:rPr>
                </w:rPrChange>
              </w:rPr>
            </w:pPr>
            <w:ins w:id="3471" w:author="Brian Leong (Inspur Worldwide Services Ltd)" w:date="2016-11-21T11:27:00Z">
              <w:r w:rsidRPr="002174A0">
                <w:rPr>
                  <w:rFonts w:ascii="Lucida Console" w:hAnsi="Lucida Console"/>
                  <w:sz w:val="12"/>
                  <w:szCs w:val="12"/>
                  <w:rPrChange w:id="3472" w:author="Omar Cardona" w:date="2016-11-21T23:50:00Z">
                    <w:rPr>
                      <w:rFonts w:ascii="Lucida Console" w:hAnsi="Lucida Console"/>
                      <w:sz w:val="16"/>
                      <w:szCs w:val="16"/>
                    </w:rPr>
                  </w:rPrChange>
                </w:rPr>
                <w:t> </w:t>
              </w:r>
            </w:ins>
          </w:p>
          <w:p w14:paraId="6D9ECB53" w14:textId="77777777" w:rsidR="00F25391" w:rsidRPr="002174A0" w:rsidRDefault="00F25391">
            <w:pPr>
              <w:pStyle w:val="NormalWeb"/>
              <w:spacing w:before="0" w:beforeAutospacing="0" w:after="0" w:afterAutospacing="0"/>
              <w:rPr>
                <w:ins w:id="3473" w:author="Brian Leong (Inspur Worldwide Services Ltd)" w:date="2016-11-21T11:27:00Z"/>
                <w:rFonts w:ascii="Lucida Console" w:hAnsi="Lucida Console"/>
                <w:sz w:val="12"/>
                <w:szCs w:val="12"/>
                <w:rPrChange w:id="3474" w:author="Omar Cardona" w:date="2016-11-21T23:50:00Z">
                  <w:rPr>
                    <w:ins w:id="3475" w:author="Brian Leong (Inspur Worldwide Services Ltd)" w:date="2016-11-21T11:27:00Z"/>
                    <w:rFonts w:ascii="Lucida Console" w:hAnsi="Lucida Console"/>
                    <w:sz w:val="16"/>
                    <w:szCs w:val="16"/>
                  </w:rPr>
                </w:rPrChange>
              </w:rPr>
            </w:pPr>
            <w:ins w:id="3476" w:author="Brian Leong (Inspur Worldwide Services Ltd)" w:date="2016-11-21T11:27:00Z">
              <w:r w:rsidRPr="002174A0">
                <w:rPr>
                  <w:rFonts w:ascii="Lucida Console" w:hAnsi="Lucida Console"/>
                  <w:sz w:val="12"/>
                  <w:szCs w:val="12"/>
                  <w:rPrChange w:id="3477" w:author="Omar Cardona" w:date="2016-11-21T23:50:00Z">
                    <w:rPr>
                      <w:rFonts w:ascii="Lucida Console" w:hAnsi="Lucida Console"/>
                      <w:sz w:val="16"/>
                      <w:szCs w:val="16"/>
                    </w:rPr>
                  </w:rPrChange>
                </w:rPr>
                <w:t> </w:t>
              </w:r>
            </w:ins>
          </w:p>
        </w:tc>
        <w:tc>
          <w:tcPr>
            <w:tcW w:w="19420" w:type="dxa"/>
            <w:tcBorders>
              <w:top w:val="nil"/>
              <w:left w:val="nil"/>
              <w:bottom w:val="single" w:sz="8" w:space="0" w:color="A3A3A3"/>
              <w:right w:val="single" w:sz="8" w:space="0" w:color="A3A3A3"/>
            </w:tcBorders>
            <w:tcMar>
              <w:top w:w="80" w:type="dxa"/>
              <w:left w:w="80" w:type="dxa"/>
              <w:bottom w:w="80" w:type="dxa"/>
              <w:right w:w="80" w:type="dxa"/>
            </w:tcMar>
            <w:hideMark/>
          </w:tcPr>
          <w:p w14:paraId="7FEB3259" w14:textId="77777777" w:rsidR="00F25391" w:rsidRPr="002174A0" w:rsidRDefault="00F25391" w:rsidP="00F25391">
            <w:pPr>
              <w:numPr>
                <w:ilvl w:val="1"/>
                <w:numId w:val="6"/>
              </w:numPr>
              <w:spacing w:after="0" w:line="240" w:lineRule="auto"/>
              <w:ind w:left="350"/>
              <w:textAlignment w:val="center"/>
              <w:rPr>
                <w:ins w:id="3478" w:author="Brian Leong (Inspur Worldwide Services Ltd)" w:date="2016-11-21T11:27:00Z"/>
                <w:rFonts w:ascii="Lucida Console" w:hAnsi="Lucida Console"/>
                <w:sz w:val="12"/>
                <w:szCs w:val="12"/>
                <w:rPrChange w:id="3479" w:author="Omar Cardona" w:date="2016-11-21T23:50:00Z">
                  <w:rPr>
                    <w:ins w:id="3480" w:author="Brian Leong (Inspur Worldwide Services Ltd)" w:date="2016-11-21T11:27:00Z"/>
                    <w:rFonts w:ascii="Lucida Console" w:hAnsi="Lucida Console"/>
                    <w:sz w:val="16"/>
                    <w:szCs w:val="16"/>
                  </w:rPr>
                </w:rPrChange>
              </w:rPr>
            </w:pPr>
            <w:ins w:id="3481" w:author="Brian Leong (Inspur Worldwide Services Ltd)" w:date="2016-11-21T11:27:00Z">
              <w:r w:rsidRPr="002174A0">
                <w:rPr>
                  <w:rFonts w:ascii="Lucida Console" w:hAnsi="Lucida Console"/>
                  <w:sz w:val="12"/>
                  <w:szCs w:val="12"/>
                  <w:rPrChange w:id="3482" w:author="Omar Cardona" w:date="2016-11-21T23:50:00Z">
                    <w:rPr>
                      <w:rFonts w:ascii="Lucida Console" w:hAnsi="Lucida Console"/>
                      <w:sz w:val="16"/>
                      <w:szCs w:val="16"/>
                    </w:rPr>
                  </w:rPrChange>
                </w:rPr>
                <w:t>The host vNIC should appear as RDMA capable from SMB’s perspective as well.</w:t>
              </w:r>
            </w:ins>
          </w:p>
          <w:p w14:paraId="7CF782A1" w14:textId="77777777" w:rsidR="00F25391" w:rsidRPr="002174A0" w:rsidRDefault="00F25391">
            <w:pPr>
              <w:pStyle w:val="NormalWeb"/>
              <w:spacing w:before="0" w:beforeAutospacing="0" w:after="0" w:afterAutospacing="0"/>
              <w:ind w:left="350"/>
              <w:rPr>
                <w:ins w:id="3483" w:author="Brian Leong (Inspur Worldwide Services Ltd)" w:date="2016-11-21T11:27:00Z"/>
                <w:rFonts w:ascii="Lucida Console" w:hAnsi="Lucida Console"/>
                <w:sz w:val="12"/>
                <w:szCs w:val="12"/>
                <w:rPrChange w:id="3484" w:author="Omar Cardona" w:date="2016-11-21T23:50:00Z">
                  <w:rPr>
                    <w:ins w:id="3485" w:author="Brian Leong (Inspur Worldwide Services Ltd)" w:date="2016-11-21T11:27:00Z"/>
                    <w:rFonts w:ascii="Lucida Console" w:hAnsi="Lucida Console"/>
                    <w:sz w:val="16"/>
                    <w:szCs w:val="16"/>
                  </w:rPr>
                </w:rPrChange>
              </w:rPr>
            </w:pPr>
            <w:ins w:id="3486" w:author="Brian Leong (Inspur Worldwide Services Ltd)" w:date="2016-11-21T11:27:00Z">
              <w:r w:rsidRPr="002174A0">
                <w:rPr>
                  <w:rFonts w:ascii="Lucida Console" w:hAnsi="Lucida Console"/>
                  <w:sz w:val="12"/>
                  <w:szCs w:val="12"/>
                  <w:rPrChange w:id="3487" w:author="Omar Cardona" w:date="2016-11-21T23:50:00Z">
                    <w:rPr>
                      <w:rFonts w:ascii="Lucida Console" w:hAnsi="Lucida Console"/>
                      <w:sz w:val="16"/>
                      <w:szCs w:val="16"/>
                    </w:rPr>
                  </w:rPrChange>
                </w:rPr>
                <w:t> </w:t>
              </w:r>
            </w:ins>
          </w:p>
          <w:p w14:paraId="3E5B55E5" w14:textId="6AC3D696" w:rsidR="00F25391" w:rsidRPr="002174A0" w:rsidRDefault="00F25391" w:rsidP="00F25391">
            <w:pPr>
              <w:numPr>
                <w:ilvl w:val="1"/>
                <w:numId w:val="7"/>
              </w:numPr>
              <w:spacing w:after="0" w:line="240" w:lineRule="auto"/>
              <w:ind w:left="350"/>
              <w:textAlignment w:val="center"/>
              <w:rPr>
                <w:ins w:id="3488" w:author="Brian Leong (Inspur Worldwide Services Ltd)" w:date="2016-11-21T11:27:00Z"/>
                <w:rFonts w:ascii="Lucida Console" w:hAnsi="Lucida Console"/>
                <w:sz w:val="12"/>
                <w:szCs w:val="12"/>
                <w:rPrChange w:id="3489" w:author="Omar Cardona" w:date="2016-11-21T23:50:00Z">
                  <w:rPr>
                    <w:ins w:id="3490" w:author="Brian Leong (Inspur Worldwide Services Ltd)" w:date="2016-11-21T11:27:00Z"/>
                    <w:rFonts w:ascii="Lucida Console" w:hAnsi="Lucida Console"/>
                    <w:sz w:val="16"/>
                    <w:szCs w:val="16"/>
                  </w:rPr>
                </w:rPrChange>
              </w:rPr>
            </w:pPr>
            <w:ins w:id="3491" w:author="Brian Leong (Inspur Worldwide Services Ltd)" w:date="2016-11-21T11:27:00Z">
              <w:r w:rsidRPr="002174A0">
                <w:rPr>
                  <w:rFonts w:ascii="Lucida Console" w:hAnsi="Lucida Console"/>
                  <w:noProof/>
                  <w:sz w:val="12"/>
                  <w:szCs w:val="12"/>
                  <w:rPrChange w:id="3492" w:author="Omar Cardona" w:date="2016-11-21T23:50:00Z">
                    <w:rPr>
                      <w:rFonts w:ascii="Lucida Console" w:hAnsi="Lucida Console"/>
                      <w:noProof/>
                      <w:sz w:val="16"/>
                      <w:szCs w:val="16"/>
                    </w:rPr>
                  </w:rPrChange>
                </w:rPr>
                <w:drawing>
                  <wp:inline distT="0" distB="0" distL="0" distR="0" wp14:anchorId="218B41F4" wp14:editId="34F95E94">
                    <wp:extent cx="8449056" cy="1014984"/>
                    <wp:effectExtent l="0" t="0" r="0" b="0"/>
                    <wp:docPr id="14" name="Picture 14" descr="cid:image003.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3.jpg@01D240CB.E79DC16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8449056" cy="1014984"/>
                            </a:xfrm>
                            <a:prstGeom prst="rect">
                              <a:avLst/>
                            </a:prstGeom>
                            <a:noFill/>
                            <a:ln>
                              <a:noFill/>
                            </a:ln>
                          </pic:spPr>
                        </pic:pic>
                      </a:graphicData>
                    </a:graphic>
                  </wp:inline>
                </w:drawing>
              </w:r>
            </w:ins>
          </w:p>
          <w:p w14:paraId="50FB1253" w14:textId="77777777" w:rsidR="00F25391" w:rsidRPr="002174A0" w:rsidRDefault="00F25391">
            <w:pPr>
              <w:pStyle w:val="NormalWeb"/>
              <w:spacing w:before="0" w:beforeAutospacing="0" w:after="0" w:afterAutospacing="0"/>
              <w:ind w:left="350"/>
              <w:rPr>
                <w:ins w:id="3493" w:author="Brian Leong (Inspur Worldwide Services Ltd)" w:date="2016-11-21T11:27:00Z"/>
                <w:rFonts w:ascii="Lucida Console" w:hAnsi="Lucida Console"/>
                <w:sz w:val="12"/>
                <w:szCs w:val="12"/>
                <w:rPrChange w:id="3494" w:author="Omar Cardona" w:date="2016-11-21T23:50:00Z">
                  <w:rPr>
                    <w:ins w:id="3495" w:author="Brian Leong (Inspur Worldwide Services Ltd)" w:date="2016-11-21T11:27:00Z"/>
                    <w:rFonts w:ascii="Lucida Console" w:hAnsi="Lucida Console"/>
                    <w:sz w:val="16"/>
                    <w:szCs w:val="16"/>
                  </w:rPr>
                </w:rPrChange>
              </w:rPr>
            </w:pPr>
            <w:ins w:id="3496" w:author="Brian Leong (Inspur Worldwide Services Ltd)" w:date="2016-11-21T11:27:00Z">
              <w:r w:rsidRPr="002174A0">
                <w:rPr>
                  <w:rFonts w:ascii="Lucida Console" w:hAnsi="Lucida Console"/>
                  <w:sz w:val="12"/>
                  <w:szCs w:val="12"/>
                  <w:rPrChange w:id="3497"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4AFAD5B7" w14:textId="77777777" w:rsidR="00F25391" w:rsidRPr="002174A0" w:rsidRDefault="00F25391" w:rsidP="00F25391">
            <w:pPr>
              <w:numPr>
                <w:ilvl w:val="1"/>
                <w:numId w:val="8"/>
              </w:numPr>
              <w:spacing w:after="0" w:line="240" w:lineRule="auto"/>
              <w:ind w:left="379"/>
              <w:textAlignment w:val="center"/>
              <w:rPr>
                <w:ins w:id="3498" w:author="Brian Leong (Inspur Worldwide Services Ltd)" w:date="2016-11-21T11:27:00Z"/>
                <w:rFonts w:ascii="Lucida Console" w:hAnsi="Lucida Console"/>
                <w:sz w:val="12"/>
                <w:szCs w:val="12"/>
                <w:rPrChange w:id="3499" w:author="Omar Cardona" w:date="2016-11-21T23:50:00Z">
                  <w:rPr>
                    <w:ins w:id="3500" w:author="Brian Leong (Inspur Worldwide Services Ltd)" w:date="2016-11-21T11:27:00Z"/>
                    <w:rFonts w:ascii="Lucida Console" w:hAnsi="Lucida Console"/>
                    <w:sz w:val="16"/>
                    <w:szCs w:val="16"/>
                  </w:rPr>
                </w:rPrChange>
              </w:rPr>
            </w:pPr>
            <w:ins w:id="3501" w:author="Brian Leong (Inspur Worldwide Services Ltd)" w:date="2016-11-21T11:27:00Z">
              <w:r w:rsidRPr="002174A0">
                <w:rPr>
                  <w:rFonts w:ascii="Lucida Console" w:hAnsi="Lucida Console"/>
                  <w:sz w:val="12"/>
                  <w:szCs w:val="12"/>
                  <w:rPrChange w:id="3502" w:author="Omar Cardona" w:date="2016-11-21T23:50:00Z">
                    <w:rPr>
                      <w:rFonts w:ascii="Lucida Console" w:hAnsi="Lucida Console"/>
                      <w:sz w:val="16"/>
                      <w:szCs w:val="16"/>
                    </w:rPr>
                  </w:rPrChange>
                </w:rPr>
                <w:t>Perform the same steps as above.</w:t>
              </w:r>
            </w:ins>
          </w:p>
          <w:p w14:paraId="13E5A5F9" w14:textId="77777777" w:rsidR="00F25391" w:rsidRPr="002174A0" w:rsidRDefault="00F25391" w:rsidP="00F25391">
            <w:pPr>
              <w:numPr>
                <w:ilvl w:val="1"/>
                <w:numId w:val="8"/>
              </w:numPr>
              <w:spacing w:after="0" w:line="240" w:lineRule="auto"/>
              <w:ind w:left="379"/>
              <w:textAlignment w:val="center"/>
              <w:rPr>
                <w:ins w:id="3503" w:author="Brian Leong (Inspur Worldwide Services Ltd)" w:date="2016-11-21T11:27:00Z"/>
                <w:rFonts w:ascii="Lucida Console" w:hAnsi="Lucida Console"/>
                <w:sz w:val="12"/>
                <w:szCs w:val="12"/>
                <w:rPrChange w:id="3504" w:author="Omar Cardona" w:date="2016-11-21T23:50:00Z">
                  <w:rPr>
                    <w:ins w:id="3505" w:author="Brian Leong (Inspur Worldwide Services Ltd)" w:date="2016-11-21T11:27:00Z"/>
                    <w:rFonts w:ascii="Lucida Console" w:hAnsi="Lucida Console"/>
                    <w:sz w:val="16"/>
                    <w:szCs w:val="16"/>
                  </w:rPr>
                </w:rPrChange>
              </w:rPr>
            </w:pPr>
            <w:ins w:id="3506" w:author="Brian Leong (Inspur Worldwide Services Ltd)" w:date="2016-11-21T11:27:00Z">
              <w:r w:rsidRPr="002174A0">
                <w:rPr>
                  <w:rFonts w:ascii="Lucida Console" w:hAnsi="Lucida Console"/>
                  <w:sz w:val="12"/>
                  <w:szCs w:val="12"/>
                  <w:rPrChange w:id="3507" w:author="Omar Cardona" w:date="2016-11-21T23:50:00Z">
                    <w:rPr>
                      <w:rFonts w:ascii="Lucida Console" w:hAnsi="Lucida Console"/>
                      <w:sz w:val="16"/>
                      <w:szCs w:val="16"/>
                    </w:rPr>
                  </w:rPrChange>
                </w:rPr>
                <w:t xml:space="preserve">Check </w:t>
              </w:r>
              <w:proofErr w:type="spellStart"/>
              <w:r w:rsidRPr="002174A0">
                <w:rPr>
                  <w:rFonts w:ascii="Lucida Console" w:hAnsi="Lucida Console"/>
                  <w:sz w:val="12"/>
                  <w:szCs w:val="12"/>
                  <w:rPrChange w:id="3508" w:author="Omar Cardona" w:date="2016-11-21T23:50:00Z">
                    <w:rPr>
                      <w:rFonts w:ascii="Lucida Console" w:hAnsi="Lucida Console"/>
                      <w:sz w:val="16"/>
                      <w:szCs w:val="16"/>
                    </w:rPr>
                  </w:rPrChange>
                </w:rPr>
                <w:t>EventViewer</w:t>
              </w:r>
              <w:proofErr w:type="spellEnd"/>
              <w:r w:rsidRPr="002174A0">
                <w:rPr>
                  <w:rFonts w:ascii="Lucida Console" w:hAnsi="Lucida Console"/>
                  <w:sz w:val="12"/>
                  <w:szCs w:val="12"/>
                  <w:rPrChange w:id="3509" w:author="Omar Cardona" w:date="2016-11-21T23:50:00Z">
                    <w:rPr>
                      <w:rFonts w:ascii="Lucida Console" w:hAnsi="Lucida Console"/>
                      <w:sz w:val="16"/>
                      <w:szCs w:val="16"/>
                    </w:rPr>
                  </w:rPrChange>
                </w:rPr>
                <w:t xml:space="preserve"> logs for “SMB Client” in Application </w:t>
              </w:r>
              <w:proofErr w:type="gramStart"/>
              <w:r w:rsidRPr="002174A0">
                <w:rPr>
                  <w:rFonts w:ascii="Lucida Console" w:hAnsi="Lucida Console"/>
                  <w:sz w:val="12"/>
                  <w:szCs w:val="12"/>
                  <w:rPrChange w:id="3510" w:author="Omar Cardona" w:date="2016-11-21T23:50:00Z">
                    <w:rPr>
                      <w:rFonts w:ascii="Lucida Console" w:hAnsi="Lucida Console"/>
                      <w:sz w:val="16"/>
                      <w:szCs w:val="16"/>
                    </w:rPr>
                  </w:rPrChange>
                </w:rPr>
                <w:t>And</w:t>
              </w:r>
              <w:proofErr w:type="gramEnd"/>
              <w:r w:rsidRPr="002174A0">
                <w:rPr>
                  <w:rFonts w:ascii="Lucida Console" w:hAnsi="Lucida Console"/>
                  <w:sz w:val="12"/>
                  <w:szCs w:val="12"/>
                  <w:rPrChange w:id="3511" w:author="Omar Cardona" w:date="2016-11-21T23:50:00Z">
                    <w:rPr>
                      <w:rFonts w:ascii="Lucida Console" w:hAnsi="Lucida Console"/>
                      <w:sz w:val="16"/>
                      <w:szCs w:val="16"/>
                    </w:rPr>
                  </w:rPrChange>
                </w:rPr>
                <w:t xml:space="preserve"> Services-&gt; Microsoft-&gt; Windows.</w:t>
              </w:r>
            </w:ins>
          </w:p>
          <w:p w14:paraId="6C1D08C9" w14:textId="77777777" w:rsidR="00F25391" w:rsidRPr="002174A0" w:rsidRDefault="00F25391">
            <w:pPr>
              <w:pStyle w:val="NormalWeb"/>
              <w:spacing w:before="0" w:beforeAutospacing="0" w:after="0" w:afterAutospacing="0"/>
              <w:ind w:left="919"/>
              <w:rPr>
                <w:ins w:id="3512" w:author="Brian Leong (Inspur Worldwide Services Ltd)" w:date="2016-11-21T11:27:00Z"/>
                <w:rFonts w:ascii="Lucida Console" w:hAnsi="Lucida Console"/>
                <w:sz w:val="12"/>
                <w:szCs w:val="12"/>
                <w:rPrChange w:id="3513" w:author="Omar Cardona" w:date="2016-11-21T23:50:00Z">
                  <w:rPr>
                    <w:ins w:id="3514" w:author="Brian Leong (Inspur Worldwide Services Ltd)" w:date="2016-11-21T11:27:00Z"/>
                    <w:rFonts w:ascii="Lucida Console" w:hAnsi="Lucida Console"/>
                    <w:sz w:val="16"/>
                    <w:szCs w:val="16"/>
                  </w:rPr>
                </w:rPrChange>
              </w:rPr>
            </w:pPr>
            <w:ins w:id="3515" w:author="Brian Leong (Inspur Worldwide Services Ltd)" w:date="2016-11-21T11:27:00Z">
              <w:r w:rsidRPr="002174A0">
                <w:rPr>
                  <w:rFonts w:ascii="Lucida Console" w:hAnsi="Lucida Console"/>
                  <w:sz w:val="12"/>
                  <w:szCs w:val="12"/>
                  <w:rPrChange w:id="3516" w:author="Omar Cardona" w:date="2016-11-21T23:50:00Z">
                    <w:rPr>
                      <w:rFonts w:ascii="Lucida Console" w:hAnsi="Lucida Console"/>
                      <w:sz w:val="16"/>
                      <w:szCs w:val="16"/>
                    </w:rPr>
                  </w:rPrChange>
                </w:rPr>
                <w:t> </w:t>
              </w:r>
            </w:ins>
          </w:p>
        </w:tc>
      </w:tr>
      <w:tr w:rsidR="00F25391" w:rsidRPr="002174A0" w14:paraId="03CB2C49" w14:textId="77777777" w:rsidTr="00F25391">
        <w:trPr>
          <w:ins w:id="3517"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2999ECA1" w14:textId="77777777" w:rsidR="00F25391" w:rsidRPr="002174A0" w:rsidRDefault="00F25391">
            <w:pPr>
              <w:pStyle w:val="NormalWeb"/>
              <w:spacing w:before="0" w:beforeAutospacing="0" w:after="0" w:afterAutospacing="0"/>
              <w:rPr>
                <w:ins w:id="3518" w:author="Brian Leong (Inspur Worldwide Services Ltd)" w:date="2016-11-21T11:27:00Z"/>
                <w:rFonts w:ascii="Lucida Console" w:hAnsi="Lucida Console"/>
                <w:sz w:val="12"/>
                <w:szCs w:val="12"/>
                <w:rPrChange w:id="3519" w:author="Omar Cardona" w:date="2016-11-21T23:50:00Z">
                  <w:rPr>
                    <w:ins w:id="3520" w:author="Brian Leong (Inspur Worldwide Services Ltd)" w:date="2016-11-21T11:27:00Z"/>
                    <w:rFonts w:ascii="Lucida Console" w:hAnsi="Lucida Console"/>
                    <w:sz w:val="16"/>
                    <w:szCs w:val="16"/>
                  </w:rPr>
                </w:rPrChange>
              </w:rPr>
            </w:pPr>
            <w:ins w:id="3521" w:author="Brian Leong (Inspur Worldwide Services Ltd)" w:date="2016-11-21T11:27:00Z">
              <w:r w:rsidRPr="002174A0">
                <w:rPr>
                  <w:rFonts w:ascii="Lucida Console" w:hAnsi="Lucida Console"/>
                  <w:sz w:val="12"/>
                  <w:szCs w:val="12"/>
                  <w:rPrChange w:id="3522" w:author="Omar Cardona" w:date="2016-11-21T23:50:00Z">
                    <w:rPr>
                      <w:rFonts w:ascii="Lucida Console" w:hAnsi="Lucida Console"/>
                      <w:sz w:val="16"/>
                      <w:szCs w:val="16"/>
                    </w:rPr>
                  </w:rPrChange>
                </w:rPr>
                <w:t>Get-</w:t>
              </w:r>
              <w:proofErr w:type="spellStart"/>
              <w:r w:rsidRPr="002174A0">
                <w:rPr>
                  <w:rFonts w:ascii="Lucida Console" w:hAnsi="Lucida Console"/>
                  <w:sz w:val="12"/>
                  <w:szCs w:val="12"/>
                  <w:rPrChange w:id="3523" w:author="Omar Cardona" w:date="2016-11-21T23:50:00Z">
                    <w:rPr>
                      <w:rFonts w:ascii="Lucida Console" w:hAnsi="Lucida Console"/>
                      <w:sz w:val="16"/>
                      <w:szCs w:val="16"/>
                    </w:rPr>
                  </w:rPrChange>
                </w:rPr>
                <w:t>NetAdapterQos</w:t>
              </w:r>
              <w:proofErr w:type="spellEnd"/>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1117A1E0" w14:textId="77777777" w:rsidR="00F25391" w:rsidRPr="002174A0" w:rsidRDefault="00F25391">
            <w:pPr>
              <w:pStyle w:val="NormalWeb"/>
              <w:spacing w:before="0" w:beforeAutospacing="0" w:after="0" w:afterAutospacing="0"/>
              <w:rPr>
                <w:ins w:id="3524" w:author="Brian Leong (Inspur Worldwide Services Ltd)" w:date="2016-11-21T11:27:00Z"/>
                <w:rFonts w:ascii="Lucida Console" w:hAnsi="Lucida Console"/>
                <w:sz w:val="12"/>
                <w:szCs w:val="12"/>
                <w:rPrChange w:id="3525" w:author="Omar Cardona" w:date="2016-11-21T23:50:00Z">
                  <w:rPr>
                    <w:ins w:id="3526" w:author="Brian Leong (Inspur Worldwide Services Ltd)" w:date="2016-11-21T11:27:00Z"/>
                    <w:rFonts w:ascii="Lucida Console" w:hAnsi="Lucida Console"/>
                    <w:sz w:val="16"/>
                    <w:szCs w:val="16"/>
                  </w:rPr>
                </w:rPrChange>
              </w:rPr>
            </w:pPr>
            <w:ins w:id="3527" w:author="Brian Leong (Inspur Worldwide Services Ltd)" w:date="2016-11-21T11:27:00Z">
              <w:r w:rsidRPr="002174A0">
                <w:rPr>
                  <w:rFonts w:ascii="Lucida Console" w:hAnsi="Lucida Console"/>
                  <w:sz w:val="12"/>
                  <w:szCs w:val="12"/>
                  <w:rPrChange w:id="3528" w:author="Omar Cardona" w:date="2016-11-21T23:50:00Z">
                    <w:rPr>
                      <w:rFonts w:ascii="Lucida Console" w:hAnsi="Lucida Console"/>
                      <w:sz w:val="16"/>
                      <w:szCs w:val="16"/>
                    </w:rPr>
                  </w:rPrChange>
                </w:rPr>
                <w:t>Priorities and traffic classes should be displayed as we configured them above in Step 1.</w:t>
              </w:r>
            </w:ins>
          </w:p>
          <w:p w14:paraId="52A9C97E" w14:textId="00696C58" w:rsidR="00F25391" w:rsidRPr="002174A0" w:rsidRDefault="00F25391">
            <w:pPr>
              <w:pStyle w:val="NormalWeb"/>
              <w:spacing w:before="0" w:beforeAutospacing="0" w:after="0" w:afterAutospacing="0"/>
              <w:rPr>
                <w:ins w:id="3529" w:author="Brian Leong (Inspur Worldwide Services Ltd)" w:date="2016-11-21T11:27:00Z"/>
                <w:rFonts w:ascii="Lucida Console" w:hAnsi="Lucida Console"/>
                <w:sz w:val="12"/>
                <w:szCs w:val="12"/>
                <w:rPrChange w:id="3530" w:author="Omar Cardona" w:date="2016-11-21T23:50:00Z">
                  <w:rPr>
                    <w:ins w:id="3531" w:author="Brian Leong (Inspur Worldwide Services Ltd)" w:date="2016-11-21T11:27:00Z"/>
                  </w:rPr>
                </w:rPrChange>
              </w:rPr>
            </w:pPr>
            <w:ins w:id="3532" w:author="Brian Leong (Inspur Worldwide Services Ltd)" w:date="2016-11-21T11:27:00Z">
              <w:r w:rsidRPr="002174A0">
                <w:rPr>
                  <w:rFonts w:ascii="Lucida Console" w:hAnsi="Lucida Console"/>
                  <w:noProof/>
                  <w:sz w:val="12"/>
                  <w:szCs w:val="12"/>
                  <w:rPrChange w:id="3533" w:author="Omar Cardona" w:date="2016-11-21T23:50:00Z">
                    <w:rPr>
                      <w:noProof/>
                    </w:rPr>
                  </w:rPrChange>
                </w:rPr>
                <w:drawing>
                  <wp:inline distT="0" distB="0" distL="0" distR="0" wp14:anchorId="766DDEF1" wp14:editId="51975088">
                    <wp:extent cx="3648456" cy="1719072"/>
                    <wp:effectExtent l="0" t="0" r="9525" b="0"/>
                    <wp:docPr id="9" name="Picture 9" descr="cid:image004.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4.jpg@01D240CB.E79DC16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3648456" cy="1719072"/>
                            </a:xfrm>
                            <a:prstGeom prst="rect">
                              <a:avLst/>
                            </a:prstGeom>
                            <a:noFill/>
                            <a:ln>
                              <a:noFill/>
                            </a:ln>
                          </pic:spPr>
                        </pic:pic>
                      </a:graphicData>
                    </a:graphic>
                  </wp:inline>
                </w:drawing>
              </w:r>
            </w:ins>
          </w:p>
          <w:p w14:paraId="56A3CCAD" w14:textId="77777777" w:rsidR="00F25391" w:rsidRPr="002174A0" w:rsidRDefault="00F25391">
            <w:pPr>
              <w:pStyle w:val="NormalWeb"/>
              <w:spacing w:before="0" w:beforeAutospacing="0" w:after="0" w:afterAutospacing="0"/>
              <w:rPr>
                <w:ins w:id="3534" w:author="Brian Leong (Inspur Worldwide Services Ltd)" w:date="2016-11-21T11:27:00Z"/>
                <w:rFonts w:ascii="Lucida Console" w:hAnsi="Lucida Console"/>
                <w:sz w:val="12"/>
                <w:szCs w:val="12"/>
                <w:rPrChange w:id="3535" w:author="Omar Cardona" w:date="2016-11-21T23:50:00Z">
                  <w:rPr>
                    <w:ins w:id="3536" w:author="Brian Leong (Inspur Worldwide Services Ltd)" w:date="2016-11-21T11:27:00Z"/>
                    <w:rFonts w:ascii="Lucida Console" w:hAnsi="Lucida Console"/>
                    <w:sz w:val="16"/>
                    <w:szCs w:val="16"/>
                  </w:rPr>
                </w:rPrChange>
              </w:rPr>
            </w:pPr>
            <w:proofErr w:type="spellStart"/>
            <w:ins w:id="3537" w:author="Brian Leong (Inspur Worldwide Services Ltd)" w:date="2016-11-21T11:27:00Z">
              <w:r w:rsidRPr="002174A0">
                <w:rPr>
                  <w:rFonts w:ascii="Lucida Console" w:hAnsi="Lucida Console"/>
                  <w:sz w:val="12"/>
                  <w:szCs w:val="12"/>
                  <w:rPrChange w:id="3538" w:author="Omar Cardona" w:date="2016-11-21T23:50:00Z">
                    <w:rPr>
                      <w:rFonts w:ascii="Lucida Console" w:hAnsi="Lucida Console"/>
                      <w:sz w:val="16"/>
                      <w:szCs w:val="16"/>
                    </w:rPr>
                  </w:rPrChange>
                </w:rPr>
                <w:t>vst</w:t>
              </w:r>
              <w:proofErr w:type="spellEnd"/>
            </w:ins>
          </w:p>
          <w:p w14:paraId="64EFE3E2" w14:textId="77777777" w:rsidR="00F25391" w:rsidRPr="002174A0" w:rsidRDefault="00F25391">
            <w:pPr>
              <w:pStyle w:val="NormalWeb"/>
              <w:spacing w:before="0" w:beforeAutospacing="0" w:after="0" w:afterAutospacing="0"/>
              <w:rPr>
                <w:ins w:id="3539" w:author="Brian Leong (Inspur Worldwide Services Ltd)" w:date="2016-11-21T11:27:00Z"/>
                <w:rFonts w:ascii="Lucida Console" w:hAnsi="Lucida Console"/>
                <w:sz w:val="12"/>
                <w:szCs w:val="12"/>
                <w:rPrChange w:id="3540" w:author="Omar Cardona" w:date="2016-11-21T23:50:00Z">
                  <w:rPr>
                    <w:ins w:id="3541" w:author="Brian Leong (Inspur Worldwide Services Ltd)" w:date="2016-11-21T11:27:00Z"/>
                    <w:rFonts w:ascii="Lucida Console" w:hAnsi="Lucida Console"/>
                    <w:sz w:val="16"/>
                    <w:szCs w:val="16"/>
                  </w:rPr>
                </w:rPrChange>
              </w:rPr>
            </w:pPr>
            <w:ins w:id="3542" w:author="Brian Leong (Inspur Worldwide Services Ltd)" w:date="2016-11-21T11:27:00Z">
              <w:r w:rsidRPr="002174A0">
                <w:rPr>
                  <w:rFonts w:ascii="Lucida Console" w:hAnsi="Lucida Console"/>
                  <w:sz w:val="12"/>
                  <w:szCs w:val="12"/>
                  <w:rPrChange w:id="3543"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6206498A" w14:textId="77777777" w:rsidR="00F25391" w:rsidRPr="002174A0" w:rsidRDefault="00F25391" w:rsidP="00F25391">
            <w:pPr>
              <w:numPr>
                <w:ilvl w:val="1"/>
                <w:numId w:val="9"/>
              </w:numPr>
              <w:spacing w:after="0" w:line="240" w:lineRule="auto"/>
              <w:ind w:left="379"/>
              <w:textAlignment w:val="center"/>
              <w:rPr>
                <w:ins w:id="3544" w:author="Brian Leong (Inspur Worldwide Services Ltd)" w:date="2016-11-21T11:27:00Z"/>
                <w:rFonts w:ascii="Lucida Console" w:hAnsi="Lucida Console"/>
                <w:sz w:val="12"/>
                <w:szCs w:val="12"/>
                <w:rPrChange w:id="3545" w:author="Omar Cardona" w:date="2016-11-21T23:50:00Z">
                  <w:rPr>
                    <w:ins w:id="3546" w:author="Brian Leong (Inspur Worldwide Services Ltd)" w:date="2016-11-21T11:27:00Z"/>
                    <w:rFonts w:ascii="Lucida Console" w:hAnsi="Lucida Console"/>
                    <w:sz w:val="16"/>
                    <w:szCs w:val="16"/>
                  </w:rPr>
                </w:rPrChange>
              </w:rPr>
            </w:pPr>
            <w:ins w:id="3547" w:author="Brian Leong (Inspur Worldwide Services Ltd)" w:date="2016-11-21T11:27:00Z">
              <w:r w:rsidRPr="002174A0">
                <w:rPr>
                  <w:rFonts w:ascii="Lucida Console" w:hAnsi="Lucida Console"/>
                  <w:sz w:val="12"/>
                  <w:szCs w:val="12"/>
                  <w:rPrChange w:id="3548" w:author="Omar Cardona" w:date="2016-11-21T23:50:00Z">
                    <w:rPr>
                      <w:rFonts w:ascii="Lucida Console" w:hAnsi="Lucida Console"/>
                      <w:sz w:val="16"/>
                      <w:szCs w:val="16"/>
                    </w:rPr>
                  </w:rPrChange>
                </w:rPr>
                <w:t>Make sure the physical adapter supports DCB/QoS</w:t>
              </w:r>
            </w:ins>
          </w:p>
          <w:p w14:paraId="26401750" w14:textId="77777777" w:rsidR="00F25391" w:rsidRPr="002174A0" w:rsidRDefault="00F25391" w:rsidP="00F25391">
            <w:pPr>
              <w:numPr>
                <w:ilvl w:val="1"/>
                <w:numId w:val="9"/>
              </w:numPr>
              <w:spacing w:after="0" w:line="240" w:lineRule="auto"/>
              <w:ind w:left="379"/>
              <w:textAlignment w:val="center"/>
              <w:rPr>
                <w:ins w:id="3549" w:author="Brian Leong (Inspur Worldwide Services Ltd)" w:date="2016-11-21T11:27:00Z"/>
                <w:rFonts w:ascii="Lucida Console" w:hAnsi="Lucida Console"/>
                <w:sz w:val="12"/>
                <w:szCs w:val="12"/>
                <w:rPrChange w:id="3550" w:author="Omar Cardona" w:date="2016-11-21T23:50:00Z">
                  <w:rPr>
                    <w:ins w:id="3551" w:author="Brian Leong (Inspur Worldwide Services Ltd)" w:date="2016-11-21T11:27:00Z"/>
                    <w:rFonts w:ascii="Lucida Console" w:hAnsi="Lucida Console"/>
                    <w:sz w:val="16"/>
                    <w:szCs w:val="16"/>
                  </w:rPr>
                </w:rPrChange>
              </w:rPr>
            </w:pPr>
            <w:ins w:id="3552" w:author="Brian Leong (Inspur Worldwide Services Ltd)" w:date="2016-11-21T11:27:00Z">
              <w:r w:rsidRPr="002174A0">
                <w:rPr>
                  <w:rFonts w:ascii="Lucida Console" w:hAnsi="Lucida Console"/>
                  <w:sz w:val="12"/>
                  <w:szCs w:val="12"/>
                  <w:rPrChange w:id="3553" w:author="Omar Cardona" w:date="2016-11-21T23:50:00Z">
                    <w:rPr>
                      <w:rFonts w:ascii="Lucida Console" w:hAnsi="Lucida Console"/>
                      <w:sz w:val="16"/>
                      <w:szCs w:val="16"/>
                    </w:rPr>
                  </w:rPrChange>
                </w:rPr>
                <w:t>Make sure the adapter’s drivers are up to date.</w:t>
              </w:r>
            </w:ins>
          </w:p>
        </w:tc>
      </w:tr>
      <w:tr w:rsidR="00F25391" w:rsidRPr="002174A0" w14:paraId="720D7B9A" w14:textId="77777777" w:rsidTr="00F25391">
        <w:trPr>
          <w:ins w:id="3554"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246EA64B" w14:textId="77777777" w:rsidR="00F25391" w:rsidRPr="002174A0" w:rsidRDefault="00F25391">
            <w:pPr>
              <w:pStyle w:val="NormalWeb"/>
              <w:spacing w:before="0" w:beforeAutospacing="0" w:after="0" w:afterAutospacing="0"/>
              <w:rPr>
                <w:ins w:id="3555" w:author="Brian Leong (Inspur Worldwide Services Ltd)" w:date="2016-11-21T11:27:00Z"/>
                <w:rFonts w:ascii="Lucida Console" w:hAnsi="Lucida Console"/>
                <w:sz w:val="12"/>
                <w:szCs w:val="12"/>
                <w:rPrChange w:id="3556" w:author="Omar Cardona" w:date="2016-11-21T23:50:00Z">
                  <w:rPr>
                    <w:ins w:id="3557" w:author="Brian Leong (Inspur Worldwide Services Ltd)" w:date="2016-11-21T11:27:00Z"/>
                    <w:rFonts w:ascii="Lucida Console" w:hAnsi="Lucida Console"/>
                    <w:sz w:val="16"/>
                    <w:szCs w:val="16"/>
                  </w:rPr>
                </w:rPrChange>
              </w:rPr>
            </w:pPr>
            <w:ins w:id="3558" w:author="Brian Leong (Inspur Worldwide Services Ltd)" w:date="2016-11-21T11:27:00Z">
              <w:r w:rsidRPr="002174A0">
                <w:rPr>
                  <w:rFonts w:ascii="Lucida Console" w:hAnsi="Lucida Console"/>
                  <w:sz w:val="12"/>
                  <w:szCs w:val="12"/>
                  <w:rPrChange w:id="3559" w:author="Omar Cardona" w:date="2016-11-21T23:50:00Z">
                    <w:rPr>
                      <w:rFonts w:ascii="Lucida Console" w:hAnsi="Lucida Console"/>
                      <w:sz w:val="16"/>
                      <w:szCs w:val="16"/>
                    </w:rPr>
                  </w:rPrChange>
                </w:rPr>
                <w:lastRenderedPageBreak/>
                <w:t>Get-</w:t>
              </w:r>
              <w:proofErr w:type="spellStart"/>
              <w:r w:rsidRPr="002174A0">
                <w:rPr>
                  <w:rFonts w:ascii="Lucida Console" w:hAnsi="Lucida Console"/>
                  <w:sz w:val="12"/>
                  <w:szCs w:val="12"/>
                  <w:rPrChange w:id="3560" w:author="Omar Cardona" w:date="2016-11-21T23:50:00Z">
                    <w:rPr>
                      <w:rFonts w:ascii="Lucida Console" w:hAnsi="Lucida Console"/>
                      <w:sz w:val="16"/>
                      <w:szCs w:val="16"/>
                    </w:rPr>
                  </w:rPrChange>
                </w:rPr>
                <w:t>SmbMultiChannelConnection</w:t>
              </w:r>
              <w:proofErr w:type="spellEnd"/>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43EE4072" w14:textId="77777777" w:rsidR="00F25391" w:rsidRPr="002174A0" w:rsidRDefault="00F25391">
            <w:pPr>
              <w:pStyle w:val="NormalWeb"/>
              <w:spacing w:before="0" w:beforeAutospacing="0" w:after="0" w:afterAutospacing="0"/>
              <w:rPr>
                <w:ins w:id="3561" w:author="Brian Leong (Inspur Worldwide Services Ltd)" w:date="2016-11-21T11:27:00Z"/>
                <w:rFonts w:ascii="Lucida Console" w:hAnsi="Lucida Console"/>
                <w:sz w:val="12"/>
                <w:szCs w:val="12"/>
                <w:rPrChange w:id="3562" w:author="Omar Cardona" w:date="2016-11-21T23:50:00Z">
                  <w:rPr>
                    <w:ins w:id="3563" w:author="Brian Leong (Inspur Worldwide Services Ltd)" w:date="2016-11-21T11:27:00Z"/>
                    <w:rFonts w:ascii="Lucida Console" w:hAnsi="Lucida Console"/>
                    <w:sz w:val="16"/>
                    <w:szCs w:val="16"/>
                  </w:rPr>
                </w:rPrChange>
              </w:rPr>
            </w:pPr>
            <w:ins w:id="3564" w:author="Brian Leong (Inspur Worldwide Services Ltd)" w:date="2016-11-21T11:27:00Z">
              <w:r w:rsidRPr="002174A0">
                <w:rPr>
                  <w:rFonts w:ascii="Lucida Console" w:hAnsi="Lucida Console"/>
                  <w:sz w:val="12"/>
                  <w:szCs w:val="12"/>
                  <w:rPrChange w:id="3565" w:author="Omar Cardona" w:date="2016-11-21T23:50:00Z">
                    <w:rPr>
                      <w:rFonts w:ascii="Lucida Console" w:hAnsi="Lucida Console"/>
                      <w:sz w:val="16"/>
                      <w:szCs w:val="16"/>
                    </w:rPr>
                  </w:rPrChange>
                </w:rPr>
                <w:t>Remote node’s IP address is shown as RDMA capable.</w:t>
              </w:r>
            </w:ins>
          </w:p>
          <w:p w14:paraId="262B2DE8" w14:textId="77777777" w:rsidR="00F25391" w:rsidRPr="002174A0" w:rsidRDefault="00F25391">
            <w:pPr>
              <w:pStyle w:val="NormalWeb"/>
              <w:spacing w:before="0" w:beforeAutospacing="0" w:after="0" w:afterAutospacing="0"/>
              <w:rPr>
                <w:ins w:id="3566" w:author="Brian Leong (Inspur Worldwide Services Ltd)" w:date="2016-11-21T11:27:00Z"/>
                <w:rFonts w:ascii="Lucida Console" w:hAnsi="Lucida Console"/>
                <w:sz w:val="12"/>
                <w:szCs w:val="12"/>
                <w:rPrChange w:id="3567" w:author="Omar Cardona" w:date="2016-11-21T23:50:00Z">
                  <w:rPr>
                    <w:ins w:id="3568" w:author="Brian Leong (Inspur Worldwide Services Ltd)" w:date="2016-11-21T11:27:00Z"/>
                    <w:rFonts w:ascii="Lucida Console" w:hAnsi="Lucida Console"/>
                    <w:sz w:val="16"/>
                    <w:szCs w:val="16"/>
                  </w:rPr>
                </w:rPrChange>
              </w:rPr>
            </w:pPr>
            <w:ins w:id="3569" w:author="Brian Leong (Inspur Worldwide Services Ltd)" w:date="2016-11-21T11:27:00Z">
              <w:r w:rsidRPr="002174A0">
                <w:rPr>
                  <w:rFonts w:ascii="Lucida Console" w:hAnsi="Lucida Console"/>
                  <w:sz w:val="12"/>
                  <w:szCs w:val="12"/>
                  <w:rPrChange w:id="3570" w:author="Omar Cardona" w:date="2016-11-21T23:50:00Z">
                    <w:rPr>
                      <w:rFonts w:ascii="Lucida Console" w:hAnsi="Lucida Console"/>
                      <w:sz w:val="16"/>
                      <w:szCs w:val="16"/>
                    </w:rPr>
                  </w:rPrChange>
                </w:rPr>
                <w:t> </w:t>
              </w:r>
            </w:ins>
          </w:p>
          <w:p w14:paraId="618CE49C" w14:textId="20BA8E81" w:rsidR="00F25391" w:rsidRPr="002174A0" w:rsidRDefault="00F25391">
            <w:pPr>
              <w:pStyle w:val="NormalWeb"/>
              <w:spacing w:before="0" w:beforeAutospacing="0" w:after="0" w:afterAutospacing="0"/>
              <w:rPr>
                <w:ins w:id="3571" w:author="Brian Leong (Inspur Worldwide Services Ltd)" w:date="2016-11-21T11:27:00Z"/>
                <w:rFonts w:ascii="Lucida Console" w:hAnsi="Lucida Console"/>
                <w:sz w:val="12"/>
                <w:szCs w:val="12"/>
                <w:rPrChange w:id="3572" w:author="Omar Cardona" w:date="2016-11-21T23:50:00Z">
                  <w:rPr>
                    <w:ins w:id="3573" w:author="Brian Leong (Inspur Worldwide Services Ltd)" w:date="2016-11-21T11:27:00Z"/>
                  </w:rPr>
                </w:rPrChange>
              </w:rPr>
            </w:pPr>
            <w:ins w:id="3574" w:author="Brian Leong (Inspur Worldwide Services Ltd)" w:date="2016-11-21T11:27:00Z">
              <w:r w:rsidRPr="002174A0">
                <w:rPr>
                  <w:rFonts w:ascii="Lucida Console" w:hAnsi="Lucida Console"/>
                  <w:noProof/>
                  <w:sz w:val="12"/>
                  <w:szCs w:val="12"/>
                  <w:rPrChange w:id="3575" w:author="Omar Cardona" w:date="2016-11-21T23:50:00Z">
                    <w:rPr>
                      <w:noProof/>
                    </w:rPr>
                  </w:rPrChange>
                </w:rPr>
                <w:drawing>
                  <wp:inline distT="0" distB="0" distL="0" distR="0" wp14:anchorId="700EB151" wp14:editId="6DAAC024">
                    <wp:extent cx="6089904" cy="530352"/>
                    <wp:effectExtent l="0" t="0" r="6350" b="3175"/>
                    <wp:docPr id="8" name="Picture 8" descr="cid:image005.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5.jpg@01D240CB.E79DC16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089904" cy="530352"/>
                            </a:xfrm>
                            <a:prstGeom prst="rect">
                              <a:avLst/>
                            </a:prstGeom>
                            <a:noFill/>
                            <a:ln>
                              <a:noFill/>
                            </a:ln>
                          </pic:spPr>
                        </pic:pic>
                      </a:graphicData>
                    </a:graphic>
                  </wp:inline>
                </w:drawing>
              </w:r>
            </w:ins>
          </w:p>
          <w:p w14:paraId="752B31E0" w14:textId="77777777" w:rsidR="00F25391" w:rsidRPr="002174A0" w:rsidRDefault="00F25391">
            <w:pPr>
              <w:pStyle w:val="NormalWeb"/>
              <w:spacing w:before="0" w:beforeAutospacing="0" w:after="0" w:afterAutospacing="0"/>
              <w:rPr>
                <w:ins w:id="3576" w:author="Brian Leong (Inspur Worldwide Services Ltd)" w:date="2016-11-21T11:27:00Z"/>
                <w:rFonts w:ascii="Lucida Console" w:hAnsi="Lucida Console"/>
                <w:sz w:val="12"/>
                <w:szCs w:val="12"/>
                <w:rPrChange w:id="3577" w:author="Omar Cardona" w:date="2016-11-21T23:50:00Z">
                  <w:rPr>
                    <w:ins w:id="3578" w:author="Brian Leong (Inspur Worldwide Services Ltd)" w:date="2016-11-21T11:27:00Z"/>
                    <w:rFonts w:ascii="Lucida Console" w:hAnsi="Lucida Console"/>
                    <w:sz w:val="16"/>
                    <w:szCs w:val="16"/>
                  </w:rPr>
                </w:rPrChange>
              </w:rPr>
            </w:pPr>
            <w:ins w:id="3579" w:author="Brian Leong (Inspur Worldwide Services Ltd)" w:date="2016-11-21T11:27:00Z">
              <w:r w:rsidRPr="002174A0">
                <w:rPr>
                  <w:rFonts w:ascii="Lucida Console" w:hAnsi="Lucida Console"/>
                  <w:sz w:val="12"/>
                  <w:szCs w:val="12"/>
                  <w:rPrChange w:id="3580" w:author="Omar Cardona" w:date="2016-11-21T23:50:00Z">
                    <w:rPr>
                      <w:rFonts w:ascii="Lucida Console" w:hAnsi="Lucida Console"/>
                      <w:sz w:val="16"/>
                      <w:szCs w:val="16"/>
                    </w:rPr>
                  </w:rPrChange>
                </w:rPr>
                <w:t> </w:t>
              </w:r>
            </w:ins>
          </w:p>
        </w:tc>
        <w:tc>
          <w:tcPr>
            <w:tcW w:w="9969" w:type="dxa"/>
            <w:tcBorders>
              <w:top w:val="nil"/>
              <w:left w:val="nil"/>
              <w:bottom w:val="single" w:sz="8" w:space="0" w:color="A3A3A3"/>
              <w:right w:val="single" w:sz="8" w:space="0" w:color="A3A3A3"/>
            </w:tcBorders>
            <w:tcMar>
              <w:top w:w="80" w:type="dxa"/>
              <w:left w:w="80" w:type="dxa"/>
              <w:bottom w:w="80" w:type="dxa"/>
              <w:right w:w="80" w:type="dxa"/>
            </w:tcMar>
            <w:hideMark/>
          </w:tcPr>
          <w:p w14:paraId="15254C39" w14:textId="77777777" w:rsidR="00F25391" w:rsidRPr="002174A0" w:rsidRDefault="00F25391" w:rsidP="00F25391">
            <w:pPr>
              <w:numPr>
                <w:ilvl w:val="1"/>
                <w:numId w:val="10"/>
              </w:numPr>
              <w:spacing w:after="0" w:line="240" w:lineRule="auto"/>
              <w:ind w:left="379"/>
              <w:textAlignment w:val="center"/>
              <w:rPr>
                <w:ins w:id="3581" w:author="Brian Leong (Inspur Worldwide Services Ltd)" w:date="2016-11-21T11:27:00Z"/>
                <w:rFonts w:ascii="Lucida Console" w:hAnsi="Lucida Console"/>
                <w:sz w:val="12"/>
                <w:szCs w:val="12"/>
                <w:rPrChange w:id="3582" w:author="Omar Cardona" w:date="2016-11-21T23:50:00Z">
                  <w:rPr>
                    <w:ins w:id="3583" w:author="Brian Leong (Inspur Worldwide Services Ltd)" w:date="2016-11-21T11:27:00Z"/>
                    <w:rFonts w:ascii="Lucida Console" w:hAnsi="Lucida Console"/>
                    <w:sz w:val="16"/>
                    <w:szCs w:val="16"/>
                  </w:rPr>
                </w:rPrChange>
              </w:rPr>
            </w:pPr>
            <w:ins w:id="3584" w:author="Brian Leong (Inspur Worldwide Services Ltd)" w:date="2016-11-21T11:27:00Z">
              <w:r w:rsidRPr="002174A0">
                <w:rPr>
                  <w:rFonts w:ascii="Lucida Console" w:hAnsi="Lucida Console"/>
                  <w:sz w:val="12"/>
                  <w:szCs w:val="12"/>
                  <w:rPrChange w:id="3585" w:author="Omar Cardona" w:date="2016-11-21T23:50:00Z">
                    <w:rPr>
                      <w:rFonts w:ascii="Lucida Console" w:hAnsi="Lucida Console"/>
                      <w:sz w:val="16"/>
                      <w:szCs w:val="16"/>
                    </w:rPr>
                  </w:rPrChange>
                </w:rPr>
                <w:t>Make sure ping works both ways.</w:t>
              </w:r>
            </w:ins>
          </w:p>
          <w:p w14:paraId="52E9E545" w14:textId="77777777" w:rsidR="00F25391" w:rsidRPr="002174A0" w:rsidRDefault="00F25391" w:rsidP="00F25391">
            <w:pPr>
              <w:numPr>
                <w:ilvl w:val="1"/>
                <w:numId w:val="10"/>
              </w:numPr>
              <w:spacing w:after="0" w:line="240" w:lineRule="auto"/>
              <w:ind w:left="379"/>
              <w:textAlignment w:val="center"/>
              <w:rPr>
                <w:ins w:id="3586" w:author="Brian Leong (Inspur Worldwide Services Ltd)" w:date="2016-11-21T11:27:00Z"/>
                <w:rFonts w:ascii="Lucida Console" w:hAnsi="Lucida Console"/>
                <w:sz w:val="12"/>
                <w:szCs w:val="12"/>
                <w:rPrChange w:id="3587" w:author="Omar Cardona" w:date="2016-11-21T23:50:00Z">
                  <w:rPr>
                    <w:ins w:id="3588" w:author="Brian Leong (Inspur Worldwide Services Ltd)" w:date="2016-11-21T11:27:00Z"/>
                    <w:rFonts w:ascii="Lucida Console" w:hAnsi="Lucida Console"/>
                    <w:sz w:val="16"/>
                    <w:szCs w:val="16"/>
                  </w:rPr>
                </w:rPrChange>
              </w:rPr>
            </w:pPr>
            <w:ins w:id="3589" w:author="Brian Leong (Inspur Worldwide Services Ltd)" w:date="2016-11-21T11:27:00Z">
              <w:r w:rsidRPr="002174A0">
                <w:rPr>
                  <w:rFonts w:ascii="Lucida Console" w:hAnsi="Lucida Console"/>
                  <w:sz w:val="12"/>
                  <w:szCs w:val="12"/>
                  <w:rPrChange w:id="3590" w:author="Omar Cardona" w:date="2016-11-21T23:50:00Z">
                    <w:rPr>
                      <w:rFonts w:ascii="Lucida Console" w:hAnsi="Lucida Console"/>
                      <w:sz w:val="16"/>
                      <w:szCs w:val="16"/>
                    </w:rPr>
                  </w:rPrChange>
                </w:rPr>
                <w:t>Make sure firewall is not blocking SMB connection initiation. Specifically, enable the firewall rule for SMB direct port 5445.</w:t>
              </w:r>
            </w:ins>
          </w:p>
        </w:tc>
      </w:tr>
      <w:tr w:rsidR="00F25391" w:rsidRPr="002174A0" w14:paraId="72B6B892" w14:textId="77777777" w:rsidTr="00F25391">
        <w:trPr>
          <w:ins w:id="3591"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0A4BC699" w14:textId="77777777" w:rsidR="00F25391" w:rsidRPr="002174A0" w:rsidRDefault="00F25391">
            <w:pPr>
              <w:pStyle w:val="NormalWeb"/>
              <w:spacing w:before="0" w:beforeAutospacing="0" w:after="0" w:afterAutospacing="0"/>
              <w:rPr>
                <w:ins w:id="3592" w:author="Brian Leong (Inspur Worldwide Services Ltd)" w:date="2016-11-21T11:27:00Z"/>
                <w:rFonts w:ascii="Lucida Console" w:hAnsi="Lucida Console"/>
                <w:sz w:val="12"/>
                <w:szCs w:val="12"/>
                <w:rPrChange w:id="3593" w:author="Omar Cardona" w:date="2016-11-21T23:50:00Z">
                  <w:rPr>
                    <w:ins w:id="3594" w:author="Brian Leong (Inspur Worldwide Services Ltd)" w:date="2016-11-21T11:27:00Z"/>
                    <w:rFonts w:ascii="Lucida Console" w:hAnsi="Lucida Console"/>
                    <w:sz w:val="16"/>
                    <w:szCs w:val="16"/>
                  </w:rPr>
                </w:rPrChange>
              </w:rPr>
            </w:pPr>
            <w:ins w:id="3595" w:author="Brian Leong (Inspur Worldwide Services Ltd)" w:date="2016-11-21T11:27:00Z">
              <w:r w:rsidRPr="002174A0">
                <w:rPr>
                  <w:rFonts w:ascii="Lucida Console" w:hAnsi="Lucida Console"/>
                  <w:sz w:val="12"/>
                  <w:szCs w:val="12"/>
                  <w:rPrChange w:id="3596" w:author="Omar Cardona" w:date="2016-11-21T23:50:00Z">
                    <w:rPr>
                      <w:rFonts w:ascii="Lucida Console" w:hAnsi="Lucida Console"/>
                      <w:sz w:val="16"/>
                      <w:szCs w:val="16"/>
                    </w:rPr>
                  </w:rPrChange>
                </w:rPr>
                <w:t>Get-</w:t>
              </w:r>
              <w:proofErr w:type="spellStart"/>
              <w:r w:rsidRPr="002174A0">
                <w:rPr>
                  <w:rFonts w:ascii="Lucida Console" w:hAnsi="Lucida Console"/>
                  <w:sz w:val="12"/>
                  <w:szCs w:val="12"/>
                  <w:rPrChange w:id="3597" w:author="Omar Cardona" w:date="2016-11-21T23:50:00Z">
                    <w:rPr>
                      <w:rFonts w:ascii="Lucida Console" w:hAnsi="Lucida Console"/>
                      <w:sz w:val="16"/>
                      <w:szCs w:val="16"/>
                    </w:rPr>
                  </w:rPrChange>
                </w:rPr>
                <w:t>SmbClientNetworkInterface</w:t>
              </w:r>
              <w:proofErr w:type="spellEnd"/>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180E949B" w14:textId="77777777" w:rsidR="00F25391" w:rsidRPr="002174A0" w:rsidRDefault="00F25391">
            <w:pPr>
              <w:pStyle w:val="NormalWeb"/>
              <w:spacing w:before="0" w:beforeAutospacing="0" w:after="0" w:afterAutospacing="0"/>
              <w:rPr>
                <w:ins w:id="3598" w:author="Brian Leong (Inspur Worldwide Services Ltd)" w:date="2016-11-21T11:27:00Z"/>
                <w:rFonts w:ascii="Lucida Console" w:hAnsi="Lucida Console"/>
                <w:sz w:val="12"/>
                <w:szCs w:val="12"/>
                <w:rPrChange w:id="3599" w:author="Omar Cardona" w:date="2016-11-21T23:50:00Z">
                  <w:rPr>
                    <w:ins w:id="3600" w:author="Brian Leong (Inspur Worldwide Services Ltd)" w:date="2016-11-21T11:27:00Z"/>
                    <w:rFonts w:ascii="Lucida Console" w:hAnsi="Lucida Console"/>
                    <w:sz w:val="16"/>
                    <w:szCs w:val="16"/>
                  </w:rPr>
                </w:rPrChange>
              </w:rPr>
            </w:pPr>
            <w:ins w:id="3601" w:author="Brian Leong (Inspur Worldwide Services Ltd)" w:date="2016-11-21T11:27:00Z">
              <w:r w:rsidRPr="002174A0">
                <w:rPr>
                  <w:rFonts w:ascii="Lucida Console" w:hAnsi="Lucida Console"/>
                  <w:sz w:val="12"/>
                  <w:szCs w:val="12"/>
                  <w:rPrChange w:id="3602" w:author="Omar Cardona" w:date="2016-11-21T23:50:00Z">
                    <w:rPr>
                      <w:rFonts w:ascii="Lucida Console" w:hAnsi="Lucida Console"/>
                      <w:sz w:val="16"/>
                      <w:szCs w:val="16"/>
                    </w:rPr>
                  </w:rPrChange>
                </w:rPr>
                <w:t xml:space="preserve">Virtual NIC that was enabled for RDMA must </w:t>
              </w:r>
              <w:proofErr w:type="gramStart"/>
              <w:r w:rsidRPr="002174A0">
                <w:rPr>
                  <w:rFonts w:ascii="Lucida Console" w:hAnsi="Lucida Console"/>
                  <w:sz w:val="12"/>
                  <w:szCs w:val="12"/>
                  <w:rPrChange w:id="3603" w:author="Omar Cardona" w:date="2016-11-21T23:50:00Z">
                    <w:rPr>
                      <w:rFonts w:ascii="Lucida Console" w:hAnsi="Lucida Console"/>
                      <w:sz w:val="16"/>
                      <w:szCs w:val="16"/>
                    </w:rPr>
                  </w:rPrChange>
                </w:rPr>
                <w:t>be seen as</w:t>
              </w:r>
              <w:proofErr w:type="gramEnd"/>
              <w:r w:rsidRPr="002174A0">
                <w:rPr>
                  <w:rFonts w:ascii="Lucida Console" w:hAnsi="Lucida Console"/>
                  <w:sz w:val="12"/>
                  <w:szCs w:val="12"/>
                  <w:rPrChange w:id="3604" w:author="Omar Cardona" w:date="2016-11-21T23:50:00Z">
                    <w:rPr>
                      <w:rFonts w:ascii="Lucida Console" w:hAnsi="Lucida Console"/>
                      <w:sz w:val="16"/>
                      <w:szCs w:val="16"/>
                    </w:rPr>
                  </w:rPrChange>
                </w:rPr>
                <w:t xml:space="preserve"> RDMA capable by SMB.</w:t>
              </w:r>
            </w:ins>
          </w:p>
          <w:p w14:paraId="0267BA8E" w14:textId="77777777" w:rsidR="00F25391" w:rsidRPr="002174A0" w:rsidRDefault="00F25391">
            <w:pPr>
              <w:pStyle w:val="NormalWeb"/>
              <w:spacing w:before="0" w:beforeAutospacing="0" w:after="0" w:afterAutospacing="0"/>
              <w:rPr>
                <w:ins w:id="3605" w:author="Brian Leong (Inspur Worldwide Services Ltd)" w:date="2016-11-21T11:27:00Z"/>
                <w:rFonts w:ascii="Lucida Console" w:hAnsi="Lucida Console"/>
                <w:sz w:val="12"/>
                <w:szCs w:val="12"/>
                <w:rPrChange w:id="3606" w:author="Omar Cardona" w:date="2016-11-21T23:50:00Z">
                  <w:rPr>
                    <w:ins w:id="3607" w:author="Brian Leong (Inspur Worldwide Services Ltd)" w:date="2016-11-21T11:27:00Z"/>
                    <w:rFonts w:ascii="Lucida Console" w:hAnsi="Lucida Console"/>
                    <w:sz w:val="16"/>
                    <w:szCs w:val="16"/>
                  </w:rPr>
                </w:rPrChange>
              </w:rPr>
            </w:pPr>
            <w:ins w:id="3608" w:author="Brian Leong (Inspur Worldwide Services Ltd)" w:date="2016-11-21T11:27:00Z">
              <w:r w:rsidRPr="002174A0">
                <w:rPr>
                  <w:rFonts w:ascii="Lucida Console" w:hAnsi="Lucida Console"/>
                  <w:sz w:val="12"/>
                  <w:szCs w:val="12"/>
                  <w:rPrChange w:id="3609" w:author="Omar Cardona" w:date="2016-11-21T23:50:00Z">
                    <w:rPr>
                      <w:rFonts w:ascii="Lucida Console" w:hAnsi="Lucida Console"/>
                      <w:sz w:val="16"/>
                      <w:szCs w:val="16"/>
                    </w:rPr>
                  </w:rPrChange>
                </w:rPr>
                <w:t> </w:t>
              </w:r>
            </w:ins>
          </w:p>
          <w:p w14:paraId="606C8E8F" w14:textId="1796DDAB" w:rsidR="00F25391" w:rsidRPr="002174A0" w:rsidRDefault="00F25391">
            <w:pPr>
              <w:pStyle w:val="NormalWeb"/>
              <w:spacing w:before="0" w:beforeAutospacing="0" w:after="0" w:afterAutospacing="0"/>
              <w:rPr>
                <w:ins w:id="3610" w:author="Brian Leong (Inspur Worldwide Services Ltd)" w:date="2016-11-21T11:27:00Z"/>
                <w:rFonts w:ascii="Lucida Console" w:hAnsi="Lucida Console"/>
                <w:sz w:val="12"/>
                <w:szCs w:val="12"/>
                <w:rPrChange w:id="3611" w:author="Omar Cardona" w:date="2016-11-21T23:50:00Z">
                  <w:rPr>
                    <w:ins w:id="3612" w:author="Brian Leong (Inspur Worldwide Services Ltd)" w:date="2016-11-21T11:27:00Z"/>
                  </w:rPr>
                </w:rPrChange>
              </w:rPr>
            </w:pPr>
            <w:ins w:id="3613" w:author="Brian Leong (Inspur Worldwide Services Ltd)" w:date="2016-11-21T11:27:00Z">
              <w:r w:rsidRPr="002174A0">
                <w:rPr>
                  <w:rFonts w:ascii="Lucida Console" w:hAnsi="Lucida Console"/>
                  <w:noProof/>
                  <w:sz w:val="12"/>
                  <w:szCs w:val="12"/>
                  <w:rPrChange w:id="3614" w:author="Omar Cardona" w:date="2016-11-21T23:50:00Z">
                    <w:rPr>
                      <w:noProof/>
                    </w:rPr>
                  </w:rPrChange>
                </w:rPr>
                <w:drawing>
                  <wp:inline distT="0" distB="0" distL="0" distR="0" wp14:anchorId="7EB574AC" wp14:editId="4A9A237B">
                    <wp:extent cx="7708392" cy="996696"/>
                    <wp:effectExtent l="0" t="0" r="0" b="0"/>
                    <wp:docPr id="6" name="Picture 6" descr="Machine generated alternative text:&#10;ps C: Win &#10;s system32&gt; Get-Sm I entNetwor Inter ace &#10;Interface Index RSS Capable &#10;RWA Capable Speed &#10;False &#10;False &#10;False &#10;False &#10;False &#10;: floe: 9a6a: &#10;True &#10;True &#10;True &#10;False &#10;False &#10;False &#10;False &#10;False &#10;False &#10;True &#10;True &#10;O &#10;O &#10;O &#10;O &#10;10 &#10;20 &#10;20 &#10;20 &#10;bps &#10;bps &#10;bps &#10;bps &#10;Gbps &#10;Gbps &#10;Gbps &#10;Gb s &#10;I pAddr es s es &#10;{fe80: :7cde : 94cf : 20ef : c051} &#10;{fe80: :3994 : 6957} &#10;{fe80: : 618e :4643 :9047 : 29bc} &#10;{fe80: :9ef : 92df : 685 :2979} &#10;{fe80: : 7046, 169. 254. 7.181} &#10;fe80: &#10;{10.10.1.1} &#10;10.10. 2.1 &#10;Friendly Name &#10;NICI &#10;NIC2 &#10;NIC3 &#10;NIC4 &#10;Local Area Connection* 2 &#10;6530: &#10;66ce, &#10;10. 248.138. &#10;227} &#10;vet her net &#10;vet her net &#10;vet her net &#10;(NS-oo) &#10;(vNIC2) &#10;vNIC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ps C: Win &#10;s system32&gt; Get-Sm I entNetwor Inter ace &#10;Interface Index RSS Capable &#10;RWA Capable Speed &#10;False &#10;False &#10;False &#10;False &#10;False &#10;: floe: 9a6a: &#10;True &#10;True &#10;True &#10;False &#10;False &#10;False &#10;False &#10;False &#10;False &#10;True &#10;True &#10;O &#10;O &#10;O &#10;O &#10;10 &#10;20 &#10;20 &#10;20 &#10;bps &#10;bps &#10;bps &#10;bps &#10;Gbps &#10;Gbps &#10;Gbps &#10;Gb s &#10;I pAddr es s es &#10;{fe80: :7cde : 94cf : 20ef : c051} &#10;{fe80: :3994 : 6957} &#10;{fe80: : 618e :4643 :9047 : 29bc} &#10;{fe80: :9ef : 92df : 685 :2979} &#10;{fe80: : 7046, 169. 254. 7.181} &#10;fe80: &#10;{10.10.1.1} &#10;10.10. 2.1 &#10;Friendly Name &#10;NICI &#10;NIC2 &#10;NIC3 &#10;NIC4 &#10;Local Area Connection* 2 &#10;6530: &#10;66ce, &#10;10. 248.138. &#10;227} &#10;vet her net &#10;vet her net &#10;vet her net &#10;(NS-oo) &#10;(vNIC2) &#10;vNIC4 "/>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7708392" cy="996696"/>
                            </a:xfrm>
                            <a:prstGeom prst="rect">
                              <a:avLst/>
                            </a:prstGeom>
                            <a:noFill/>
                            <a:ln>
                              <a:noFill/>
                            </a:ln>
                          </pic:spPr>
                        </pic:pic>
                      </a:graphicData>
                    </a:graphic>
                  </wp:inline>
                </w:drawing>
              </w:r>
            </w:ins>
          </w:p>
          <w:p w14:paraId="3FA5EDE7" w14:textId="77777777" w:rsidR="00F25391" w:rsidRPr="002174A0" w:rsidRDefault="00F25391">
            <w:pPr>
              <w:pStyle w:val="NormalWeb"/>
              <w:spacing w:before="0" w:beforeAutospacing="0" w:after="0" w:afterAutospacing="0"/>
              <w:rPr>
                <w:ins w:id="3615" w:author="Brian Leong (Inspur Worldwide Services Ltd)" w:date="2016-11-21T11:27:00Z"/>
                <w:rFonts w:ascii="Lucida Console" w:hAnsi="Lucida Console"/>
                <w:sz w:val="12"/>
                <w:szCs w:val="12"/>
                <w:rPrChange w:id="3616" w:author="Omar Cardona" w:date="2016-11-21T23:50:00Z">
                  <w:rPr>
                    <w:ins w:id="3617" w:author="Brian Leong (Inspur Worldwide Services Ltd)" w:date="2016-11-21T11:27:00Z"/>
                    <w:rFonts w:ascii="Lucida Console" w:hAnsi="Lucida Console"/>
                    <w:sz w:val="16"/>
                    <w:szCs w:val="16"/>
                  </w:rPr>
                </w:rPrChange>
              </w:rPr>
            </w:pPr>
            <w:ins w:id="3618" w:author="Brian Leong (Inspur Worldwide Services Ltd)" w:date="2016-11-21T11:27:00Z">
              <w:r w:rsidRPr="002174A0">
                <w:rPr>
                  <w:rFonts w:ascii="Lucida Console" w:hAnsi="Lucida Console"/>
                  <w:sz w:val="12"/>
                  <w:szCs w:val="12"/>
                  <w:rPrChange w:id="3619"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5BA47B40" w14:textId="77777777" w:rsidR="00F25391" w:rsidRPr="002174A0" w:rsidRDefault="00F25391" w:rsidP="00F25391">
            <w:pPr>
              <w:numPr>
                <w:ilvl w:val="1"/>
                <w:numId w:val="11"/>
              </w:numPr>
              <w:spacing w:after="0" w:line="240" w:lineRule="auto"/>
              <w:ind w:left="379"/>
              <w:textAlignment w:val="center"/>
              <w:rPr>
                <w:ins w:id="3620" w:author="Brian Leong (Inspur Worldwide Services Ltd)" w:date="2016-11-21T11:27:00Z"/>
                <w:rFonts w:ascii="Lucida Console" w:hAnsi="Lucida Console"/>
                <w:sz w:val="12"/>
                <w:szCs w:val="12"/>
                <w:rPrChange w:id="3621" w:author="Omar Cardona" w:date="2016-11-21T23:50:00Z">
                  <w:rPr>
                    <w:ins w:id="3622" w:author="Brian Leong (Inspur Worldwide Services Ltd)" w:date="2016-11-21T11:27:00Z"/>
                    <w:rFonts w:ascii="Lucida Console" w:hAnsi="Lucida Console"/>
                    <w:sz w:val="16"/>
                    <w:szCs w:val="16"/>
                  </w:rPr>
                </w:rPrChange>
              </w:rPr>
            </w:pPr>
            <w:ins w:id="3623" w:author="Brian Leong (Inspur Worldwide Services Ltd)" w:date="2016-11-21T11:27:00Z">
              <w:r w:rsidRPr="002174A0">
                <w:rPr>
                  <w:rFonts w:ascii="Lucida Console" w:hAnsi="Lucida Console"/>
                  <w:sz w:val="12"/>
                  <w:szCs w:val="12"/>
                  <w:rPrChange w:id="3624" w:author="Omar Cardona" w:date="2016-11-21T23:50:00Z">
                    <w:rPr>
                      <w:rFonts w:ascii="Lucida Console" w:hAnsi="Lucida Console"/>
                      <w:sz w:val="16"/>
                      <w:szCs w:val="16"/>
                    </w:rPr>
                  </w:rPrChange>
                </w:rPr>
                <w:t>Make sure ping works both ways.</w:t>
              </w:r>
            </w:ins>
          </w:p>
          <w:p w14:paraId="50193944" w14:textId="77777777" w:rsidR="00F25391" w:rsidRPr="002174A0" w:rsidRDefault="00F25391" w:rsidP="00F25391">
            <w:pPr>
              <w:numPr>
                <w:ilvl w:val="1"/>
                <w:numId w:val="11"/>
              </w:numPr>
              <w:spacing w:after="0" w:line="240" w:lineRule="auto"/>
              <w:ind w:left="379"/>
              <w:textAlignment w:val="center"/>
              <w:rPr>
                <w:ins w:id="3625" w:author="Brian Leong (Inspur Worldwide Services Ltd)" w:date="2016-11-21T11:27:00Z"/>
                <w:rFonts w:ascii="Lucida Console" w:hAnsi="Lucida Console"/>
                <w:sz w:val="12"/>
                <w:szCs w:val="12"/>
                <w:rPrChange w:id="3626" w:author="Omar Cardona" w:date="2016-11-21T23:50:00Z">
                  <w:rPr>
                    <w:ins w:id="3627" w:author="Brian Leong (Inspur Worldwide Services Ltd)" w:date="2016-11-21T11:27:00Z"/>
                    <w:rFonts w:ascii="Lucida Console" w:hAnsi="Lucida Console"/>
                    <w:sz w:val="16"/>
                    <w:szCs w:val="16"/>
                  </w:rPr>
                </w:rPrChange>
              </w:rPr>
            </w:pPr>
            <w:ins w:id="3628" w:author="Brian Leong (Inspur Worldwide Services Ltd)" w:date="2016-11-21T11:27:00Z">
              <w:r w:rsidRPr="002174A0">
                <w:rPr>
                  <w:rFonts w:ascii="Lucida Console" w:hAnsi="Lucida Console"/>
                  <w:sz w:val="12"/>
                  <w:szCs w:val="12"/>
                  <w:rPrChange w:id="3629" w:author="Omar Cardona" w:date="2016-11-21T23:50:00Z">
                    <w:rPr>
                      <w:rFonts w:ascii="Lucida Console" w:hAnsi="Lucida Console"/>
                      <w:sz w:val="16"/>
                      <w:szCs w:val="16"/>
                    </w:rPr>
                  </w:rPrChange>
                </w:rPr>
                <w:t>Make sure firewall is not blocking SMB connection initiation.</w:t>
              </w:r>
            </w:ins>
          </w:p>
        </w:tc>
      </w:tr>
      <w:tr w:rsidR="00F25391" w:rsidRPr="002174A0" w14:paraId="3BCD1205" w14:textId="77777777" w:rsidTr="00F25391">
        <w:trPr>
          <w:ins w:id="3630"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66D3B531" w14:textId="77777777" w:rsidR="00F25391" w:rsidRPr="002174A0" w:rsidRDefault="00F25391">
            <w:pPr>
              <w:pStyle w:val="NormalWeb"/>
              <w:spacing w:before="0" w:beforeAutospacing="0" w:after="0" w:afterAutospacing="0"/>
              <w:rPr>
                <w:ins w:id="3631" w:author="Brian Leong (Inspur Worldwide Services Ltd)" w:date="2016-11-21T11:27:00Z"/>
                <w:rFonts w:ascii="Lucida Console" w:hAnsi="Lucida Console"/>
                <w:sz w:val="12"/>
                <w:szCs w:val="12"/>
                <w:rPrChange w:id="3632" w:author="Omar Cardona" w:date="2016-11-21T23:50:00Z">
                  <w:rPr>
                    <w:ins w:id="3633" w:author="Brian Leong (Inspur Worldwide Services Ltd)" w:date="2016-11-21T11:27:00Z"/>
                    <w:rFonts w:ascii="Lucida Console" w:hAnsi="Lucida Console"/>
                    <w:sz w:val="16"/>
                    <w:szCs w:val="16"/>
                  </w:rPr>
                </w:rPrChange>
              </w:rPr>
            </w:pPr>
            <w:proofErr w:type="spellStart"/>
            <w:ins w:id="3634" w:author="Brian Leong (Inspur Worldwide Services Ltd)" w:date="2016-11-21T11:27:00Z">
              <w:r w:rsidRPr="002174A0">
                <w:rPr>
                  <w:rFonts w:ascii="Lucida Console" w:hAnsi="Lucida Console"/>
                  <w:sz w:val="12"/>
                  <w:szCs w:val="12"/>
                  <w:rPrChange w:id="3635" w:author="Omar Cardona" w:date="2016-11-21T23:50:00Z">
                    <w:rPr>
                      <w:rFonts w:ascii="Lucida Console" w:hAnsi="Lucida Console"/>
                      <w:sz w:val="16"/>
                      <w:szCs w:val="16"/>
                    </w:rPr>
                  </w:rPrChange>
                </w:rPr>
                <w:t>vstat</w:t>
              </w:r>
              <w:proofErr w:type="spellEnd"/>
            </w:ins>
          </w:p>
          <w:p w14:paraId="62DB1841" w14:textId="77777777" w:rsidR="00F25391" w:rsidRPr="002174A0" w:rsidRDefault="00F25391">
            <w:pPr>
              <w:pStyle w:val="NormalWeb"/>
              <w:spacing w:before="0" w:beforeAutospacing="0" w:after="0" w:afterAutospacing="0"/>
              <w:rPr>
                <w:ins w:id="3636" w:author="Brian Leong (Inspur Worldwide Services Ltd)" w:date="2016-11-21T11:27:00Z"/>
                <w:rFonts w:ascii="Lucida Console" w:hAnsi="Lucida Console"/>
                <w:sz w:val="12"/>
                <w:szCs w:val="12"/>
                <w:rPrChange w:id="3637" w:author="Omar Cardona" w:date="2016-11-21T23:50:00Z">
                  <w:rPr>
                    <w:ins w:id="3638" w:author="Brian Leong (Inspur Worldwide Services Ltd)" w:date="2016-11-21T11:27:00Z"/>
                    <w:rFonts w:ascii="Lucida Console" w:hAnsi="Lucida Console"/>
                    <w:sz w:val="16"/>
                    <w:szCs w:val="16"/>
                  </w:rPr>
                </w:rPrChange>
              </w:rPr>
            </w:pPr>
            <w:ins w:id="3639" w:author="Brian Leong (Inspur Worldwide Services Ltd)" w:date="2016-11-21T11:27:00Z">
              <w:r w:rsidRPr="002174A0">
                <w:rPr>
                  <w:rFonts w:ascii="Lucida Console" w:hAnsi="Lucida Console"/>
                  <w:sz w:val="12"/>
                  <w:szCs w:val="12"/>
                  <w:rPrChange w:id="3640" w:author="Omar Cardona" w:date="2016-11-21T23:50:00Z">
                    <w:rPr>
                      <w:rFonts w:ascii="Lucida Console" w:hAnsi="Lucida Console"/>
                      <w:sz w:val="16"/>
                      <w:szCs w:val="16"/>
                    </w:rPr>
                  </w:rPrChange>
                </w:rPr>
                <w:t>(Mellanox specific)</w:t>
              </w:r>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0A3E4E55" w14:textId="77777777" w:rsidR="00F25391" w:rsidRPr="002174A0" w:rsidRDefault="00F25391">
            <w:pPr>
              <w:pStyle w:val="NormalWeb"/>
              <w:spacing w:before="0" w:beforeAutospacing="0" w:after="0" w:afterAutospacing="0"/>
              <w:rPr>
                <w:ins w:id="3641" w:author="Brian Leong (Inspur Worldwide Services Ltd)" w:date="2016-11-21T11:27:00Z"/>
                <w:rFonts w:ascii="Lucida Console" w:hAnsi="Lucida Console"/>
                <w:sz w:val="12"/>
                <w:szCs w:val="12"/>
                <w:rPrChange w:id="3642" w:author="Omar Cardona" w:date="2016-11-21T23:50:00Z">
                  <w:rPr>
                    <w:ins w:id="3643" w:author="Brian Leong (Inspur Worldwide Services Ltd)" w:date="2016-11-21T11:27:00Z"/>
                    <w:rFonts w:ascii="Lucida Console" w:hAnsi="Lucida Console"/>
                    <w:sz w:val="16"/>
                    <w:szCs w:val="16"/>
                  </w:rPr>
                </w:rPrChange>
              </w:rPr>
            </w:pPr>
            <w:ins w:id="3644" w:author="Brian Leong (Inspur Worldwide Services Ltd)" w:date="2016-11-21T11:27:00Z">
              <w:r w:rsidRPr="002174A0">
                <w:rPr>
                  <w:rFonts w:ascii="Lucida Console" w:hAnsi="Lucida Console"/>
                  <w:sz w:val="12"/>
                  <w:szCs w:val="12"/>
                  <w:rPrChange w:id="3645" w:author="Omar Cardona" w:date="2016-11-21T23:50:00Z">
                    <w:rPr>
                      <w:rFonts w:ascii="Lucida Console" w:hAnsi="Lucida Console"/>
                      <w:sz w:val="16"/>
                      <w:szCs w:val="16"/>
                    </w:rPr>
                  </w:rPrChange>
                </w:rPr>
                <w:t xml:space="preserve">RoCE version on both nodes must be the same. This is also </w:t>
              </w:r>
              <w:proofErr w:type="gramStart"/>
              <w:r w:rsidRPr="002174A0">
                <w:rPr>
                  <w:rFonts w:ascii="Lucida Console" w:hAnsi="Lucida Console"/>
                  <w:sz w:val="12"/>
                  <w:szCs w:val="12"/>
                  <w:rPrChange w:id="3646" w:author="Omar Cardona" w:date="2016-11-21T23:50:00Z">
                    <w:rPr>
                      <w:rFonts w:ascii="Lucida Console" w:hAnsi="Lucida Console"/>
                      <w:sz w:val="16"/>
                      <w:szCs w:val="16"/>
                    </w:rPr>
                  </w:rPrChange>
                </w:rPr>
                <w:t>a good way</w:t>
              </w:r>
              <w:proofErr w:type="gramEnd"/>
              <w:r w:rsidRPr="002174A0">
                <w:rPr>
                  <w:rFonts w:ascii="Lucida Console" w:hAnsi="Lucida Console"/>
                  <w:sz w:val="12"/>
                  <w:szCs w:val="12"/>
                  <w:rPrChange w:id="3647" w:author="Omar Cardona" w:date="2016-11-21T23:50:00Z">
                    <w:rPr>
                      <w:rFonts w:ascii="Lucida Console" w:hAnsi="Lucida Console"/>
                      <w:sz w:val="16"/>
                      <w:szCs w:val="16"/>
                    </w:rPr>
                  </w:rPrChange>
                </w:rPr>
                <w:t xml:space="preserve"> to verify that the firmware version on both nodes is latest.</w:t>
              </w:r>
            </w:ins>
          </w:p>
          <w:p w14:paraId="134FC8C1" w14:textId="77777777" w:rsidR="00F25391" w:rsidRPr="002174A0" w:rsidRDefault="00F25391">
            <w:pPr>
              <w:pStyle w:val="NormalWeb"/>
              <w:spacing w:before="0" w:beforeAutospacing="0" w:after="0" w:afterAutospacing="0"/>
              <w:rPr>
                <w:ins w:id="3648" w:author="Brian Leong (Inspur Worldwide Services Ltd)" w:date="2016-11-21T11:27:00Z"/>
                <w:rFonts w:ascii="Lucida Console" w:hAnsi="Lucida Console"/>
                <w:sz w:val="12"/>
                <w:szCs w:val="12"/>
                <w:rPrChange w:id="3649" w:author="Omar Cardona" w:date="2016-11-21T23:50:00Z">
                  <w:rPr>
                    <w:ins w:id="3650" w:author="Brian Leong (Inspur Worldwide Services Ltd)" w:date="2016-11-21T11:27:00Z"/>
                    <w:rFonts w:ascii="Lucida Console" w:hAnsi="Lucida Console"/>
                    <w:sz w:val="16"/>
                    <w:szCs w:val="16"/>
                  </w:rPr>
                </w:rPrChange>
              </w:rPr>
            </w:pPr>
            <w:ins w:id="3651" w:author="Brian Leong (Inspur Worldwide Services Ltd)" w:date="2016-11-21T11:27:00Z">
              <w:r w:rsidRPr="002174A0">
                <w:rPr>
                  <w:rFonts w:ascii="Lucida Console" w:hAnsi="Lucida Console"/>
                  <w:sz w:val="12"/>
                  <w:szCs w:val="12"/>
                  <w:rPrChange w:id="3652" w:author="Omar Cardona" w:date="2016-11-21T23:50:00Z">
                    <w:rPr>
                      <w:rFonts w:ascii="Lucida Console" w:hAnsi="Lucida Console"/>
                      <w:sz w:val="16"/>
                      <w:szCs w:val="16"/>
                    </w:rPr>
                  </w:rPrChange>
                </w:rPr>
                <w:t> </w:t>
              </w:r>
            </w:ins>
          </w:p>
          <w:p w14:paraId="76D55E97" w14:textId="2C95D314" w:rsidR="00F25391" w:rsidRPr="002174A0" w:rsidRDefault="00F25391">
            <w:pPr>
              <w:pStyle w:val="NormalWeb"/>
              <w:spacing w:before="0" w:beforeAutospacing="0" w:after="0" w:afterAutospacing="0"/>
              <w:rPr>
                <w:ins w:id="3653" w:author="Brian Leong (Inspur Worldwide Services Ltd)" w:date="2016-11-21T11:27:00Z"/>
                <w:rFonts w:ascii="Lucida Console" w:hAnsi="Lucida Console"/>
                <w:sz w:val="12"/>
                <w:szCs w:val="12"/>
                <w:rPrChange w:id="3654" w:author="Omar Cardona" w:date="2016-11-21T23:50:00Z">
                  <w:rPr>
                    <w:ins w:id="3655" w:author="Brian Leong (Inspur Worldwide Services Ltd)" w:date="2016-11-21T11:27:00Z"/>
                  </w:rPr>
                </w:rPrChange>
              </w:rPr>
            </w:pPr>
            <w:ins w:id="3656" w:author="Brian Leong (Inspur Worldwide Services Ltd)" w:date="2016-11-21T11:27:00Z">
              <w:r w:rsidRPr="002174A0">
                <w:rPr>
                  <w:rFonts w:ascii="Lucida Console" w:hAnsi="Lucida Console"/>
                  <w:noProof/>
                  <w:sz w:val="12"/>
                  <w:szCs w:val="12"/>
                  <w:rPrChange w:id="3657" w:author="Omar Cardona" w:date="2016-11-21T23:50:00Z">
                    <w:rPr>
                      <w:noProof/>
                    </w:rPr>
                  </w:rPrChange>
                </w:rPr>
                <w:drawing>
                  <wp:inline distT="0" distB="0" distL="0" distR="0" wp14:anchorId="1249DB41" wp14:editId="7D6BEA46">
                    <wp:extent cx="3355848" cy="3419856"/>
                    <wp:effectExtent l="0" t="0" r="0" b="0"/>
                    <wp:docPr id="3" name="Picture 3" descr="cid:image007.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7.jpg@01D240CB.E79DC16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355848" cy="3419856"/>
                            </a:xfrm>
                            <a:prstGeom prst="rect">
                              <a:avLst/>
                            </a:prstGeom>
                            <a:noFill/>
                            <a:ln>
                              <a:noFill/>
                            </a:ln>
                          </pic:spPr>
                        </pic:pic>
                      </a:graphicData>
                    </a:graphic>
                  </wp:inline>
                </w:drawing>
              </w:r>
            </w:ins>
          </w:p>
          <w:p w14:paraId="729AB5D2" w14:textId="77777777" w:rsidR="00F25391" w:rsidRPr="002174A0" w:rsidRDefault="00F25391">
            <w:pPr>
              <w:pStyle w:val="NormalWeb"/>
              <w:spacing w:before="0" w:beforeAutospacing="0" w:after="0" w:afterAutospacing="0"/>
              <w:rPr>
                <w:ins w:id="3658" w:author="Brian Leong (Inspur Worldwide Services Ltd)" w:date="2016-11-21T11:27:00Z"/>
                <w:rFonts w:ascii="Lucida Console" w:hAnsi="Lucida Console"/>
                <w:sz w:val="12"/>
                <w:szCs w:val="12"/>
                <w:rPrChange w:id="3659" w:author="Omar Cardona" w:date="2016-11-21T23:50:00Z">
                  <w:rPr>
                    <w:ins w:id="3660" w:author="Brian Leong (Inspur Worldwide Services Ltd)" w:date="2016-11-21T11:27:00Z"/>
                    <w:rFonts w:ascii="Lucida Console" w:hAnsi="Lucida Console"/>
                    <w:sz w:val="16"/>
                    <w:szCs w:val="16"/>
                  </w:rPr>
                </w:rPrChange>
              </w:rPr>
            </w:pPr>
            <w:ins w:id="3661" w:author="Brian Leong (Inspur Worldwide Services Ltd)" w:date="2016-11-21T11:27:00Z">
              <w:r w:rsidRPr="002174A0">
                <w:rPr>
                  <w:rFonts w:ascii="Lucida Console" w:hAnsi="Lucida Console"/>
                  <w:sz w:val="12"/>
                  <w:szCs w:val="12"/>
                  <w:rPrChange w:id="3662"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343E39F1" w14:textId="77777777" w:rsidR="00F25391" w:rsidRPr="002174A0" w:rsidRDefault="00F25391" w:rsidP="00F25391">
            <w:pPr>
              <w:numPr>
                <w:ilvl w:val="1"/>
                <w:numId w:val="12"/>
              </w:numPr>
              <w:spacing w:after="0" w:line="240" w:lineRule="auto"/>
              <w:ind w:left="379"/>
              <w:textAlignment w:val="center"/>
              <w:rPr>
                <w:ins w:id="3663" w:author="Brian Leong (Inspur Worldwide Services Ltd)" w:date="2016-11-21T11:27:00Z"/>
                <w:rFonts w:ascii="Lucida Console" w:hAnsi="Lucida Console"/>
                <w:sz w:val="12"/>
                <w:szCs w:val="12"/>
                <w:rPrChange w:id="3664" w:author="Omar Cardona" w:date="2016-11-21T23:50:00Z">
                  <w:rPr>
                    <w:ins w:id="3665" w:author="Brian Leong (Inspur Worldwide Services Ltd)" w:date="2016-11-21T11:27:00Z"/>
                    <w:rFonts w:ascii="Lucida Console" w:hAnsi="Lucida Console"/>
                    <w:sz w:val="16"/>
                    <w:szCs w:val="16"/>
                  </w:rPr>
                </w:rPrChange>
              </w:rPr>
            </w:pPr>
            <w:ins w:id="3666" w:author="Brian Leong (Inspur Worldwide Services Ltd)" w:date="2016-11-21T11:27:00Z">
              <w:r w:rsidRPr="002174A0">
                <w:rPr>
                  <w:rFonts w:ascii="Lucida Console" w:hAnsi="Lucida Console"/>
                  <w:sz w:val="12"/>
                  <w:szCs w:val="12"/>
                  <w:rPrChange w:id="3667" w:author="Omar Cardona" w:date="2016-11-21T23:50:00Z">
                    <w:rPr>
                      <w:rFonts w:ascii="Lucida Console" w:hAnsi="Lucida Console"/>
                      <w:sz w:val="16"/>
                      <w:szCs w:val="16"/>
                    </w:rPr>
                  </w:rPrChange>
                </w:rPr>
                <w:t xml:space="preserve">Set correct RoCE version </w:t>
              </w:r>
              <w:proofErr w:type="gramStart"/>
              <w:r w:rsidRPr="002174A0">
                <w:rPr>
                  <w:rFonts w:ascii="Lucida Console" w:hAnsi="Lucida Console"/>
                  <w:sz w:val="12"/>
                  <w:szCs w:val="12"/>
                  <w:rPrChange w:id="3668" w:author="Omar Cardona" w:date="2016-11-21T23:50:00Z">
                    <w:rPr>
                      <w:rFonts w:ascii="Lucida Console" w:hAnsi="Lucida Console"/>
                      <w:sz w:val="16"/>
                      <w:szCs w:val="16"/>
                    </w:rPr>
                  </w:rPrChange>
                </w:rPr>
                <w:t>using  Set</w:t>
              </w:r>
              <w:proofErr w:type="gramEnd"/>
              <w:r w:rsidRPr="002174A0">
                <w:rPr>
                  <w:rFonts w:ascii="Lucida Console" w:hAnsi="Lucida Console"/>
                  <w:sz w:val="12"/>
                  <w:szCs w:val="12"/>
                  <w:rPrChange w:id="3669" w:author="Omar Cardona" w:date="2016-11-21T23:50:00Z">
                    <w:rPr>
                      <w:rFonts w:ascii="Lucida Console" w:hAnsi="Lucida Console"/>
                      <w:sz w:val="16"/>
                      <w:szCs w:val="16"/>
                    </w:rPr>
                  </w:rPrChange>
                </w:rPr>
                <w:t>-</w:t>
              </w:r>
              <w:proofErr w:type="spellStart"/>
              <w:r w:rsidRPr="002174A0">
                <w:rPr>
                  <w:rFonts w:ascii="Lucida Console" w:hAnsi="Lucida Console"/>
                  <w:sz w:val="12"/>
                  <w:szCs w:val="12"/>
                  <w:rPrChange w:id="3670" w:author="Omar Cardona" w:date="2016-11-21T23:50:00Z">
                    <w:rPr>
                      <w:rFonts w:ascii="Lucida Console" w:hAnsi="Lucida Console"/>
                      <w:sz w:val="16"/>
                      <w:szCs w:val="16"/>
                    </w:rPr>
                  </w:rPrChange>
                </w:rPr>
                <w:t>MlnxDriverCoreSetting</w:t>
              </w:r>
              <w:proofErr w:type="spellEnd"/>
            </w:ins>
          </w:p>
          <w:p w14:paraId="5241A7BE" w14:textId="77777777" w:rsidR="00F25391" w:rsidRPr="002174A0" w:rsidRDefault="00F25391" w:rsidP="00F25391">
            <w:pPr>
              <w:numPr>
                <w:ilvl w:val="1"/>
                <w:numId w:val="12"/>
              </w:numPr>
              <w:spacing w:after="0" w:line="240" w:lineRule="auto"/>
              <w:ind w:left="379"/>
              <w:textAlignment w:val="center"/>
              <w:rPr>
                <w:ins w:id="3671" w:author="Brian Leong (Inspur Worldwide Services Ltd)" w:date="2016-11-21T11:27:00Z"/>
                <w:rFonts w:ascii="Lucida Console" w:hAnsi="Lucida Console"/>
                <w:sz w:val="12"/>
                <w:szCs w:val="12"/>
                <w:rPrChange w:id="3672" w:author="Omar Cardona" w:date="2016-11-21T23:50:00Z">
                  <w:rPr>
                    <w:ins w:id="3673" w:author="Brian Leong (Inspur Worldwide Services Ltd)" w:date="2016-11-21T11:27:00Z"/>
                    <w:rFonts w:ascii="Lucida Console" w:hAnsi="Lucida Console"/>
                    <w:sz w:val="16"/>
                    <w:szCs w:val="16"/>
                  </w:rPr>
                </w:rPrChange>
              </w:rPr>
            </w:pPr>
            <w:ins w:id="3674" w:author="Brian Leong (Inspur Worldwide Services Ltd)" w:date="2016-11-21T11:27:00Z">
              <w:r w:rsidRPr="002174A0">
                <w:rPr>
                  <w:rFonts w:ascii="Lucida Console" w:hAnsi="Lucida Console"/>
                  <w:sz w:val="12"/>
                  <w:szCs w:val="12"/>
                  <w:rPrChange w:id="3675" w:author="Omar Cardona" w:date="2016-11-21T23:50:00Z">
                    <w:rPr>
                      <w:rFonts w:ascii="Lucida Console" w:hAnsi="Lucida Console"/>
                      <w:sz w:val="16"/>
                      <w:szCs w:val="16"/>
                    </w:rPr>
                  </w:rPrChange>
                </w:rPr>
                <w:t>Install the latest firmware from Mellanox website.</w:t>
              </w:r>
            </w:ins>
          </w:p>
        </w:tc>
      </w:tr>
      <w:tr w:rsidR="00F25391" w:rsidRPr="002174A0" w14:paraId="013B9470" w14:textId="77777777" w:rsidTr="00F25391">
        <w:trPr>
          <w:ins w:id="3676"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4539162B" w14:textId="77777777" w:rsidR="00F25391" w:rsidRPr="002174A0" w:rsidRDefault="00F25391">
            <w:pPr>
              <w:pStyle w:val="NormalWeb"/>
              <w:spacing w:before="0" w:beforeAutospacing="0" w:after="0" w:afterAutospacing="0"/>
              <w:rPr>
                <w:ins w:id="3677" w:author="Brian Leong (Inspur Worldwide Services Ltd)" w:date="2016-11-21T11:27:00Z"/>
                <w:rFonts w:ascii="Lucida Console" w:hAnsi="Lucida Console"/>
                <w:sz w:val="12"/>
                <w:szCs w:val="12"/>
                <w:rPrChange w:id="3678" w:author="Omar Cardona" w:date="2016-11-21T23:50:00Z">
                  <w:rPr>
                    <w:ins w:id="3679" w:author="Brian Leong (Inspur Worldwide Services Ltd)" w:date="2016-11-21T11:27:00Z"/>
                    <w:rFonts w:ascii="Lucida Console" w:hAnsi="Lucida Console"/>
                    <w:sz w:val="16"/>
                    <w:szCs w:val="16"/>
                  </w:rPr>
                </w:rPrChange>
              </w:rPr>
            </w:pPr>
            <w:ins w:id="3680" w:author="Brian Leong (Inspur Worldwide Services Ltd)" w:date="2016-11-21T11:27:00Z">
              <w:r w:rsidRPr="002174A0">
                <w:rPr>
                  <w:rFonts w:ascii="Lucida Console" w:hAnsi="Lucida Console"/>
                  <w:sz w:val="12"/>
                  <w:szCs w:val="12"/>
                  <w:rPrChange w:id="3681" w:author="Omar Cardona" w:date="2016-11-21T23:50:00Z">
                    <w:rPr>
                      <w:rFonts w:ascii="Lucida Console" w:hAnsi="Lucida Console"/>
                      <w:sz w:val="16"/>
                      <w:szCs w:val="16"/>
                    </w:rPr>
                  </w:rPrChange>
                </w:rPr>
                <w:t xml:space="preserve">Perfmon Counters </w:t>
              </w:r>
            </w:ins>
          </w:p>
        </w:tc>
        <w:tc>
          <w:tcPr>
            <w:tcW w:w="19450" w:type="dxa"/>
            <w:tcBorders>
              <w:top w:val="nil"/>
              <w:left w:val="nil"/>
              <w:bottom w:val="single" w:sz="8" w:space="0" w:color="A3A3A3"/>
              <w:right w:val="single" w:sz="8" w:space="0" w:color="A3A3A3"/>
            </w:tcBorders>
            <w:tcMar>
              <w:top w:w="80" w:type="dxa"/>
              <w:left w:w="80" w:type="dxa"/>
              <w:bottom w:w="80" w:type="dxa"/>
              <w:right w:w="80" w:type="dxa"/>
            </w:tcMar>
            <w:hideMark/>
          </w:tcPr>
          <w:p w14:paraId="3A144CFC" w14:textId="77777777" w:rsidR="00F25391" w:rsidRPr="002174A0" w:rsidRDefault="00F25391">
            <w:pPr>
              <w:pStyle w:val="NormalWeb"/>
              <w:spacing w:before="0" w:beforeAutospacing="0" w:after="0" w:afterAutospacing="0"/>
              <w:rPr>
                <w:ins w:id="3682" w:author="Brian Leong (Inspur Worldwide Services Ltd)" w:date="2016-11-21T11:27:00Z"/>
                <w:rFonts w:ascii="Lucida Console" w:hAnsi="Lucida Console"/>
                <w:sz w:val="12"/>
                <w:szCs w:val="12"/>
                <w:rPrChange w:id="3683" w:author="Omar Cardona" w:date="2016-11-21T23:50:00Z">
                  <w:rPr>
                    <w:ins w:id="3684" w:author="Brian Leong (Inspur Worldwide Services Ltd)" w:date="2016-11-21T11:27:00Z"/>
                    <w:rFonts w:ascii="Lucida Console" w:hAnsi="Lucida Console"/>
                    <w:sz w:val="16"/>
                    <w:szCs w:val="16"/>
                  </w:rPr>
                </w:rPrChange>
              </w:rPr>
            </w:pPr>
            <w:ins w:id="3685" w:author="Brian Leong (Inspur Worldwide Services Ltd)" w:date="2016-11-21T11:27:00Z">
              <w:r w:rsidRPr="002174A0">
                <w:rPr>
                  <w:rFonts w:ascii="Lucida Console" w:hAnsi="Lucida Console"/>
                  <w:sz w:val="12"/>
                  <w:szCs w:val="12"/>
                  <w:rPrChange w:id="3686" w:author="Omar Cardona" w:date="2016-11-21T23:50:00Z">
                    <w:rPr>
                      <w:rFonts w:ascii="Lucida Console" w:hAnsi="Lucida Console"/>
                      <w:sz w:val="16"/>
                      <w:szCs w:val="16"/>
                    </w:rPr>
                  </w:rPrChange>
                </w:rPr>
                <w:t>Perfmon counters for RDMA should be non-zero</w:t>
              </w:r>
            </w:ins>
          </w:p>
          <w:p w14:paraId="37DA1F76" w14:textId="548EF719" w:rsidR="00F25391" w:rsidRPr="002174A0" w:rsidRDefault="00F25391">
            <w:pPr>
              <w:pStyle w:val="NormalWeb"/>
              <w:spacing w:before="0" w:beforeAutospacing="0" w:after="0" w:afterAutospacing="0"/>
              <w:rPr>
                <w:ins w:id="3687" w:author="Brian Leong (Inspur Worldwide Services Ltd)" w:date="2016-11-21T11:27:00Z"/>
                <w:rFonts w:ascii="Lucida Console" w:hAnsi="Lucida Console"/>
                <w:sz w:val="12"/>
                <w:szCs w:val="12"/>
                <w:rPrChange w:id="3688" w:author="Omar Cardona" w:date="2016-11-21T23:50:00Z">
                  <w:rPr>
                    <w:ins w:id="3689" w:author="Brian Leong (Inspur Worldwide Services Ltd)" w:date="2016-11-21T11:27:00Z"/>
                  </w:rPr>
                </w:rPrChange>
              </w:rPr>
            </w:pPr>
            <w:ins w:id="3690" w:author="Brian Leong (Inspur Worldwide Services Ltd)" w:date="2016-11-21T11:27:00Z">
              <w:r w:rsidRPr="002174A0">
                <w:rPr>
                  <w:rFonts w:ascii="Lucida Console" w:hAnsi="Lucida Console"/>
                  <w:noProof/>
                  <w:sz w:val="12"/>
                  <w:szCs w:val="12"/>
                  <w:rPrChange w:id="3691" w:author="Omar Cardona" w:date="2016-11-21T23:50:00Z">
                    <w:rPr>
                      <w:noProof/>
                    </w:rPr>
                  </w:rPrChange>
                </w:rPr>
                <w:drawing>
                  <wp:inline distT="0" distB="0" distL="0" distR="0" wp14:anchorId="366D0E54" wp14:editId="62F88944">
                    <wp:extent cx="3026664" cy="1252728"/>
                    <wp:effectExtent l="0" t="0" r="2540" b="5080"/>
                    <wp:docPr id="2" name="Picture 2" descr="cid:image008.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8.jpg@01D240CB.E79DC16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3026664" cy="1252728"/>
                            </a:xfrm>
                            <a:prstGeom prst="rect">
                              <a:avLst/>
                            </a:prstGeom>
                            <a:noFill/>
                            <a:ln>
                              <a:noFill/>
                            </a:ln>
                          </pic:spPr>
                        </pic:pic>
                      </a:graphicData>
                    </a:graphic>
                  </wp:inline>
                </w:drawing>
              </w:r>
            </w:ins>
          </w:p>
        </w:tc>
        <w:tc>
          <w:tcPr>
            <w:tcW w:w="9818" w:type="dxa"/>
            <w:tcBorders>
              <w:top w:val="nil"/>
              <w:left w:val="nil"/>
              <w:bottom w:val="single" w:sz="8" w:space="0" w:color="A3A3A3"/>
              <w:right w:val="single" w:sz="8" w:space="0" w:color="A3A3A3"/>
            </w:tcBorders>
            <w:tcMar>
              <w:top w:w="80" w:type="dxa"/>
              <w:left w:w="80" w:type="dxa"/>
              <w:bottom w:w="80" w:type="dxa"/>
              <w:right w:w="80" w:type="dxa"/>
            </w:tcMar>
            <w:hideMark/>
          </w:tcPr>
          <w:p w14:paraId="45F5C962" w14:textId="77777777" w:rsidR="00F25391" w:rsidRPr="002174A0" w:rsidRDefault="00F25391">
            <w:pPr>
              <w:pStyle w:val="NormalWeb"/>
              <w:spacing w:before="0" w:beforeAutospacing="0" w:after="0" w:afterAutospacing="0"/>
              <w:rPr>
                <w:ins w:id="3692" w:author="Brian Leong (Inspur Worldwide Services Ltd)" w:date="2016-11-21T11:27:00Z"/>
                <w:rFonts w:ascii="Lucida Console" w:hAnsi="Lucida Console" w:cs="Calibri"/>
                <w:sz w:val="12"/>
                <w:szCs w:val="12"/>
                <w:rPrChange w:id="3693" w:author="Omar Cardona" w:date="2016-11-21T23:50:00Z">
                  <w:rPr>
                    <w:ins w:id="3694" w:author="Brian Leong (Inspur Worldwide Services Ltd)" w:date="2016-11-21T11:27:00Z"/>
                    <w:rFonts w:ascii="Calibri" w:hAnsi="Calibri" w:cs="Calibri"/>
                    <w:sz w:val="22"/>
                    <w:szCs w:val="22"/>
                  </w:rPr>
                </w:rPrChange>
              </w:rPr>
            </w:pPr>
            <w:ins w:id="3695" w:author="Brian Leong (Inspur Worldwide Services Ltd)" w:date="2016-11-21T11:27:00Z">
              <w:r w:rsidRPr="002174A0">
                <w:rPr>
                  <w:rFonts w:ascii="Lucida Console" w:hAnsi="Lucida Console" w:cs="Calibri"/>
                  <w:sz w:val="12"/>
                  <w:szCs w:val="12"/>
                  <w:rPrChange w:id="3696" w:author="Omar Cardona" w:date="2016-11-21T23:50:00Z">
                    <w:rPr>
                      <w:rFonts w:ascii="Calibri" w:hAnsi="Calibri" w:cs="Calibri"/>
                      <w:sz w:val="22"/>
                      <w:szCs w:val="22"/>
                    </w:rPr>
                  </w:rPrChange>
                </w:rPr>
                <w:t> </w:t>
              </w:r>
            </w:ins>
          </w:p>
        </w:tc>
      </w:tr>
    </w:tbl>
    <w:p w14:paraId="65BA4C60" w14:textId="77777777" w:rsidR="00F25391" w:rsidRPr="002174A0" w:rsidRDefault="00F25391" w:rsidP="00F25391">
      <w:pPr>
        <w:rPr>
          <w:ins w:id="3697" w:author="Brian Leong (Inspur Worldwide Services Ltd)" w:date="2016-11-21T11:27:00Z"/>
          <w:rFonts w:ascii="Lucida Console" w:hAnsi="Lucida Console" w:cs="Calibri"/>
          <w:sz w:val="12"/>
          <w:szCs w:val="12"/>
          <w:rPrChange w:id="3698" w:author="Omar Cardona" w:date="2016-11-21T23:50:00Z">
            <w:rPr>
              <w:ins w:id="3699" w:author="Brian Leong (Inspur Worldwide Services Ltd)" w:date="2016-11-21T11:27:00Z"/>
              <w:rFonts w:ascii="Calibri" w:hAnsi="Calibri" w:cs="Calibri"/>
            </w:rPr>
          </w:rPrChange>
        </w:rPr>
      </w:pPr>
    </w:p>
    <w:p w14:paraId="38FDC2F4" w14:textId="7B8CDD1B" w:rsidR="005725D4" w:rsidRPr="002174A0" w:rsidRDefault="005725D4">
      <w:pPr>
        <w:rPr>
          <w:ins w:id="3700" w:author="Brian Leong (Inspur Worldwide Services Ltd)" w:date="2016-11-21T11:30:00Z"/>
          <w:rFonts w:ascii="Lucida Console" w:hAnsi="Lucida Console"/>
          <w:sz w:val="12"/>
          <w:szCs w:val="12"/>
        </w:rPr>
      </w:pPr>
      <w:ins w:id="3701" w:author="Brian Leong (Inspur Worldwide Services Ltd)" w:date="2016-11-21T11:30:00Z">
        <w:r w:rsidRPr="002174A0">
          <w:rPr>
            <w:rFonts w:ascii="Lucida Console" w:hAnsi="Lucida Console"/>
            <w:sz w:val="12"/>
            <w:szCs w:val="12"/>
          </w:rPr>
          <w:br w:type="page"/>
        </w:r>
      </w:ins>
    </w:p>
    <w:p w14:paraId="660B4C51" w14:textId="2739A0C2" w:rsidR="00F25391" w:rsidRPr="002174A0" w:rsidRDefault="005725D4">
      <w:pPr>
        <w:rPr>
          <w:ins w:id="3702" w:author="Brian Leong (Inspur Worldwide Services Ltd)" w:date="2016-11-21T11:31:00Z"/>
          <w:rFonts w:ascii="Lucida Console" w:hAnsi="Lucida Console"/>
          <w:sz w:val="12"/>
          <w:szCs w:val="12"/>
        </w:rPr>
      </w:pPr>
      <w:ins w:id="3703" w:author="Brian Leong (Inspur Worldwide Services Ltd)" w:date="2016-11-21T11:30:00Z">
        <w:r w:rsidRPr="002174A0">
          <w:rPr>
            <w:rFonts w:ascii="Lucida Console" w:hAnsi="Lucida Console"/>
            <w:sz w:val="12"/>
            <w:szCs w:val="12"/>
          </w:rPr>
          <w:lastRenderedPageBreak/>
          <w:t xml:space="preserve">Appendix 3: </w:t>
        </w:r>
      </w:ins>
      <w:ins w:id="3704" w:author="Brian Leong (Inspur Worldwide Services Ltd)" w:date="2016-11-21T11:31:00Z">
        <w:r w:rsidRPr="002174A0">
          <w:rPr>
            <w:rFonts w:ascii="Lucida Console" w:hAnsi="Lucida Console"/>
            <w:sz w:val="12"/>
            <w:szCs w:val="12"/>
          </w:rPr>
          <w:t>How to enable Guest RDMA.</w:t>
        </w:r>
      </w:ins>
    </w:p>
    <w:p w14:paraId="24FF252B" w14:textId="77777777" w:rsidR="005725D4" w:rsidRPr="002174A0" w:rsidRDefault="005725D4" w:rsidP="005725D4">
      <w:pPr>
        <w:pStyle w:val="NormalWeb"/>
        <w:spacing w:before="0" w:beforeAutospacing="0" w:after="0" w:afterAutospacing="0"/>
        <w:rPr>
          <w:ins w:id="3705" w:author="Brian Leong (Inspur Worldwide Services Ltd)" w:date="2016-11-21T11:31:00Z"/>
          <w:rFonts w:ascii="Lucida Console" w:hAnsi="Lucida Console" w:cs="Calibri Light"/>
          <w:sz w:val="12"/>
          <w:szCs w:val="12"/>
          <w:rPrChange w:id="3706" w:author="Omar Cardona" w:date="2016-11-21T23:50:00Z">
            <w:rPr>
              <w:ins w:id="3707" w:author="Brian Leong (Inspur Worldwide Services Ltd)" w:date="2016-11-21T11:31:00Z"/>
              <w:rFonts w:ascii="Calibri Light" w:hAnsi="Calibri Light" w:cs="Calibri Light"/>
              <w:sz w:val="40"/>
              <w:szCs w:val="40"/>
            </w:rPr>
          </w:rPrChange>
        </w:rPr>
      </w:pPr>
      <w:ins w:id="3708" w:author="Brian Leong (Inspur Worldwide Services Ltd)" w:date="2016-11-21T11:31:00Z">
        <w:r w:rsidRPr="002174A0">
          <w:rPr>
            <w:rFonts w:ascii="Lucida Console" w:hAnsi="Lucida Console" w:cs="Calibri Light"/>
            <w:sz w:val="12"/>
            <w:szCs w:val="12"/>
            <w:rPrChange w:id="3709" w:author="Omar Cardona" w:date="2016-11-21T23:50:00Z">
              <w:rPr>
                <w:rFonts w:ascii="Calibri Light" w:hAnsi="Calibri Light" w:cs="Calibri Light"/>
                <w:sz w:val="40"/>
                <w:szCs w:val="40"/>
              </w:rPr>
            </w:rPrChange>
          </w:rPr>
          <w:t>How to enable Guest RDMA</w:t>
        </w:r>
      </w:ins>
    </w:p>
    <w:p w14:paraId="24B36299" w14:textId="77777777" w:rsidR="005725D4" w:rsidRPr="002174A0" w:rsidRDefault="005725D4" w:rsidP="005725D4">
      <w:pPr>
        <w:numPr>
          <w:ilvl w:val="0"/>
          <w:numId w:val="13"/>
        </w:numPr>
        <w:spacing w:after="0" w:line="240" w:lineRule="auto"/>
        <w:ind w:left="540"/>
        <w:textAlignment w:val="center"/>
        <w:rPr>
          <w:ins w:id="3710" w:author="Brian Leong (Inspur Worldwide Services Ltd)" w:date="2016-11-21T11:31:00Z"/>
          <w:rFonts w:ascii="Lucida Console" w:hAnsi="Lucida Console" w:cs="Calibri"/>
          <w:color w:val="000000"/>
          <w:sz w:val="12"/>
          <w:szCs w:val="12"/>
          <w:rPrChange w:id="3711" w:author="Omar Cardona" w:date="2016-11-21T23:50:00Z">
            <w:rPr>
              <w:ins w:id="3712" w:author="Brian Leong (Inspur Worldwide Services Ltd)" w:date="2016-11-21T11:31:00Z"/>
              <w:rFonts w:ascii="Calibri" w:hAnsi="Calibri" w:cs="Calibri"/>
              <w:color w:val="000000"/>
            </w:rPr>
          </w:rPrChange>
        </w:rPr>
      </w:pPr>
      <w:ins w:id="3713" w:author="Brian Leong (Inspur Worldwide Services Ltd)" w:date="2016-11-21T11:31:00Z">
        <w:r w:rsidRPr="002174A0">
          <w:rPr>
            <w:rFonts w:ascii="Lucida Console" w:hAnsi="Lucida Console"/>
            <w:color w:val="000000"/>
            <w:sz w:val="12"/>
            <w:szCs w:val="12"/>
            <w:rPrChange w:id="3714" w:author="Omar Cardona" w:date="2016-11-21T23:50:00Z">
              <w:rPr>
                <w:color w:val="000000"/>
              </w:rPr>
            </w:rPrChange>
          </w:rPr>
          <w:t xml:space="preserve">Set the DWORD </w:t>
        </w:r>
        <w:proofErr w:type="spellStart"/>
        <w:r w:rsidRPr="002174A0">
          <w:rPr>
            <w:rFonts w:ascii="Lucida Console" w:hAnsi="Lucida Console"/>
            <w:color w:val="000000"/>
            <w:sz w:val="12"/>
            <w:szCs w:val="12"/>
            <w:rPrChange w:id="3715" w:author="Omar Cardona" w:date="2016-11-21T23:50:00Z">
              <w:rPr>
                <w:color w:val="000000"/>
              </w:rPr>
            </w:rPrChange>
          </w:rPr>
          <w:t>regkey</w:t>
        </w:r>
        <w:proofErr w:type="spellEnd"/>
        <w:r w:rsidRPr="002174A0">
          <w:rPr>
            <w:rFonts w:ascii="Lucida Console" w:hAnsi="Lucida Console"/>
            <w:color w:val="000000"/>
            <w:sz w:val="12"/>
            <w:szCs w:val="12"/>
            <w:rPrChange w:id="3716" w:author="Omar Cardona" w:date="2016-11-21T23:50:00Z">
              <w:rPr>
                <w:color w:val="000000"/>
              </w:rPr>
            </w:rPrChange>
          </w:rPr>
          <w:t xml:space="preserve"> </w:t>
        </w:r>
        <w:proofErr w:type="spellStart"/>
        <w:r w:rsidRPr="002174A0">
          <w:rPr>
            <w:rFonts w:ascii="Lucida Console" w:hAnsi="Lucida Console"/>
            <w:i/>
            <w:iCs/>
            <w:color w:val="000000"/>
            <w:sz w:val="12"/>
            <w:szCs w:val="12"/>
            <w:rPrChange w:id="3717" w:author="Omar Cardona" w:date="2016-11-21T23:50:00Z">
              <w:rPr>
                <w:i/>
                <w:iCs/>
                <w:color w:val="000000"/>
              </w:rPr>
            </w:rPrChange>
          </w:rPr>
          <w:t>EnableGuestRdma</w:t>
        </w:r>
        <w:proofErr w:type="spellEnd"/>
        <w:r w:rsidRPr="002174A0">
          <w:rPr>
            <w:rFonts w:ascii="Lucida Console" w:hAnsi="Lucida Console"/>
            <w:color w:val="000000"/>
            <w:sz w:val="12"/>
            <w:szCs w:val="12"/>
            <w:rPrChange w:id="3718" w:author="Omar Cardona" w:date="2016-11-21T23:50:00Z">
              <w:rPr>
                <w:color w:val="000000"/>
              </w:rPr>
            </w:rPrChange>
          </w:rPr>
          <w:t xml:space="preserve"> on the host at </w:t>
        </w:r>
        <w:r w:rsidRPr="002174A0">
          <w:rPr>
            <w:rFonts w:ascii="Lucida Console" w:hAnsi="Lucida Console"/>
            <w:color w:val="000000"/>
            <w:sz w:val="12"/>
            <w:szCs w:val="12"/>
            <w:lang w:eastAsia="zh-CN"/>
            <w:rPrChange w:id="3719" w:author="Omar Cardona" w:date="2016-11-21T23:50:00Z">
              <w:rPr>
                <w:color w:val="000000"/>
                <w:lang w:eastAsia="zh-CN"/>
              </w:rPr>
            </w:rPrChange>
          </w:rPr>
          <w:t>KEY_LOCAL_MACHINE\SYSTEM\CurrentControlSet\Services\mlx4_bus\Parameter</w:t>
        </w:r>
      </w:ins>
    </w:p>
    <w:p w14:paraId="10DA5177" w14:textId="77777777" w:rsidR="005725D4" w:rsidRPr="002174A0" w:rsidRDefault="005725D4" w:rsidP="005725D4">
      <w:pPr>
        <w:pStyle w:val="NormalWeb"/>
        <w:spacing w:before="0" w:beforeAutospacing="0" w:after="0" w:afterAutospacing="0"/>
        <w:ind w:left="540"/>
        <w:rPr>
          <w:ins w:id="3720" w:author="Brian Leong (Inspur Worldwide Services Ltd)" w:date="2016-11-21T11:31:00Z"/>
          <w:rFonts w:ascii="Lucida Console" w:hAnsi="Lucida Console" w:cs="Calibri"/>
          <w:color w:val="000000"/>
          <w:sz w:val="12"/>
          <w:szCs w:val="12"/>
          <w:rPrChange w:id="3721" w:author="Omar Cardona" w:date="2016-11-21T23:50:00Z">
            <w:rPr>
              <w:ins w:id="3722" w:author="Brian Leong (Inspur Worldwide Services Ltd)" w:date="2016-11-21T11:31:00Z"/>
              <w:rFonts w:ascii="Calibri" w:hAnsi="Calibri" w:cs="Calibri"/>
              <w:color w:val="000000"/>
              <w:sz w:val="22"/>
              <w:szCs w:val="22"/>
            </w:rPr>
          </w:rPrChange>
        </w:rPr>
      </w:pPr>
      <w:ins w:id="3723" w:author="Brian Leong (Inspur Worldwide Services Ltd)" w:date="2016-11-21T11:31:00Z">
        <w:r w:rsidRPr="002174A0">
          <w:rPr>
            <w:rFonts w:ascii="Lucida Console" w:hAnsi="Lucida Console" w:cs="Calibri"/>
            <w:color w:val="000000"/>
            <w:sz w:val="12"/>
            <w:szCs w:val="12"/>
            <w:rPrChange w:id="3724" w:author="Omar Cardona" w:date="2016-11-21T23:50:00Z">
              <w:rPr>
                <w:rFonts w:ascii="Calibri" w:hAnsi="Calibri" w:cs="Calibri"/>
                <w:color w:val="000000"/>
                <w:sz w:val="22"/>
                <w:szCs w:val="22"/>
              </w:rPr>
            </w:rPrChange>
          </w:rPr>
          <w:t> </w:t>
        </w:r>
      </w:ins>
    </w:p>
    <w:p w14:paraId="2273F974" w14:textId="19B4A6D1" w:rsidR="005725D4" w:rsidRPr="002174A0" w:rsidRDefault="005725D4" w:rsidP="005725D4">
      <w:pPr>
        <w:pStyle w:val="NormalWeb"/>
        <w:spacing w:before="0" w:beforeAutospacing="0" w:after="0" w:afterAutospacing="0"/>
        <w:ind w:left="540"/>
        <w:rPr>
          <w:ins w:id="3725" w:author="Brian Leong (Inspur Worldwide Services Ltd)" w:date="2016-11-21T11:31:00Z"/>
          <w:rFonts w:ascii="Lucida Console" w:hAnsi="Lucida Console" w:cs="Calibri"/>
          <w:sz w:val="12"/>
          <w:szCs w:val="12"/>
          <w:rPrChange w:id="3726" w:author="Omar Cardona" w:date="2016-11-21T23:50:00Z">
            <w:rPr>
              <w:ins w:id="3727" w:author="Brian Leong (Inspur Worldwide Services Ltd)" w:date="2016-11-21T11:31:00Z"/>
              <w:rFonts w:ascii="Calibri" w:hAnsi="Calibri" w:cs="Calibri"/>
              <w:sz w:val="22"/>
              <w:szCs w:val="22"/>
            </w:rPr>
          </w:rPrChange>
        </w:rPr>
      </w:pPr>
      <w:ins w:id="3728" w:author="Brian Leong (Inspur Worldwide Services Ltd)" w:date="2016-11-21T11:31:00Z">
        <w:r w:rsidRPr="002174A0">
          <w:rPr>
            <w:rFonts w:ascii="Lucida Console" w:hAnsi="Lucida Console" w:cs="Calibri"/>
            <w:noProof/>
            <w:sz w:val="12"/>
            <w:szCs w:val="12"/>
            <w:rPrChange w:id="3729" w:author="Omar Cardona" w:date="2016-11-21T23:50:00Z">
              <w:rPr>
                <w:rFonts w:ascii="Calibri" w:hAnsi="Calibri" w:cs="Calibri"/>
                <w:noProof/>
                <w:sz w:val="22"/>
                <w:szCs w:val="22"/>
              </w:rPr>
            </w:rPrChange>
          </w:rPr>
          <w:drawing>
            <wp:inline distT="0" distB="0" distL="0" distR="0" wp14:anchorId="7A6F045C" wp14:editId="47D580F2">
              <wp:extent cx="4443984" cy="914400"/>
              <wp:effectExtent l="0" t="0" r="0" b="0"/>
              <wp:docPr id="24" name="Picture 24" descr="Machine generated alternative text:&#10;Computar+KEY LOCAL &#10;v mtx4 bus &#10;?trameters &#10;mtx4eth63 &#10;MMCSS &#10;bus\Paramataß &#10;A Nama &#10;(DefauH) &#10;Device ManagedSteenng &#10;LoadadDevices &#10;Num Of Devices &#10;REG SZ &#10;REG &#10;DWORD &#10;REG &#10;OWORO &#10;REG &#10;OWORO &#10;REG &#10;DWORD &#10;(value not set) &#10;0100000001 &#10;0100000001 &#10;0100000001 &#10;01000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Computar+KEY LOCAL &#10;v mtx4 bus &#10;?trameters &#10;mtx4eth63 &#10;MMCSS &#10;bus\Paramataß &#10;A Nama &#10;(DefauH) &#10;Device ManagedSteenng &#10;LoadadDevices &#10;Num Of Devices &#10;REG SZ &#10;REG &#10;DWORD &#10;REG &#10;OWORO &#10;REG &#10;OWORO &#10;REG &#10;DWORD &#10;(value not set) &#10;0100000001 &#10;0100000001 &#10;0100000001 &#10;0100000001 "/>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4443984" cy="914400"/>
                      </a:xfrm>
                      <a:prstGeom prst="rect">
                        <a:avLst/>
                      </a:prstGeom>
                      <a:noFill/>
                      <a:ln>
                        <a:noFill/>
                      </a:ln>
                    </pic:spPr>
                  </pic:pic>
                </a:graphicData>
              </a:graphic>
            </wp:inline>
          </w:drawing>
        </w:r>
      </w:ins>
    </w:p>
    <w:p w14:paraId="5635ABF5" w14:textId="77777777" w:rsidR="005725D4" w:rsidRPr="002174A0" w:rsidRDefault="005725D4" w:rsidP="005725D4">
      <w:pPr>
        <w:pStyle w:val="NormalWeb"/>
        <w:spacing w:before="0" w:beforeAutospacing="0" w:after="0" w:afterAutospacing="0"/>
        <w:ind w:left="540"/>
        <w:rPr>
          <w:ins w:id="3730" w:author="Brian Leong (Inspur Worldwide Services Ltd)" w:date="2016-11-21T11:31:00Z"/>
          <w:rFonts w:ascii="Lucida Console" w:hAnsi="Lucida Console" w:cs="Calibri"/>
          <w:sz w:val="12"/>
          <w:szCs w:val="12"/>
          <w:rPrChange w:id="3731" w:author="Omar Cardona" w:date="2016-11-21T23:50:00Z">
            <w:rPr>
              <w:ins w:id="3732" w:author="Brian Leong (Inspur Worldwide Services Ltd)" w:date="2016-11-21T11:31:00Z"/>
              <w:rFonts w:ascii="Calibri" w:hAnsi="Calibri" w:cs="Calibri"/>
              <w:sz w:val="22"/>
              <w:szCs w:val="22"/>
            </w:rPr>
          </w:rPrChange>
        </w:rPr>
      </w:pPr>
      <w:ins w:id="3733" w:author="Brian Leong (Inspur Worldwide Services Ltd)" w:date="2016-11-21T11:31:00Z">
        <w:r w:rsidRPr="002174A0">
          <w:rPr>
            <w:rFonts w:ascii="Lucida Console" w:hAnsi="Lucida Console" w:cs="Calibri"/>
            <w:sz w:val="12"/>
            <w:szCs w:val="12"/>
            <w:rPrChange w:id="3734" w:author="Omar Cardona" w:date="2016-11-21T23:50:00Z">
              <w:rPr>
                <w:rFonts w:ascii="Calibri" w:hAnsi="Calibri" w:cs="Calibri"/>
                <w:sz w:val="22"/>
                <w:szCs w:val="22"/>
              </w:rPr>
            </w:rPrChange>
          </w:rPr>
          <w:t> </w:t>
        </w:r>
      </w:ins>
    </w:p>
    <w:p w14:paraId="6412C785" w14:textId="77777777" w:rsidR="005725D4" w:rsidRPr="002174A0" w:rsidRDefault="005725D4" w:rsidP="005725D4">
      <w:pPr>
        <w:pStyle w:val="NormalWeb"/>
        <w:spacing w:before="0" w:beforeAutospacing="0" w:after="0" w:afterAutospacing="0"/>
        <w:ind w:left="540"/>
        <w:rPr>
          <w:ins w:id="3735" w:author="Brian Leong (Inspur Worldwide Services Ltd)" w:date="2016-11-21T11:31:00Z"/>
          <w:rFonts w:ascii="Lucida Console" w:hAnsi="Lucida Console" w:cs="Calibri"/>
          <w:sz w:val="12"/>
          <w:szCs w:val="12"/>
          <w:rPrChange w:id="3736" w:author="Omar Cardona" w:date="2016-11-21T23:50:00Z">
            <w:rPr>
              <w:ins w:id="3737" w:author="Brian Leong (Inspur Worldwide Services Ltd)" w:date="2016-11-21T11:31:00Z"/>
              <w:rFonts w:ascii="Calibri" w:hAnsi="Calibri" w:cs="Calibri"/>
              <w:sz w:val="22"/>
              <w:szCs w:val="22"/>
            </w:rPr>
          </w:rPrChange>
        </w:rPr>
      </w:pPr>
      <w:ins w:id="3738" w:author="Brian Leong (Inspur Worldwide Services Ltd)" w:date="2016-11-21T11:31:00Z">
        <w:r w:rsidRPr="002174A0">
          <w:rPr>
            <w:rFonts w:ascii="Lucida Console" w:hAnsi="Lucida Console" w:cs="Calibri"/>
            <w:sz w:val="12"/>
            <w:szCs w:val="12"/>
            <w:rPrChange w:id="3739" w:author="Omar Cardona" w:date="2016-11-21T23:50:00Z">
              <w:rPr>
                <w:rFonts w:ascii="Calibri" w:hAnsi="Calibri" w:cs="Calibri"/>
                <w:sz w:val="22"/>
                <w:szCs w:val="22"/>
              </w:rPr>
            </w:rPrChange>
          </w:rPr>
          <w:t xml:space="preserve">While creating registry key name, </w:t>
        </w:r>
        <w:proofErr w:type="spellStart"/>
        <w:r w:rsidRPr="002174A0">
          <w:rPr>
            <w:rFonts w:ascii="Lucida Console" w:hAnsi="Lucida Console" w:cs="Calibri"/>
            <w:i/>
            <w:iCs/>
            <w:sz w:val="12"/>
            <w:szCs w:val="12"/>
            <w:rPrChange w:id="3740" w:author="Omar Cardona" w:date="2016-11-21T23:50:00Z">
              <w:rPr>
                <w:rFonts w:ascii="Calibri" w:hAnsi="Calibri" w:cs="Calibri"/>
                <w:i/>
                <w:iCs/>
                <w:sz w:val="22"/>
                <w:szCs w:val="22"/>
              </w:rPr>
            </w:rPrChange>
          </w:rPr>
          <w:t>EnableGuestRdma</w:t>
        </w:r>
        <w:proofErr w:type="spellEnd"/>
        <w:r w:rsidRPr="002174A0">
          <w:rPr>
            <w:rFonts w:ascii="Lucida Console" w:hAnsi="Lucida Console" w:cs="Calibri"/>
            <w:sz w:val="12"/>
            <w:szCs w:val="12"/>
            <w:rPrChange w:id="3741" w:author="Omar Cardona" w:date="2016-11-21T23:50:00Z">
              <w:rPr>
                <w:rFonts w:ascii="Calibri" w:hAnsi="Calibri" w:cs="Calibri"/>
                <w:sz w:val="22"/>
                <w:szCs w:val="22"/>
              </w:rPr>
            </w:rPrChange>
          </w:rPr>
          <w:t xml:space="preserve">, make sure there is no space at the end. These types of issues are </w:t>
        </w:r>
        <w:proofErr w:type="gramStart"/>
        <w:r w:rsidRPr="002174A0">
          <w:rPr>
            <w:rFonts w:ascii="Lucida Console" w:hAnsi="Lucida Console" w:cs="Calibri"/>
            <w:sz w:val="12"/>
            <w:szCs w:val="12"/>
            <w:rPrChange w:id="3742" w:author="Omar Cardona" w:date="2016-11-21T23:50:00Z">
              <w:rPr>
                <w:rFonts w:ascii="Calibri" w:hAnsi="Calibri" w:cs="Calibri"/>
                <w:sz w:val="22"/>
                <w:szCs w:val="22"/>
              </w:rPr>
            </w:rPrChange>
          </w:rPr>
          <w:t>very hard</w:t>
        </w:r>
        <w:proofErr w:type="gramEnd"/>
        <w:r w:rsidRPr="002174A0">
          <w:rPr>
            <w:rFonts w:ascii="Lucida Console" w:hAnsi="Lucida Console" w:cs="Calibri"/>
            <w:sz w:val="12"/>
            <w:szCs w:val="12"/>
            <w:rPrChange w:id="3743" w:author="Omar Cardona" w:date="2016-11-21T23:50:00Z">
              <w:rPr>
                <w:rFonts w:ascii="Calibri" w:hAnsi="Calibri" w:cs="Calibri"/>
                <w:sz w:val="22"/>
                <w:szCs w:val="22"/>
              </w:rPr>
            </w:rPrChange>
          </w:rPr>
          <w:t xml:space="preserve"> to figure out.</w:t>
        </w:r>
      </w:ins>
    </w:p>
    <w:p w14:paraId="3F7D1A46" w14:textId="77777777" w:rsidR="005725D4" w:rsidRPr="002174A0" w:rsidRDefault="005725D4" w:rsidP="005725D4">
      <w:pPr>
        <w:pStyle w:val="NormalWeb"/>
        <w:spacing w:before="0" w:beforeAutospacing="0" w:after="0" w:afterAutospacing="0"/>
        <w:ind w:left="540"/>
        <w:rPr>
          <w:ins w:id="3744" w:author="Brian Leong (Inspur Worldwide Services Ltd)" w:date="2016-11-21T11:31:00Z"/>
          <w:rFonts w:ascii="Lucida Console" w:hAnsi="Lucida Console" w:cs="Calibri"/>
          <w:color w:val="000000"/>
          <w:sz w:val="12"/>
          <w:szCs w:val="12"/>
          <w:rPrChange w:id="3745" w:author="Omar Cardona" w:date="2016-11-21T23:50:00Z">
            <w:rPr>
              <w:ins w:id="3746" w:author="Brian Leong (Inspur Worldwide Services Ltd)" w:date="2016-11-21T11:31:00Z"/>
              <w:rFonts w:ascii="Calibri" w:hAnsi="Calibri" w:cs="Calibri"/>
              <w:color w:val="000000"/>
              <w:sz w:val="22"/>
              <w:szCs w:val="22"/>
            </w:rPr>
          </w:rPrChange>
        </w:rPr>
      </w:pPr>
      <w:ins w:id="3747" w:author="Brian Leong (Inspur Worldwide Services Ltd)" w:date="2016-11-21T11:31:00Z">
        <w:r w:rsidRPr="002174A0">
          <w:rPr>
            <w:rFonts w:ascii="Lucida Console" w:hAnsi="Lucida Console" w:cs="Calibri"/>
            <w:color w:val="000000"/>
            <w:sz w:val="12"/>
            <w:szCs w:val="12"/>
            <w:rPrChange w:id="3748" w:author="Omar Cardona" w:date="2016-11-21T23:50:00Z">
              <w:rPr>
                <w:rFonts w:ascii="Calibri" w:hAnsi="Calibri" w:cs="Calibri"/>
                <w:color w:val="000000"/>
                <w:sz w:val="22"/>
                <w:szCs w:val="22"/>
              </w:rPr>
            </w:rPrChange>
          </w:rPr>
          <w:t> </w:t>
        </w:r>
      </w:ins>
    </w:p>
    <w:p w14:paraId="3D65CAEB" w14:textId="77777777" w:rsidR="005725D4" w:rsidRPr="002174A0" w:rsidRDefault="005725D4" w:rsidP="005725D4">
      <w:pPr>
        <w:numPr>
          <w:ilvl w:val="0"/>
          <w:numId w:val="14"/>
        </w:numPr>
        <w:spacing w:after="0" w:line="240" w:lineRule="auto"/>
        <w:ind w:left="540"/>
        <w:textAlignment w:val="center"/>
        <w:rPr>
          <w:ins w:id="3749" w:author="Brian Leong (Inspur Worldwide Services Ltd)" w:date="2016-11-21T11:31:00Z"/>
          <w:rFonts w:ascii="Lucida Console" w:hAnsi="Lucida Console" w:cs="Calibri"/>
          <w:sz w:val="12"/>
          <w:szCs w:val="12"/>
          <w:rPrChange w:id="3750" w:author="Omar Cardona" w:date="2016-11-21T23:50:00Z">
            <w:rPr>
              <w:ins w:id="3751" w:author="Brian Leong (Inspur Worldwide Services Ltd)" w:date="2016-11-21T11:31:00Z"/>
              <w:rFonts w:ascii="Calibri" w:hAnsi="Calibri" w:cs="Calibri"/>
            </w:rPr>
          </w:rPrChange>
        </w:rPr>
      </w:pPr>
      <w:ins w:id="3752" w:author="Brian Leong (Inspur Worldwide Services Ltd)" w:date="2016-11-21T11:31:00Z">
        <w:r w:rsidRPr="002174A0">
          <w:rPr>
            <w:rFonts w:ascii="Lucida Console" w:hAnsi="Lucida Console"/>
            <w:sz w:val="12"/>
            <w:szCs w:val="12"/>
            <w:rPrChange w:id="3753" w:author="Omar Cardona" w:date="2016-11-21T23:50:00Z">
              <w:rPr/>
            </w:rPrChange>
          </w:rPr>
          <w:t>Restart the bus driver on the host. It is listed under System Devices:</w:t>
        </w:r>
      </w:ins>
    </w:p>
    <w:p w14:paraId="05266AE6" w14:textId="77777777" w:rsidR="005725D4" w:rsidRPr="002174A0" w:rsidRDefault="005725D4" w:rsidP="005725D4">
      <w:pPr>
        <w:pStyle w:val="NormalWeb"/>
        <w:spacing w:before="0" w:beforeAutospacing="0" w:after="0" w:afterAutospacing="0"/>
        <w:ind w:left="540"/>
        <w:rPr>
          <w:ins w:id="3754" w:author="Brian Leong (Inspur Worldwide Services Ltd)" w:date="2016-11-21T11:31:00Z"/>
          <w:rFonts w:ascii="Lucida Console" w:hAnsi="Lucida Console" w:cs="Calibri"/>
          <w:sz w:val="12"/>
          <w:szCs w:val="12"/>
          <w:rPrChange w:id="3755" w:author="Omar Cardona" w:date="2016-11-21T23:50:00Z">
            <w:rPr>
              <w:ins w:id="3756" w:author="Brian Leong (Inspur Worldwide Services Ltd)" w:date="2016-11-21T11:31:00Z"/>
              <w:rFonts w:ascii="Calibri" w:hAnsi="Calibri" w:cs="Calibri"/>
              <w:sz w:val="22"/>
              <w:szCs w:val="22"/>
            </w:rPr>
          </w:rPrChange>
        </w:rPr>
      </w:pPr>
      <w:ins w:id="3757" w:author="Brian Leong (Inspur Worldwide Services Ltd)" w:date="2016-11-21T11:31:00Z">
        <w:r w:rsidRPr="002174A0">
          <w:rPr>
            <w:rFonts w:ascii="Lucida Console" w:hAnsi="Lucida Console" w:cs="Calibri"/>
            <w:sz w:val="12"/>
            <w:szCs w:val="12"/>
            <w:rPrChange w:id="3758" w:author="Omar Cardona" w:date="2016-11-21T23:50:00Z">
              <w:rPr>
                <w:rFonts w:ascii="Calibri" w:hAnsi="Calibri" w:cs="Calibri"/>
                <w:sz w:val="22"/>
                <w:szCs w:val="22"/>
              </w:rPr>
            </w:rPrChange>
          </w:rPr>
          <w:t> </w:t>
        </w:r>
      </w:ins>
    </w:p>
    <w:p w14:paraId="2DDF9EA5" w14:textId="5E611019" w:rsidR="005725D4" w:rsidRPr="002174A0" w:rsidRDefault="005725D4" w:rsidP="005725D4">
      <w:pPr>
        <w:pStyle w:val="NormalWeb"/>
        <w:spacing w:before="0" w:beforeAutospacing="0" w:after="0" w:afterAutospacing="0"/>
        <w:ind w:left="540"/>
        <w:rPr>
          <w:ins w:id="3759" w:author="Brian Leong (Inspur Worldwide Services Ltd)" w:date="2016-11-21T11:31:00Z"/>
          <w:rFonts w:ascii="Lucida Console" w:hAnsi="Lucida Console" w:cs="Calibri"/>
          <w:sz w:val="12"/>
          <w:szCs w:val="12"/>
          <w:rPrChange w:id="3760" w:author="Omar Cardona" w:date="2016-11-21T23:50:00Z">
            <w:rPr>
              <w:ins w:id="3761" w:author="Brian Leong (Inspur Worldwide Services Ltd)" w:date="2016-11-21T11:31:00Z"/>
              <w:rFonts w:ascii="Calibri" w:hAnsi="Calibri" w:cs="Calibri"/>
              <w:sz w:val="22"/>
              <w:szCs w:val="22"/>
            </w:rPr>
          </w:rPrChange>
        </w:rPr>
      </w:pPr>
      <w:ins w:id="3762" w:author="Brian Leong (Inspur Worldwide Services Ltd)" w:date="2016-11-21T11:31:00Z">
        <w:r w:rsidRPr="002174A0">
          <w:rPr>
            <w:rFonts w:ascii="Lucida Console" w:hAnsi="Lucida Console" w:cs="Calibri"/>
            <w:noProof/>
            <w:sz w:val="12"/>
            <w:szCs w:val="12"/>
            <w:rPrChange w:id="3763" w:author="Omar Cardona" w:date="2016-11-21T23:50:00Z">
              <w:rPr>
                <w:rFonts w:ascii="Calibri" w:hAnsi="Calibri" w:cs="Calibri"/>
                <w:noProof/>
                <w:sz w:val="22"/>
                <w:szCs w:val="22"/>
              </w:rPr>
            </w:rPrChange>
          </w:rPr>
          <w:drawing>
            <wp:inline distT="0" distB="0" distL="0" distR="0" wp14:anchorId="10074006" wp14:editId="64C0A984">
              <wp:extent cx="2816352" cy="576072"/>
              <wp:effectExtent l="0" t="0" r="3175" b="0"/>
              <wp:docPr id="23" name="Picture 23" descr="Machine generated alternative text:&#10;Intel(R) Xeon(R) E7 E5 i7VCU 2F8A &#10;Intel(R) Xeon(R) E7 E5 i7VCU 2F8A &#10;Mellanox ConnectX-3 PRO VPI (MT041D3) Network Adapter &#10;Microsoft ACPI-Comphant Power Meter Device &#10;Microsoft ACPI- Compliant Sy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Intel(R) Xeon(R) E7 E5 i7VCU 2F8A &#10;Intel(R) Xeon(R) E7 E5 i7VCU 2F8A &#10;Mellanox ConnectX-3 PRO VPI (MT041D3) Network Adapter &#10;Microsoft ACPI-Comphant Power Meter Device &#10;Microsoft ACPI- Compliant Syst "/>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2816352" cy="576072"/>
                      </a:xfrm>
                      <a:prstGeom prst="rect">
                        <a:avLst/>
                      </a:prstGeom>
                      <a:noFill/>
                      <a:ln>
                        <a:noFill/>
                      </a:ln>
                    </pic:spPr>
                  </pic:pic>
                </a:graphicData>
              </a:graphic>
            </wp:inline>
          </w:drawing>
        </w:r>
      </w:ins>
    </w:p>
    <w:p w14:paraId="76D5F668" w14:textId="77777777" w:rsidR="005725D4" w:rsidRPr="002174A0" w:rsidRDefault="005725D4" w:rsidP="005725D4">
      <w:pPr>
        <w:pStyle w:val="NormalWeb"/>
        <w:spacing w:before="0" w:beforeAutospacing="0" w:after="0" w:afterAutospacing="0"/>
        <w:ind w:left="540"/>
        <w:rPr>
          <w:ins w:id="3764" w:author="Brian Leong (Inspur Worldwide Services Ltd)" w:date="2016-11-21T11:31:00Z"/>
          <w:rFonts w:ascii="Lucida Console" w:hAnsi="Lucida Console" w:cs="Calibri"/>
          <w:sz w:val="12"/>
          <w:szCs w:val="12"/>
          <w:rPrChange w:id="3765" w:author="Omar Cardona" w:date="2016-11-21T23:50:00Z">
            <w:rPr>
              <w:ins w:id="3766" w:author="Brian Leong (Inspur Worldwide Services Ltd)" w:date="2016-11-21T11:31:00Z"/>
              <w:rFonts w:ascii="Calibri" w:hAnsi="Calibri" w:cs="Calibri"/>
              <w:sz w:val="22"/>
              <w:szCs w:val="22"/>
            </w:rPr>
          </w:rPrChange>
        </w:rPr>
      </w:pPr>
      <w:ins w:id="3767" w:author="Brian Leong (Inspur Worldwide Services Ltd)" w:date="2016-11-21T11:31:00Z">
        <w:r w:rsidRPr="002174A0">
          <w:rPr>
            <w:rFonts w:ascii="Lucida Console" w:hAnsi="Lucida Console" w:cs="Calibri"/>
            <w:sz w:val="12"/>
            <w:szCs w:val="12"/>
            <w:rPrChange w:id="3768" w:author="Omar Cardona" w:date="2016-11-21T23:50:00Z">
              <w:rPr>
                <w:rFonts w:ascii="Calibri" w:hAnsi="Calibri" w:cs="Calibri"/>
                <w:sz w:val="22"/>
                <w:szCs w:val="22"/>
              </w:rPr>
            </w:rPrChange>
          </w:rPr>
          <w:t> </w:t>
        </w:r>
      </w:ins>
    </w:p>
    <w:p w14:paraId="095AE527" w14:textId="77777777" w:rsidR="005725D4" w:rsidRPr="002174A0" w:rsidRDefault="005725D4" w:rsidP="005725D4">
      <w:pPr>
        <w:numPr>
          <w:ilvl w:val="0"/>
          <w:numId w:val="15"/>
        </w:numPr>
        <w:spacing w:after="0" w:line="240" w:lineRule="auto"/>
        <w:ind w:left="540"/>
        <w:textAlignment w:val="center"/>
        <w:rPr>
          <w:ins w:id="3769" w:author="Brian Leong (Inspur Worldwide Services Ltd)" w:date="2016-11-21T11:31:00Z"/>
          <w:rFonts w:ascii="Lucida Console" w:hAnsi="Lucida Console" w:cs="Calibri"/>
          <w:sz w:val="12"/>
          <w:szCs w:val="12"/>
          <w:rPrChange w:id="3770" w:author="Omar Cardona" w:date="2016-11-21T23:50:00Z">
            <w:rPr>
              <w:ins w:id="3771" w:author="Brian Leong (Inspur Worldwide Services Ltd)" w:date="2016-11-21T11:31:00Z"/>
              <w:rFonts w:ascii="Calibri" w:hAnsi="Calibri" w:cs="Calibri"/>
            </w:rPr>
          </w:rPrChange>
        </w:rPr>
      </w:pPr>
      <w:ins w:id="3772" w:author="Brian Leong (Inspur Worldwide Services Ltd)" w:date="2016-11-21T11:31:00Z">
        <w:r w:rsidRPr="002174A0">
          <w:rPr>
            <w:rFonts w:ascii="Lucida Console" w:hAnsi="Lucida Console"/>
            <w:sz w:val="12"/>
            <w:szCs w:val="12"/>
            <w:rPrChange w:id="3773" w:author="Omar Cardona" w:date="2016-11-21T23:50:00Z">
              <w:rPr/>
            </w:rPrChange>
          </w:rPr>
          <w:t xml:space="preserve">Create an IOV enabled vSwitch </w:t>
        </w:r>
      </w:ins>
    </w:p>
    <w:p w14:paraId="7F15B5E6" w14:textId="77777777" w:rsidR="005725D4" w:rsidRPr="002174A0" w:rsidRDefault="005725D4" w:rsidP="005725D4">
      <w:pPr>
        <w:numPr>
          <w:ilvl w:val="1"/>
          <w:numId w:val="16"/>
        </w:numPr>
        <w:spacing w:after="0" w:line="240" w:lineRule="auto"/>
        <w:ind w:left="1080"/>
        <w:textAlignment w:val="center"/>
        <w:rPr>
          <w:ins w:id="3774" w:author="Brian Leong (Inspur Worldwide Services Ltd)" w:date="2016-11-21T11:31:00Z"/>
          <w:rFonts w:ascii="Lucida Console" w:hAnsi="Lucida Console"/>
          <w:sz w:val="12"/>
          <w:szCs w:val="12"/>
          <w:rPrChange w:id="3775" w:author="Omar Cardona" w:date="2016-11-21T23:50:00Z">
            <w:rPr>
              <w:ins w:id="3776" w:author="Brian Leong (Inspur Worldwide Services Ltd)" w:date="2016-11-21T11:31:00Z"/>
            </w:rPr>
          </w:rPrChange>
        </w:rPr>
      </w:pPr>
      <w:ins w:id="3777" w:author="Brian Leong (Inspur Worldwide Services Ltd)" w:date="2016-11-21T11:31:00Z">
        <w:r w:rsidRPr="002174A0">
          <w:rPr>
            <w:rFonts w:ascii="Lucida Console" w:hAnsi="Lucida Console"/>
            <w:sz w:val="12"/>
            <w:szCs w:val="12"/>
            <w:rPrChange w:id="3778" w:author="Omar Cardona" w:date="2016-11-21T23:50:00Z">
              <w:rPr/>
            </w:rPrChange>
          </w:rPr>
          <w:t xml:space="preserve">Non-SET: New-VMSwitch </w:t>
        </w:r>
        <w:proofErr w:type="spellStart"/>
        <w:r w:rsidRPr="002174A0">
          <w:rPr>
            <w:rFonts w:ascii="Lucida Console" w:hAnsi="Lucida Console"/>
            <w:sz w:val="12"/>
            <w:szCs w:val="12"/>
            <w:rPrChange w:id="3779" w:author="Omar Cardona" w:date="2016-11-21T23:50:00Z">
              <w:rPr/>
            </w:rPrChange>
          </w:rPr>
          <w:t>MlnxSwitch</w:t>
        </w:r>
        <w:proofErr w:type="spellEnd"/>
        <w:r w:rsidRPr="002174A0">
          <w:rPr>
            <w:rFonts w:ascii="Lucida Console" w:hAnsi="Lucida Console"/>
            <w:sz w:val="12"/>
            <w:szCs w:val="12"/>
            <w:rPrChange w:id="3780" w:author="Omar Cardona" w:date="2016-11-21T23:50:00Z">
              <w:rPr/>
            </w:rPrChange>
          </w:rPr>
          <w:t xml:space="preserve"> -</w:t>
        </w:r>
        <w:proofErr w:type="spellStart"/>
        <w:r w:rsidRPr="002174A0">
          <w:rPr>
            <w:rFonts w:ascii="Lucida Console" w:hAnsi="Lucida Console"/>
            <w:sz w:val="12"/>
            <w:szCs w:val="12"/>
            <w:rPrChange w:id="3781" w:author="Omar Cardona" w:date="2016-11-21T23:50:00Z">
              <w:rPr/>
            </w:rPrChange>
          </w:rPr>
          <w:t>NetAdapterName</w:t>
        </w:r>
        <w:proofErr w:type="spellEnd"/>
        <w:r w:rsidRPr="002174A0">
          <w:rPr>
            <w:rFonts w:ascii="Lucida Console" w:hAnsi="Lucida Console"/>
            <w:sz w:val="12"/>
            <w:szCs w:val="12"/>
            <w:rPrChange w:id="3782" w:author="Omar Cardona" w:date="2016-11-21T23:50:00Z">
              <w:rPr/>
            </w:rPrChange>
          </w:rPr>
          <w:t xml:space="preserve"> TEST-40G-1 -</w:t>
        </w:r>
        <w:proofErr w:type="spellStart"/>
        <w:r w:rsidRPr="002174A0">
          <w:rPr>
            <w:rFonts w:ascii="Lucida Console" w:hAnsi="Lucida Console"/>
            <w:sz w:val="12"/>
            <w:szCs w:val="12"/>
            <w:rPrChange w:id="3783" w:author="Omar Cardona" w:date="2016-11-21T23:50:00Z">
              <w:rPr/>
            </w:rPrChange>
          </w:rPr>
          <w:t>EnableIov</w:t>
        </w:r>
        <w:proofErr w:type="spellEnd"/>
        <w:r w:rsidRPr="002174A0">
          <w:rPr>
            <w:rFonts w:ascii="Lucida Console" w:hAnsi="Lucida Console"/>
            <w:sz w:val="12"/>
            <w:szCs w:val="12"/>
            <w:rPrChange w:id="3784" w:author="Omar Cardona" w:date="2016-11-21T23:50:00Z">
              <w:rPr/>
            </w:rPrChange>
          </w:rPr>
          <w:t xml:space="preserve"> $true</w:t>
        </w:r>
      </w:ins>
    </w:p>
    <w:p w14:paraId="7EF02340" w14:textId="77777777" w:rsidR="005725D4" w:rsidRPr="002174A0" w:rsidRDefault="005725D4" w:rsidP="005725D4">
      <w:pPr>
        <w:numPr>
          <w:ilvl w:val="1"/>
          <w:numId w:val="16"/>
        </w:numPr>
        <w:spacing w:after="0" w:line="240" w:lineRule="auto"/>
        <w:ind w:left="1080"/>
        <w:textAlignment w:val="center"/>
        <w:rPr>
          <w:ins w:id="3785" w:author="Brian Leong (Inspur Worldwide Services Ltd)" w:date="2016-11-21T11:31:00Z"/>
          <w:rFonts w:ascii="Lucida Console" w:hAnsi="Lucida Console"/>
          <w:sz w:val="12"/>
          <w:szCs w:val="12"/>
          <w:rPrChange w:id="3786" w:author="Omar Cardona" w:date="2016-11-21T23:50:00Z">
            <w:rPr>
              <w:ins w:id="3787" w:author="Brian Leong (Inspur Worldwide Services Ltd)" w:date="2016-11-21T11:31:00Z"/>
            </w:rPr>
          </w:rPrChange>
        </w:rPr>
      </w:pPr>
      <w:ins w:id="3788" w:author="Brian Leong (Inspur Worldwide Services Ltd)" w:date="2016-11-21T11:31:00Z">
        <w:r w:rsidRPr="002174A0">
          <w:rPr>
            <w:rFonts w:ascii="Lucida Console" w:hAnsi="Lucida Console"/>
            <w:sz w:val="12"/>
            <w:szCs w:val="12"/>
            <w:rPrChange w:id="3789" w:author="Omar Cardona" w:date="2016-11-21T23:50:00Z">
              <w:rPr/>
            </w:rPrChange>
          </w:rPr>
          <w:t xml:space="preserve">SET:  New-VMSwitch </w:t>
        </w:r>
        <w:proofErr w:type="spellStart"/>
        <w:r w:rsidRPr="002174A0">
          <w:rPr>
            <w:rFonts w:ascii="Lucida Console" w:hAnsi="Lucida Console"/>
            <w:sz w:val="12"/>
            <w:szCs w:val="12"/>
            <w:rPrChange w:id="3790" w:author="Omar Cardona" w:date="2016-11-21T23:50:00Z">
              <w:rPr/>
            </w:rPrChange>
          </w:rPr>
          <w:t>MlnxSetSwitch</w:t>
        </w:r>
        <w:proofErr w:type="spellEnd"/>
        <w:r w:rsidRPr="002174A0">
          <w:rPr>
            <w:rFonts w:ascii="Lucida Console" w:hAnsi="Lucida Console"/>
            <w:sz w:val="12"/>
            <w:szCs w:val="12"/>
            <w:rPrChange w:id="3791" w:author="Omar Cardona" w:date="2016-11-21T23:50:00Z">
              <w:rPr/>
            </w:rPrChange>
          </w:rPr>
          <w:t xml:space="preserve"> -</w:t>
        </w:r>
        <w:proofErr w:type="spellStart"/>
        <w:r w:rsidRPr="002174A0">
          <w:rPr>
            <w:rFonts w:ascii="Lucida Console" w:hAnsi="Lucida Console"/>
            <w:sz w:val="12"/>
            <w:szCs w:val="12"/>
            <w:rPrChange w:id="3792" w:author="Omar Cardona" w:date="2016-11-21T23:50:00Z">
              <w:rPr/>
            </w:rPrChange>
          </w:rPr>
          <w:t>NetAdapterName</w:t>
        </w:r>
        <w:proofErr w:type="spellEnd"/>
        <w:r w:rsidRPr="002174A0">
          <w:rPr>
            <w:rFonts w:ascii="Lucida Console" w:hAnsi="Lucida Console"/>
            <w:sz w:val="12"/>
            <w:szCs w:val="12"/>
            <w:rPrChange w:id="3793" w:author="Omar Cardona" w:date="2016-11-21T23:50:00Z">
              <w:rPr/>
            </w:rPrChange>
          </w:rPr>
          <w:t xml:space="preserve"> TEST-40G-</w:t>
        </w:r>
        <w:proofErr w:type="gramStart"/>
        <w:r w:rsidRPr="002174A0">
          <w:rPr>
            <w:rFonts w:ascii="Lucida Console" w:hAnsi="Lucida Console"/>
            <w:sz w:val="12"/>
            <w:szCs w:val="12"/>
            <w:rPrChange w:id="3794" w:author="Omar Cardona" w:date="2016-11-21T23:50:00Z">
              <w:rPr/>
            </w:rPrChange>
          </w:rPr>
          <w:t>1,TEST</w:t>
        </w:r>
        <w:proofErr w:type="gramEnd"/>
        <w:r w:rsidRPr="002174A0">
          <w:rPr>
            <w:rFonts w:ascii="Lucida Console" w:hAnsi="Lucida Console"/>
            <w:sz w:val="12"/>
            <w:szCs w:val="12"/>
            <w:rPrChange w:id="3795" w:author="Omar Cardona" w:date="2016-11-21T23:50:00Z">
              <w:rPr/>
            </w:rPrChange>
          </w:rPr>
          <w:t>-40G-2 -</w:t>
        </w:r>
        <w:proofErr w:type="spellStart"/>
        <w:r w:rsidRPr="002174A0">
          <w:rPr>
            <w:rFonts w:ascii="Lucida Console" w:hAnsi="Lucida Console"/>
            <w:sz w:val="12"/>
            <w:szCs w:val="12"/>
            <w:rPrChange w:id="3796" w:author="Omar Cardona" w:date="2016-11-21T23:50:00Z">
              <w:rPr/>
            </w:rPrChange>
          </w:rPr>
          <w:t>EnableIov</w:t>
        </w:r>
        <w:proofErr w:type="spellEnd"/>
        <w:r w:rsidRPr="002174A0">
          <w:rPr>
            <w:rFonts w:ascii="Lucida Console" w:hAnsi="Lucida Console"/>
            <w:sz w:val="12"/>
            <w:szCs w:val="12"/>
            <w:rPrChange w:id="3797" w:author="Omar Cardona" w:date="2016-11-21T23:50:00Z">
              <w:rPr/>
            </w:rPrChange>
          </w:rPr>
          <w:t xml:space="preserve"> $true</w:t>
        </w:r>
      </w:ins>
    </w:p>
    <w:p w14:paraId="5D854143" w14:textId="77777777" w:rsidR="005725D4" w:rsidRPr="002174A0" w:rsidRDefault="005725D4" w:rsidP="005725D4">
      <w:pPr>
        <w:pStyle w:val="NormalWeb"/>
        <w:spacing w:before="0" w:beforeAutospacing="0" w:after="0" w:afterAutospacing="0"/>
        <w:ind w:left="1080"/>
        <w:rPr>
          <w:ins w:id="3798" w:author="Brian Leong (Inspur Worldwide Services Ltd)" w:date="2016-11-21T11:31:00Z"/>
          <w:rFonts w:ascii="Lucida Console" w:hAnsi="Lucida Console" w:cs="Calibri"/>
          <w:sz w:val="12"/>
          <w:szCs w:val="12"/>
          <w:rPrChange w:id="3799" w:author="Omar Cardona" w:date="2016-11-21T23:50:00Z">
            <w:rPr>
              <w:ins w:id="3800" w:author="Brian Leong (Inspur Worldwide Services Ltd)" w:date="2016-11-21T11:31:00Z"/>
              <w:rFonts w:ascii="Calibri" w:hAnsi="Calibri" w:cs="Calibri"/>
              <w:sz w:val="22"/>
              <w:szCs w:val="22"/>
            </w:rPr>
          </w:rPrChange>
        </w:rPr>
      </w:pPr>
      <w:ins w:id="3801" w:author="Brian Leong (Inspur Worldwide Services Ltd)" w:date="2016-11-21T11:31:00Z">
        <w:r w:rsidRPr="002174A0">
          <w:rPr>
            <w:rFonts w:ascii="Lucida Console" w:hAnsi="Lucida Console" w:cs="Calibri"/>
            <w:sz w:val="12"/>
            <w:szCs w:val="12"/>
            <w:rPrChange w:id="3802" w:author="Omar Cardona" w:date="2016-11-21T23:50:00Z">
              <w:rPr>
                <w:rFonts w:ascii="Calibri" w:hAnsi="Calibri" w:cs="Calibri"/>
                <w:sz w:val="22"/>
                <w:szCs w:val="22"/>
              </w:rPr>
            </w:rPrChange>
          </w:rPr>
          <w:t> </w:t>
        </w:r>
      </w:ins>
    </w:p>
    <w:p w14:paraId="5C25A0A6" w14:textId="77777777" w:rsidR="005725D4" w:rsidRPr="002174A0" w:rsidRDefault="005725D4" w:rsidP="005725D4">
      <w:pPr>
        <w:numPr>
          <w:ilvl w:val="0"/>
          <w:numId w:val="17"/>
        </w:numPr>
        <w:spacing w:after="0" w:line="240" w:lineRule="auto"/>
        <w:ind w:left="540"/>
        <w:textAlignment w:val="center"/>
        <w:rPr>
          <w:ins w:id="3803" w:author="Brian Leong (Inspur Worldwide Services Ltd)" w:date="2016-11-21T11:31:00Z"/>
          <w:rFonts w:ascii="Lucida Console" w:hAnsi="Lucida Console" w:cs="Calibri"/>
          <w:sz w:val="12"/>
          <w:szCs w:val="12"/>
          <w:rPrChange w:id="3804" w:author="Omar Cardona" w:date="2016-11-21T23:50:00Z">
            <w:rPr>
              <w:ins w:id="3805" w:author="Brian Leong (Inspur Worldwide Services Ltd)" w:date="2016-11-21T11:31:00Z"/>
              <w:rFonts w:ascii="Calibri" w:hAnsi="Calibri" w:cs="Calibri"/>
            </w:rPr>
          </w:rPrChange>
        </w:rPr>
      </w:pPr>
      <w:ins w:id="3806" w:author="Brian Leong (Inspur Worldwide Services Ltd)" w:date="2016-11-21T11:31:00Z">
        <w:r w:rsidRPr="002174A0">
          <w:rPr>
            <w:rFonts w:ascii="Lucida Console" w:hAnsi="Lucida Console"/>
            <w:sz w:val="12"/>
            <w:szCs w:val="12"/>
            <w:rPrChange w:id="3807" w:author="Omar Cardona" w:date="2016-11-21T23:50:00Z">
              <w:rPr/>
            </w:rPrChange>
          </w:rPr>
          <w:t xml:space="preserve">Currently Guest RDMA is only available on Mellanox port 1. You can find out the port by checking the adapter properties in </w:t>
        </w:r>
        <w:proofErr w:type="spellStart"/>
        <w:r w:rsidRPr="002174A0">
          <w:rPr>
            <w:rFonts w:ascii="Lucida Console" w:hAnsi="Lucida Console"/>
            <w:sz w:val="12"/>
            <w:szCs w:val="12"/>
            <w:rPrChange w:id="3808" w:author="Omar Cardona" w:date="2016-11-21T23:50:00Z">
              <w:rPr/>
            </w:rPrChange>
          </w:rPr>
          <w:t>ncpa.cpl</w:t>
        </w:r>
        <w:proofErr w:type="spellEnd"/>
        <w:r w:rsidRPr="002174A0">
          <w:rPr>
            <w:rFonts w:ascii="Lucida Console" w:hAnsi="Lucida Console"/>
            <w:sz w:val="12"/>
            <w:szCs w:val="12"/>
            <w:rPrChange w:id="3809" w:author="Omar Cardona" w:date="2016-11-21T23:50:00Z">
              <w:rPr/>
            </w:rPrChange>
          </w:rPr>
          <w:t>:</w:t>
        </w:r>
      </w:ins>
    </w:p>
    <w:p w14:paraId="2A90DD11" w14:textId="77777777" w:rsidR="005725D4" w:rsidRPr="002174A0" w:rsidRDefault="005725D4" w:rsidP="005725D4">
      <w:pPr>
        <w:pStyle w:val="NormalWeb"/>
        <w:spacing w:before="0" w:beforeAutospacing="0" w:after="0" w:afterAutospacing="0"/>
        <w:ind w:left="540"/>
        <w:rPr>
          <w:ins w:id="3810" w:author="Brian Leong (Inspur Worldwide Services Ltd)" w:date="2016-11-21T11:31:00Z"/>
          <w:rFonts w:ascii="Lucida Console" w:hAnsi="Lucida Console" w:cs="Calibri"/>
          <w:sz w:val="12"/>
          <w:szCs w:val="12"/>
          <w:rPrChange w:id="3811" w:author="Omar Cardona" w:date="2016-11-21T23:50:00Z">
            <w:rPr>
              <w:ins w:id="3812" w:author="Brian Leong (Inspur Worldwide Services Ltd)" w:date="2016-11-21T11:31:00Z"/>
              <w:rFonts w:ascii="Calibri" w:hAnsi="Calibri" w:cs="Calibri"/>
              <w:sz w:val="22"/>
              <w:szCs w:val="22"/>
            </w:rPr>
          </w:rPrChange>
        </w:rPr>
      </w:pPr>
      <w:ins w:id="3813" w:author="Brian Leong (Inspur Worldwide Services Ltd)" w:date="2016-11-21T11:31:00Z">
        <w:r w:rsidRPr="002174A0">
          <w:rPr>
            <w:rFonts w:ascii="Lucida Console" w:hAnsi="Lucida Console" w:cs="Calibri"/>
            <w:sz w:val="12"/>
            <w:szCs w:val="12"/>
            <w:rPrChange w:id="3814" w:author="Omar Cardona" w:date="2016-11-21T23:50:00Z">
              <w:rPr>
                <w:rFonts w:ascii="Calibri" w:hAnsi="Calibri" w:cs="Calibri"/>
                <w:sz w:val="22"/>
                <w:szCs w:val="22"/>
              </w:rPr>
            </w:rPrChange>
          </w:rPr>
          <w:t> </w:t>
        </w:r>
      </w:ins>
    </w:p>
    <w:p w14:paraId="127DAA13" w14:textId="7F19ADD5" w:rsidR="005725D4" w:rsidRPr="002174A0" w:rsidRDefault="005725D4" w:rsidP="005725D4">
      <w:pPr>
        <w:pStyle w:val="NormalWeb"/>
        <w:spacing w:before="0" w:beforeAutospacing="0" w:after="0" w:afterAutospacing="0"/>
        <w:ind w:left="540"/>
        <w:rPr>
          <w:ins w:id="3815" w:author="Brian Leong (Inspur Worldwide Services Ltd)" w:date="2016-11-21T11:31:00Z"/>
          <w:rFonts w:ascii="Lucida Console" w:hAnsi="Lucida Console" w:cs="Calibri"/>
          <w:sz w:val="12"/>
          <w:szCs w:val="12"/>
          <w:rPrChange w:id="3816" w:author="Omar Cardona" w:date="2016-11-21T23:50:00Z">
            <w:rPr>
              <w:ins w:id="3817" w:author="Brian Leong (Inspur Worldwide Services Ltd)" w:date="2016-11-21T11:31:00Z"/>
              <w:rFonts w:ascii="Calibri" w:hAnsi="Calibri" w:cs="Calibri"/>
              <w:sz w:val="22"/>
              <w:szCs w:val="22"/>
            </w:rPr>
          </w:rPrChange>
        </w:rPr>
      </w:pPr>
      <w:ins w:id="3818" w:author="Brian Leong (Inspur Worldwide Services Ltd)" w:date="2016-11-21T11:31:00Z">
        <w:r w:rsidRPr="002174A0">
          <w:rPr>
            <w:rFonts w:ascii="Lucida Console" w:hAnsi="Lucida Console" w:cs="Calibri"/>
            <w:noProof/>
            <w:sz w:val="12"/>
            <w:szCs w:val="12"/>
            <w:rPrChange w:id="3819" w:author="Omar Cardona" w:date="2016-11-21T23:50:00Z">
              <w:rPr>
                <w:rFonts w:ascii="Calibri" w:hAnsi="Calibri" w:cs="Calibri"/>
                <w:noProof/>
                <w:sz w:val="22"/>
                <w:szCs w:val="22"/>
              </w:rPr>
            </w:rPrChange>
          </w:rPr>
          <w:drawing>
            <wp:inline distT="0" distB="0" distL="0" distR="0" wp14:anchorId="012FF0BD" wp14:editId="3177C809">
              <wp:extent cx="2651760" cy="2971800"/>
              <wp:effectExtent l="0" t="0" r="0" b="0"/>
              <wp:docPr id="22" name="Picture 22" descr="Machine generated alternative text:&#10;Mellanox ConnectX-3 Pro Ethernet Adapter Properties &#10;Power Management &#10;Homation &#10;Performance Driver &#10;Me llanox &#10;Homation &#10;Driver Version &#10;Pod Number &#10;Bus Type &#10;Link Speed &#10;Part Number &#10;Revision &#10;Current MAC Address &#10;P amanant MAC Address &#10;Network Status &#10;Adapter Friendly Name &#10;Pv4 Address &#10;Adapter Homation &#10;525 126650 &#10;40 0 Gbps/FuII Duplex &#10;OR3FON &#10;7C-FE-w938F-OO &#10;7C-FE-w93-8F-OO &#10;Save To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Mellanox ConnectX-3 Pro Ethernet Adapter Properties &#10;Power Management &#10;Homation &#10;Performance Driver &#10;Me llanox &#10;Homation &#10;Driver Version &#10;Pod Number &#10;Bus Type &#10;Link Speed &#10;Part Number &#10;Revision &#10;Current MAC Address &#10;P amanant MAC Address &#10;Network Status &#10;Adapter Friendly Name &#10;Pv4 Address &#10;Adapter Homation &#10;525 126650 &#10;40 0 Gbps/FuII Duplex &#10;OR3FON &#10;7C-FE-w938F-OO &#10;7C-FE-w93-8F-OO &#10;Save To file "/>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2651760" cy="2971800"/>
                      </a:xfrm>
                      <a:prstGeom prst="rect">
                        <a:avLst/>
                      </a:prstGeom>
                      <a:noFill/>
                      <a:ln>
                        <a:noFill/>
                      </a:ln>
                    </pic:spPr>
                  </pic:pic>
                </a:graphicData>
              </a:graphic>
            </wp:inline>
          </w:drawing>
        </w:r>
      </w:ins>
    </w:p>
    <w:p w14:paraId="79F246A8" w14:textId="77777777" w:rsidR="005725D4" w:rsidRPr="002174A0" w:rsidRDefault="005725D4" w:rsidP="005725D4">
      <w:pPr>
        <w:pStyle w:val="NormalWeb"/>
        <w:spacing w:before="0" w:beforeAutospacing="0" w:after="0" w:afterAutospacing="0"/>
        <w:ind w:left="540"/>
        <w:rPr>
          <w:ins w:id="3820" w:author="Brian Leong (Inspur Worldwide Services Ltd)" w:date="2016-11-21T11:31:00Z"/>
          <w:rFonts w:ascii="Lucida Console" w:hAnsi="Lucida Console" w:cs="Calibri"/>
          <w:sz w:val="12"/>
          <w:szCs w:val="12"/>
          <w:rPrChange w:id="3821" w:author="Omar Cardona" w:date="2016-11-21T23:50:00Z">
            <w:rPr>
              <w:ins w:id="3822" w:author="Brian Leong (Inspur Worldwide Services Ltd)" w:date="2016-11-21T11:31:00Z"/>
              <w:rFonts w:ascii="Calibri" w:hAnsi="Calibri" w:cs="Calibri"/>
              <w:sz w:val="22"/>
              <w:szCs w:val="22"/>
            </w:rPr>
          </w:rPrChange>
        </w:rPr>
      </w:pPr>
      <w:ins w:id="3823" w:author="Brian Leong (Inspur Worldwide Services Ltd)" w:date="2016-11-21T11:31:00Z">
        <w:r w:rsidRPr="002174A0">
          <w:rPr>
            <w:rFonts w:ascii="Lucida Console" w:hAnsi="Lucida Console" w:cs="Calibri"/>
            <w:sz w:val="12"/>
            <w:szCs w:val="12"/>
            <w:rPrChange w:id="3824" w:author="Omar Cardona" w:date="2016-11-21T23:50:00Z">
              <w:rPr>
                <w:rFonts w:ascii="Calibri" w:hAnsi="Calibri" w:cs="Calibri"/>
                <w:sz w:val="22"/>
                <w:szCs w:val="22"/>
              </w:rPr>
            </w:rPrChange>
          </w:rPr>
          <w:t> </w:t>
        </w:r>
      </w:ins>
    </w:p>
    <w:p w14:paraId="5E8D9E3B" w14:textId="77777777" w:rsidR="005725D4" w:rsidRPr="002174A0" w:rsidRDefault="005725D4" w:rsidP="005725D4">
      <w:pPr>
        <w:pStyle w:val="NormalWeb"/>
        <w:spacing w:before="0" w:beforeAutospacing="0" w:after="0" w:afterAutospacing="0"/>
        <w:ind w:left="540"/>
        <w:rPr>
          <w:ins w:id="3825" w:author="Brian Leong (Inspur Worldwide Services Ltd)" w:date="2016-11-21T11:31:00Z"/>
          <w:rFonts w:ascii="Lucida Console" w:hAnsi="Lucida Console" w:cs="Calibri"/>
          <w:sz w:val="12"/>
          <w:szCs w:val="12"/>
          <w:rPrChange w:id="3826" w:author="Omar Cardona" w:date="2016-11-21T23:50:00Z">
            <w:rPr>
              <w:ins w:id="3827" w:author="Brian Leong (Inspur Worldwide Services Ltd)" w:date="2016-11-21T11:31:00Z"/>
              <w:rFonts w:ascii="Calibri" w:hAnsi="Calibri" w:cs="Calibri"/>
              <w:sz w:val="22"/>
              <w:szCs w:val="22"/>
            </w:rPr>
          </w:rPrChange>
        </w:rPr>
      </w:pPr>
      <w:ins w:id="3828" w:author="Brian Leong (Inspur Worldwide Services Ltd)" w:date="2016-11-21T11:31:00Z">
        <w:r w:rsidRPr="002174A0">
          <w:rPr>
            <w:rFonts w:ascii="Lucida Console" w:hAnsi="Lucida Console" w:cs="Calibri"/>
            <w:sz w:val="12"/>
            <w:szCs w:val="12"/>
            <w:rPrChange w:id="3829" w:author="Omar Cardona" w:date="2016-11-21T23:50:00Z">
              <w:rPr>
                <w:rFonts w:ascii="Calibri" w:hAnsi="Calibri" w:cs="Calibri"/>
                <w:sz w:val="22"/>
                <w:szCs w:val="22"/>
              </w:rPr>
            </w:rPrChange>
          </w:rPr>
          <w:t> </w:t>
        </w:r>
      </w:ins>
    </w:p>
    <w:p w14:paraId="79FC195E" w14:textId="6C1D9460" w:rsidR="005725D4" w:rsidRPr="00730ED9" w:rsidRDefault="005725D4" w:rsidP="005725D4">
      <w:pPr>
        <w:numPr>
          <w:ilvl w:val="0"/>
          <w:numId w:val="18"/>
        </w:numPr>
        <w:spacing w:after="0" w:line="240" w:lineRule="auto"/>
        <w:ind w:left="540"/>
        <w:textAlignment w:val="center"/>
        <w:rPr>
          <w:ins w:id="3830" w:author="Brian Leong (Inspur Worldwide Services Ltd)" w:date="2016-11-21T11:31:00Z"/>
          <w:rFonts w:ascii="Lucida Console" w:hAnsi="Lucida Console" w:cs="Calibri"/>
          <w:sz w:val="12"/>
          <w:szCs w:val="12"/>
          <w:u w:val="single"/>
          <w:rPrChange w:id="3831" w:author="Omar Cardona [2]" w:date="2018-04-17T17:00:00Z">
            <w:rPr>
              <w:ins w:id="3832" w:author="Brian Leong (Inspur Worldwide Services Ltd)" w:date="2016-11-21T11:31:00Z"/>
              <w:rFonts w:ascii="Calibri" w:hAnsi="Calibri" w:cs="Calibri"/>
            </w:rPr>
          </w:rPrChange>
        </w:rPr>
      </w:pPr>
      <w:ins w:id="3833" w:author="Brian Leong (Inspur Worldwide Services Ltd)" w:date="2016-11-21T11:31:00Z">
        <w:r w:rsidRPr="002174A0">
          <w:rPr>
            <w:rFonts w:ascii="Lucida Console" w:hAnsi="Lucida Console"/>
            <w:sz w:val="12"/>
            <w:szCs w:val="12"/>
            <w:rPrChange w:id="3834" w:author="Omar Cardona" w:date="2016-11-21T23:50:00Z">
              <w:rPr/>
            </w:rPrChange>
          </w:rPr>
          <w:t xml:space="preserve">Verify that native and host vNIC RDMA are working according to </w:t>
        </w:r>
        <w:del w:id="3835" w:author="Omar Cardona [2]" w:date="2018-04-17T17:00:00Z">
          <w:r w:rsidRPr="00730ED9" w:rsidDel="00730ED9">
            <w:rPr>
              <w:rFonts w:ascii="Lucida Console" w:hAnsi="Lucida Console"/>
              <w:sz w:val="12"/>
              <w:szCs w:val="12"/>
              <w:u w:val="single"/>
              <w:rPrChange w:id="3836" w:author="Omar Cardona [2]" w:date="2018-04-17T17:00:00Z">
                <w:rPr/>
              </w:rPrChange>
            </w:rPr>
            <w:fldChar w:fldCharType="begin"/>
          </w:r>
          <w:r w:rsidRPr="00730ED9" w:rsidDel="00730ED9">
            <w:rPr>
              <w:rFonts w:ascii="Lucida Console" w:hAnsi="Lucida Console"/>
              <w:sz w:val="12"/>
              <w:szCs w:val="12"/>
              <w:u w:val="single"/>
              <w:rPrChange w:id="3837" w:author="Omar Cardona [2]" w:date="2018-04-17T17:00:00Z">
                <w:rPr/>
              </w:rPrChange>
            </w:rPr>
            <w:delInstrText xml:space="preserve"> HYPERLINK "onenote:" \l "Converged%20NIC%20Configuration%20and%20Troubleshooting%20(vSwitch%20Host%20vNIC)&amp;section-id={1B787CCD-491E-4F0F-ACB6-316004104956}&amp;page-id={E592D459-360C-4DB4-9F03-17B963F36056}&amp;end&amp;base-path=https://microsoft.sharepoint.com/teams/osg_core_snap/dnet/Shared%20Documents/NV/NV%20OneNote/Projects.one" </w:delInstrText>
          </w:r>
          <w:r w:rsidRPr="00730ED9" w:rsidDel="00730ED9">
            <w:rPr>
              <w:rFonts w:ascii="Lucida Console" w:hAnsi="Lucida Console"/>
              <w:sz w:val="12"/>
              <w:szCs w:val="12"/>
              <w:u w:val="single"/>
              <w:rPrChange w:id="3838" w:author="Omar Cardona [2]" w:date="2018-04-17T17:00:00Z">
                <w:rPr/>
              </w:rPrChange>
            </w:rPr>
            <w:fldChar w:fldCharType="separate"/>
          </w:r>
          <w:r w:rsidRPr="00730ED9" w:rsidDel="00730ED9">
            <w:rPr>
              <w:rFonts w:ascii="Lucida Console" w:hAnsi="Lucida Console"/>
              <w:sz w:val="12"/>
              <w:szCs w:val="12"/>
              <w:u w:val="single"/>
              <w:rPrChange w:id="3839" w:author="Omar Cardona [2]" w:date="2018-04-17T17:00:00Z">
                <w:rPr>
                  <w:rStyle w:val="Hyperlink"/>
                </w:rPr>
              </w:rPrChange>
            </w:rPr>
            <w:delText>Converged NIC Configuration and Troubleshooting (vSwitch Host vNIC)</w:delText>
          </w:r>
          <w:r w:rsidRPr="00730ED9" w:rsidDel="00730ED9">
            <w:rPr>
              <w:rFonts w:ascii="Lucida Console" w:hAnsi="Lucida Console"/>
              <w:sz w:val="12"/>
              <w:szCs w:val="12"/>
              <w:u w:val="single"/>
              <w:rPrChange w:id="3840" w:author="Omar Cardona [2]" w:date="2018-04-17T17:00:00Z">
                <w:rPr/>
              </w:rPrChange>
            </w:rPr>
            <w:fldChar w:fldCharType="end"/>
          </w:r>
        </w:del>
      </w:ins>
      <w:ins w:id="3841" w:author="Omar Cardona [2]" w:date="2018-04-17T17:00:00Z">
        <w:r w:rsidR="00730ED9" w:rsidRPr="00730ED9">
          <w:rPr>
            <w:rFonts w:ascii="Lucida Console" w:hAnsi="Lucida Console"/>
            <w:sz w:val="12"/>
            <w:szCs w:val="12"/>
            <w:u w:val="single"/>
            <w:rPrChange w:id="3842" w:author="Omar Cardona [2]" w:date="2018-04-17T17:00:00Z">
              <w:rPr>
                <w:rStyle w:val="Hyperlink"/>
              </w:rPr>
            </w:rPrChange>
          </w:rPr>
          <w:t>Converged NIC Configuration and Troubleshooting (vSwitch Host vNIC)</w:t>
        </w:r>
      </w:ins>
    </w:p>
    <w:p w14:paraId="5766267B" w14:textId="77777777" w:rsidR="005725D4" w:rsidRPr="002174A0" w:rsidRDefault="005725D4" w:rsidP="005725D4">
      <w:pPr>
        <w:pStyle w:val="NormalWeb"/>
        <w:spacing w:before="0" w:beforeAutospacing="0" w:after="0" w:afterAutospacing="0"/>
        <w:ind w:left="540"/>
        <w:rPr>
          <w:ins w:id="3843" w:author="Brian Leong (Inspur Worldwide Services Ltd)" w:date="2016-11-21T11:31:00Z"/>
          <w:rFonts w:ascii="Lucida Console" w:hAnsi="Lucida Console" w:cs="Calibri"/>
          <w:sz w:val="12"/>
          <w:szCs w:val="12"/>
          <w:rPrChange w:id="3844" w:author="Omar Cardona" w:date="2016-11-21T23:50:00Z">
            <w:rPr>
              <w:ins w:id="3845" w:author="Brian Leong (Inspur Worldwide Services Ltd)" w:date="2016-11-21T11:31:00Z"/>
              <w:rFonts w:ascii="Calibri" w:hAnsi="Calibri" w:cs="Calibri"/>
              <w:sz w:val="22"/>
              <w:szCs w:val="22"/>
            </w:rPr>
          </w:rPrChange>
        </w:rPr>
      </w:pPr>
      <w:ins w:id="3846" w:author="Brian Leong (Inspur Worldwide Services Ltd)" w:date="2016-11-21T11:31:00Z">
        <w:r w:rsidRPr="002174A0">
          <w:rPr>
            <w:rFonts w:ascii="Lucida Console" w:hAnsi="Lucida Console" w:cs="Calibri"/>
            <w:sz w:val="12"/>
            <w:szCs w:val="12"/>
            <w:rPrChange w:id="3847" w:author="Omar Cardona" w:date="2016-11-21T23:50:00Z">
              <w:rPr>
                <w:rFonts w:ascii="Calibri" w:hAnsi="Calibri" w:cs="Calibri"/>
                <w:sz w:val="22"/>
                <w:szCs w:val="22"/>
              </w:rPr>
            </w:rPrChange>
          </w:rPr>
          <w:t> </w:t>
        </w:r>
      </w:ins>
    </w:p>
    <w:p w14:paraId="04DF15ED" w14:textId="77777777" w:rsidR="005725D4" w:rsidRPr="002174A0" w:rsidRDefault="005725D4" w:rsidP="005725D4">
      <w:pPr>
        <w:numPr>
          <w:ilvl w:val="0"/>
          <w:numId w:val="19"/>
        </w:numPr>
        <w:spacing w:after="0" w:line="240" w:lineRule="auto"/>
        <w:ind w:left="540"/>
        <w:textAlignment w:val="center"/>
        <w:rPr>
          <w:ins w:id="3848" w:author="Brian Leong (Inspur Worldwide Services Ltd)" w:date="2016-11-21T11:31:00Z"/>
          <w:rFonts w:ascii="Lucida Console" w:hAnsi="Lucida Console" w:cs="Calibri"/>
          <w:sz w:val="12"/>
          <w:szCs w:val="12"/>
          <w:rPrChange w:id="3849" w:author="Omar Cardona" w:date="2016-11-21T23:50:00Z">
            <w:rPr>
              <w:ins w:id="3850" w:author="Brian Leong (Inspur Worldwide Services Ltd)" w:date="2016-11-21T11:31:00Z"/>
              <w:rFonts w:ascii="Calibri" w:hAnsi="Calibri" w:cs="Calibri"/>
            </w:rPr>
          </w:rPrChange>
        </w:rPr>
      </w:pPr>
      <w:ins w:id="3851" w:author="Brian Leong (Inspur Worldwide Services Ltd)" w:date="2016-11-21T11:31:00Z">
        <w:r w:rsidRPr="002174A0">
          <w:rPr>
            <w:rFonts w:ascii="Lucida Console" w:hAnsi="Lucida Console"/>
            <w:sz w:val="12"/>
            <w:szCs w:val="12"/>
            <w:rPrChange w:id="3852" w:author="Omar Cardona" w:date="2016-11-21T23:50:00Z">
              <w:rPr/>
            </w:rPrChange>
          </w:rPr>
          <w:t xml:space="preserve">For a SET vSwitch, make sure you map the </w:t>
        </w:r>
        <w:proofErr w:type="spellStart"/>
        <w:r w:rsidRPr="002174A0">
          <w:rPr>
            <w:rFonts w:ascii="Lucida Console" w:hAnsi="Lucida Console"/>
            <w:sz w:val="12"/>
            <w:szCs w:val="12"/>
            <w:rPrChange w:id="3853" w:author="Omar Cardona" w:date="2016-11-21T23:50:00Z">
              <w:rPr/>
            </w:rPrChange>
          </w:rPr>
          <w:t>vmNic</w:t>
        </w:r>
        <w:proofErr w:type="spellEnd"/>
        <w:r w:rsidRPr="002174A0">
          <w:rPr>
            <w:rFonts w:ascii="Lucida Console" w:hAnsi="Lucida Console"/>
            <w:sz w:val="12"/>
            <w:szCs w:val="12"/>
            <w:rPrChange w:id="3854" w:author="Omar Cardona" w:date="2016-11-21T23:50:00Z">
              <w:rPr/>
            </w:rPrChange>
          </w:rPr>
          <w:t xml:space="preserve"> to port 1 of Mellanox NIC by using Set-</w:t>
        </w:r>
        <w:proofErr w:type="spellStart"/>
        <w:r w:rsidRPr="002174A0">
          <w:rPr>
            <w:rFonts w:ascii="Lucida Console" w:hAnsi="Lucida Console"/>
            <w:sz w:val="12"/>
            <w:szCs w:val="12"/>
            <w:rPrChange w:id="3855" w:author="Omar Cardona" w:date="2016-11-21T23:50:00Z">
              <w:rPr/>
            </w:rPrChange>
          </w:rPr>
          <w:t>VMNetworkAdapterTeamMapping</w:t>
        </w:r>
        <w:proofErr w:type="spellEnd"/>
      </w:ins>
    </w:p>
    <w:p w14:paraId="7D58E562" w14:textId="77777777" w:rsidR="005725D4" w:rsidRPr="002174A0" w:rsidRDefault="005725D4" w:rsidP="005725D4">
      <w:pPr>
        <w:pStyle w:val="NormalWeb"/>
        <w:spacing w:before="0" w:beforeAutospacing="0" w:after="0" w:afterAutospacing="0"/>
        <w:ind w:left="540"/>
        <w:rPr>
          <w:ins w:id="3856" w:author="Brian Leong (Inspur Worldwide Services Ltd)" w:date="2016-11-21T11:31:00Z"/>
          <w:rFonts w:ascii="Lucida Console" w:hAnsi="Lucida Console" w:cs="Calibri"/>
          <w:sz w:val="12"/>
          <w:szCs w:val="12"/>
          <w:rPrChange w:id="3857" w:author="Omar Cardona" w:date="2016-11-21T23:50:00Z">
            <w:rPr>
              <w:ins w:id="3858" w:author="Brian Leong (Inspur Worldwide Services Ltd)" w:date="2016-11-21T11:31:00Z"/>
              <w:rFonts w:ascii="Calibri" w:hAnsi="Calibri" w:cs="Calibri"/>
              <w:sz w:val="22"/>
              <w:szCs w:val="22"/>
            </w:rPr>
          </w:rPrChange>
        </w:rPr>
      </w:pPr>
      <w:ins w:id="3859" w:author="Brian Leong (Inspur Worldwide Services Ltd)" w:date="2016-11-21T11:31:00Z">
        <w:r w:rsidRPr="002174A0">
          <w:rPr>
            <w:rFonts w:ascii="Lucida Console" w:hAnsi="Lucida Console" w:cs="Calibri"/>
            <w:sz w:val="12"/>
            <w:szCs w:val="12"/>
            <w:rPrChange w:id="3860" w:author="Omar Cardona" w:date="2016-11-21T23:50:00Z">
              <w:rPr>
                <w:rFonts w:ascii="Calibri" w:hAnsi="Calibri" w:cs="Calibri"/>
                <w:sz w:val="22"/>
                <w:szCs w:val="22"/>
              </w:rPr>
            </w:rPrChange>
          </w:rPr>
          <w:t> </w:t>
        </w:r>
      </w:ins>
    </w:p>
    <w:p w14:paraId="5664DAF5" w14:textId="77777777" w:rsidR="005725D4" w:rsidRPr="002174A0" w:rsidRDefault="005725D4" w:rsidP="005725D4">
      <w:pPr>
        <w:pStyle w:val="NormalWeb"/>
        <w:spacing w:before="0" w:beforeAutospacing="0" w:after="0" w:afterAutospacing="0"/>
        <w:ind w:left="540"/>
        <w:rPr>
          <w:ins w:id="3861" w:author="Brian Leong (Inspur Worldwide Services Ltd)" w:date="2016-11-21T11:31:00Z"/>
          <w:rFonts w:ascii="Lucida Console" w:hAnsi="Lucida Console" w:cs="Calibri"/>
          <w:sz w:val="12"/>
          <w:szCs w:val="12"/>
          <w:rPrChange w:id="3862" w:author="Omar Cardona" w:date="2016-11-21T23:50:00Z">
            <w:rPr>
              <w:ins w:id="3863" w:author="Brian Leong (Inspur Worldwide Services Ltd)" w:date="2016-11-21T11:31:00Z"/>
              <w:rFonts w:ascii="Calibri" w:hAnsi="Calibri" w:cs="Calibri"/>
              <w:sz w:val="22"/>
              <w:szCs w:val="22"/>
            </w:rPr>
          </w:rPrChange>
        </w:rPr>
      </w:pPr>
      <w:ins w:id="3864" w:author="Brian Leong (Inspur Worldwide Services Ltd)" w:date="2016-11-21T11:31:00Z">
        <w:r w:rsidRPr="002174A0">
          <w:rPr>
            <w:rFonts w:ascii="Lucida Console" w:hAnsi="Lucida Console" w:cs="Calibri"/>
            <w:sz w:val="12"/>
            <w:szCs w:val="12"/>
            <w:rPrChange w:id="3865" w:author="Omar Cardona" w:date="2016-11-21T23:50:00Z">
              <w:rPr>
                <w:rFonts w:ascii="Calibri" w:hAnsi="Calibri" w:cs="Calibri"/>
                <w:sz w:val="22"/>
                <w:szCs w:val="22"/>
              </w:rPr>
            </w:rPrChange>
          </w:rPr>
          <w:t>Set-</w:t>
        </w:r>
        <w:proofErr w:type="spellStart"/>
        <w:r w:rsidRPr="002174A0">
          <w:rPr>
            <w:rFonts w:ascii="Lucida Console" w:hAnsi="Lucida Console" w:cs="Calibri"/>
            <w:sz w:val="12"/>
            <w:szCs w:val="12"/>
            <w:rPrChange w:id="3866" w:author="Omar Cardona" w:date="2016-11-21T23:50:00Z">
              <w:rPr>
                <w:rFonts w:ascii="Calibri" w:hAnsi="Calibri" w:cs="Calibri"/>
                <w:sz w:val="22"/>
                <w:szCs w:val="22"/>
              </w:rPr>
            </w:rPrChange>
          </w:rPr>
          <w:t>VMNetworkAdapterTeamMapping</w:t>
        </w:r>
        <w:proofErr w:type="spellEnd"/>
        <w:r w:rsidRPr="002174A0">
          <w:rPr>
            <w:rFonts w:ascii="Lucida Console" w:hAnsi="Lucida Console" w:cs="Calibri"/>
            <w:sz w:val="12"/>
            <w:szCs w:val="12"/>
            <w:rPrChange w:id="3867" w:author="Omar Cardona" w:date="2016-11-21T23:50:00Z">
              <w:rPr>
                <w:rFonts w:ascii="Calibri" w:hAnsi="Calibri" w:cs="Calibri"/>
                <w:sz w:val="22"/>
                <w:szCs w:val="22"/>
              </w:rPr>
            </w:rPrChange>
          </w:rPr>
          <w:t xml:space="preserve"> -</w:t>
        </w:r>
        <w:proofErr w:type="spellStart"/>
        <w:r w:rsidRPr="002174A0">
          <w:rPr>
            <w:rFonts w:ascii="Lucida Console" w:hAnsi="Lucida Console" w:cs="Calibri"/>
            <w:sz w:val="12"/>
            <w:szCs w:val="12"/>
            <w:rPrChange w:id="3868" w:author="Omar Cardona" w:date="2016-11-21T23:50:00Z">
              <w:rPr>
                <w:rFonts w:ascii="Calibri" w:hAnsi="Calibri" w:cs="Calibri"/>
                <w:sz w:val="22"/>
                <w:szCs w:val="22"/>
              </w:rPr>
            </w:rPrChange>
          </w:rPr>
          <w:t>VMNetworkAdapterName</w:t>
        </w:r>
        <w:proofErr w:type="spellEnd"/>
        <w:r w:rsidRPr="002174A0">
          <w:rPr>
            <w:rFonts w:ascii="Lucida Console" w:hAnsi="Lucida Console" w:cs="Calibri"/>
            <w:sz w:val="12"/>
            <w:szCs w:val="12"/>
            <w:rPrChange w:id="3869" w:author="Omar Cardona" w:date="2016-11-21T23:50:00Z">
              <w:rPr>
                <w:rFonts w:ascii="Calibri" w:hAnsi="Calibri" w:cs="Calibri"/>
                <w:sz w:val="22"/>
                <w:szCs w:val="22"/>
              </w:rPr>
            </w:rPrChange>
          </w:rPr>
          <w:t xml:space="preserve"> "Network Adapter" -</w:t>
        </w:r>
        <w:proofErr w:type="spellStart"/>
        <w:r w:rsidRPr="002174A0">
          <w:rPr>
            <w:rFonts w:ascii="Lucida Console" w:hAnsi="Lucida Console" w:cs="Calibri"/>
            <w:sz w:val="12"/>
            <w:szCs w:val="12"/>
            <w:rPrChange w:id="3870" w:author="Omar Cardona" w:date="2016-11-21T23:50:00Z">
              <w:rPr>
                <w:rFonts w:ascii="Calibri" w:hAnsi="Calibri" w:cs="Calibri"/>
                <w:sz w:val="22"/>
                <w:szCs w:val="22"/>
              </w:rPr>
            </w:rPrChange>
          </w:rPr>
          <w:t>VMName</w:t>
        </w:r>
        <w:proofErr w:type="spellEnd"/>
        <w:r w:rsidRPr="002174A0">
          <w:rPr>
            <w:rFonts w:ascii="Lucida Console" w:hAnsi="Lucida Console" w:cs="Calibri"/>
            <w:sz w:val="12"/>
            <w:szCs w:val="12"/>
            <w:rPrChange w:id="3871" w:author="Omar Cardona" w:date="2016-11-21T23:50:00Z">
              <w:rPr>
                <w:rFonts w:ascii="Calibri" w:hAnsi="Calibri" w:cs="Calibri"/>
                <w:sz w:val="22"/>
                <w:szCs w:val="22"/>
              </w:rPr>
            </w:rPrChange>
          </w:rPr>
          <w:t xml:space="preserve"> VM1 -</w:t>
        </w:r>
        <w:proofErr w:type="spellStart"/>
        <w:r w:rsidRPr="002174A0">
          <w:rPr>
            <w:rFonts w:ascii="Lucida Console" w:hAnsi="Lucida Console" w:cs="Calibri"/>
            <w:sz w:val="12"/>
            <w:szCs w:val="12"/>
            <w:rPrChange w:id="3872" w:author="Omar Cardona" w:date="2016-11-21T23:50:00Z">
              <w:rPr>
                <w:rFonts w:ascii="Calibri" w:hAnsi="Calibri" w:cs="Calibri"/>
                <w:sz w:val="22"/>
                <w:szCs w:val="22"/>
              </w:rPr>
            </w:rPrChange>
          </w:rPr>
          <w:t>PhysicalNetAdapterName</w:t>
        </w:r>
        <w:proofErr w:type="spellEnd"/>
        <w:r w:rsidRPr="002174A0">
          <w:rPr>
            <w:rFonts w:ascii="Lucida Console" w:hAnsi="Lucida Console" w:cs="Calibri"/>
            <w:sz w:val="12"/>
            <w:szCs w:val="12"/>
            <w:rPrChange w:id="3873" w:author="Omar Cardona" w:date="2016-11-21T23:50:00Z">
              <w:rPr>
                <w:rFonts w:ascii="Calibri" w:hAnsi="Calibri" w:cs="Calibri"/>
                <w:sz w:val="22"/>
                <w:szCs w:val="22"/>
              </w:rPr>
            </w:rPrChange>
          </w:rPr>
          <w:t xml:space="preserve"> TEST-40G-2</w:t>
        </w:r>
      </w:ins>
    </w:p>
    <w:p w14:paraId="7630DAAB" w14:textId="77777777" w:rsidR="005725D4" w:rsidRPr="002174A0" w:rsidRDefault="005725D4" w:rsidP="005725D4">
      <w:pPr>
        <w:pStyle w:val="NormalWeb"/>
        <w:spacing w:before="0" w:beforeAutospacing="0" w:after="0" w:afterAutospacing="0"/>
        <w:ind w:left="540"/>
        <w:rPr>
          <w:ins w:id="3874" w:author="Brian Leong (Inspur Worldwide Services Ltd)" w:date="2016-11-21T11:31:00Z"/>
          <w:rFonts w:ascii="Lucida Console" w:hAnsi="Lucida Console" w:cs="Calibri"/>
          <w:sz w:val="12"/>
          <w:szCs w:val="12"/>
          <w:rPrChange w:id="3875" w:author="Omar Cardona" w:date="2016-11-21T23:50:00Z">
            <w:rPr>
              <w:ins w:id="3876" w:author="Brian Leong (Inspur Worldwide Services Ltd)" w:date="2016-11-21T11:31:00Z"/>
              <w:rFonts w:ascii="Calibri" w:hAnsi="Calibri" w:cs="Calibri"/>
              <w:sz w:val="22"/>
              <w:szCs w:val="22"/>
            </w:rPr>
          </w:rPrChange>
        </w:rPr>
      </w:pPr>
      <w:ins w:id="3877" w:author="Brian Leong (Inspur Worldwide Services Ltd)" w:date="2016-11-21T11:31:00Z">
        <w:r w:rsidRPr="002174A0">
          <w:rPr>
            <w:rFonts w:ascii="Lucida Console" w:hAnsi="Lucida Console" w:cs="Calibri"/>
            <w:sz w:val="12"/>
            <w:szCs w:val="12"/>
            <w:rPrChange w:id="3878" w:author="Omar Cardona" w:date="2016-11-21T23:50:00Z">
              <w:rPr>
                <w:rFonts w:ascii="Calibri" w:hAnsi="Calibri" w:cs="Calibri"/>
                <w:sz w:val="22"/>
                <w:szCs w:val="22"/>
              </w:rPr>
            </w:rPrChange>
          </w:rPr>
          <w:t> </w:t>
        </w:r>
      </w:ins>
    </w:p>
    <w:p w14:paraId="4B41C104" w14:textId="40535E68" w:rsidR="005725D4" w:rsidRPr="002174A0" w:rsidRDefault="005725D4" w:rsidP="005725D4">
      <w:pPr>
        <w:numPr>
          <w:ilvl w:val="0"/>
          <w:numId w:val="20"/>
        </w:numPr>
        <w:spacing w:after="0" w:line="240" w:lineRule="auto"/>
        <w:ind w:left="540"/>
        <w:textAlignment w:val="center"/>
        <w:rPr>
          <w:ins w:id="3879" w:author="Brian Leong (Inspur Worldwide Services Ltd)" w:date="2016-11-21T11:31:00Z"/>
          <w:rFonts w:ascii="Lucida Console" w:hAnsi="Lucida Console" w:cs="Calibri"/>
          <w:sz w:val="12"/>
          <w:szCs w:val="12"/>
          <w:rPrChange w:id="3880" w:author="Omar Cardona" w:date="2016-11-21T23:50:00Z">
            <w:rPr>
              <w:ins w:id="3881" w:author="Brian Leong (Inspur Worldwide Services Ltd)" w:date="2016-11-21T11:31:00Z"/>
              <w:rFonts w:ascii="Calibri" w:hAnsi="Calibri" w:cs="Calibri"/>
            </w:rPr>
          </w:rPrChange>
        </w:rPr>
      </w:pPr>
      <w:ins w:id="3882" w:author="Brian Leong (Inspur Worldwide Services Ltd)" w:date="2016-11-21T11:31:00Z">
        <w:r w:rsidRPr="002174A0">
          <w:rPr>
            <w:rFonts w:ascii="Lucida Console" w:hAnsi="Lucida Console"/>
            <w:sz w:val="12"/>
            <w:szCs w:val="12"/>
            <w:rPrChange w:id="3883" w:author="Omar Cardona" w:date="2016-11-21T23:50:00Z">
              <w:rPr/>
            </w:rPrChange>
          </w:rPr>
          <w:t xml:space="preserve">Get SRIOV working by following the instructions at </w:t>
        </w:r>
        <w:del w:id="3884" w:author="Omar Cardona [2]" w:date="2018-04-17T17:00:00Z">
          <w:r w:rsidRPr="00730ED9" w:rsidDel="00730ED9">
            <w:rPr>
              <w:rFonts w:ascii="Lucida Console" w:hAnsi="Lucida Console"/>
              <w:sz w:val="12"/>
              <w:szCs w:val="12"/>
              <w:u w:val="single"/>
              <w:rPrChange w:id="3885" w:author="Omar Cardona [2]" w:date="2018-04-17T17:00:00Z">
                <w:rPr/>
              </w:rPrChange>
            </w:rPr>
            <w:fldChar w:fldCharType="begin"/>
          </w:r>
          <w:r w:rsidRPr="00730ED9" w:rsidDel="00730ED9">
            <w:rPr>
              <w:rFonts w:ascii="Lucida Console" w:hAnsi="Lucida Console"/>
              <w:sz w:val="12"/>
              <w:szCs w:val="12"/>
              <w:u w:val="single"/>
              <w:rPrChange w:id="3886" w:author="Omar Cardona [2]" w:date="2018-04-17T17:00:00Z">
                <w:rPr/>
              </w:rPrChange>
            </w:rPr>
            <w:delInstrText xml:space="preserve"> HYPERLINK "onenote:How%20To%20___.one" \l "Enable%20SR-IOV%20with%20Mellanox%20CX-3%20&amp;section-id={20D9F2E9-4546-4710-9204-17D5EADE658F}&amp;page-id={FECBEC74-60EB-476A-824A-62FDAC2E54EA}&amp;end&amp;base-path=https://microsoft.sharepoint.com/teams/osg_core_snap/dnet/Shared%20Documents/NV/NV%20OneNote" </w:delInstrText>
          </w:r>
          <w:r w:rsidRPr="00730ED9" w:rsidDel="00730ED9">
            <w:rPr>
              <w:rFonts w:ascii="Lucida Console" w:hAnsi="Lucida Console"/>
              <w:sz w:val="12"/>
              <w:szCs w:val="12"/>
              <w:u w:val="single"/>
              <w:rPrChange w:id="3887" w:author="Omar Cardona [2]" w:date="2018-04-17T17:00:00Z">
                <w:rPr/>
              </w:rPrChange>
            </w:rPr>
            <w:fldChar w:fldCharType="separate"/>
          </w:r>
          <w:r w:rsidRPr="00730ED9" w:rsidDel="00730ED9">
            <w:rPr>
              <w:rFonts w:ascii="Lucida Console" w:hAnsi="Lucida Console"/>
              <w:sz w:val="12"/>
              <w:szCs w:val="12"/>
              <w:u w:val="single"/>
              <w:rPrChange w:id="3888" w:author="Omar Cardona [2]" w:date="2018-04-17T17:00:00Z">
                <w:rPr>
                  <w:rStyle w:val="Hyperlink"/>
                </w:rPr>
              </w:rPrChange>
            </w:rPr>
            <w:delText xml:space="preserve">Enable SR-IOV with Mellanox CX-3 </w:delText>
          </w:r>
          <w:r w:rsidRPr="00730ED9" w:rsidDel="00730ED9">
            <w:rPr>
              <w:rFonts w:ascii="Lucida Console" w:hAnsi="Lucida Console"/>
              <w:sz w:val="12"/>
              <w:szCs w:val="12"/>
              <w:u w:val="single"/>
              <w:rPrChange w:id="3889" w:author="Omar Cardona [2]" w:date="2018-04-17T17:00:00Z">
                <w:rPr/>
              </w:rPrChange>
            </w:rPr>
            <w:fldChar w:fldCharType="end"/>
          </w:r>
        </w:del>
      </w:ins>
      <w:ins w:id="3890" w:author="Omar Cardona [2]" w:date="2018-04-17T17:00:00Z">
        <w:r w:rsidR="00730ED9" w:rsidRPr="00730ED9">
          <w:rPr>
            <w:rFonts w:ascii="Lucida Console" w:hAnsi="Lucida Console"/>
            <w:sz w:val="12"/>
            <w:szCs w:val="12"/>
            <w:u w:val="single"/>
            <w:rPrChange w:id="3891" w:author="Omar Cardona [2]" w:date="2018-04-17T17:00:00Z">
              <w:rPr>
                <w:rStyle w:val="Hyperlink"/>
              </w:rPr>
            </w:rPrChange>
          </w:rPr>
          <w:t>Enable SR-IOV with Mellanox CX-3</w:t>
        </w:r>
        <w:r w:rsidR="00730ED9" w:rsidRPr="00730ED9">
          <w:rPr>
            <w:rFonts w:ascii="Lucida Console" w:hAnsi="Lucida Console"/>
            <w:sz w:val="12"/>
            <w:szCs w:val="12"/>
            <w:rPrChange w:id="3892" w:author="Omar Cardona [2]" w:date="2018-04-17T17:00:00Z">
              <w:rPr>
                <w:rStyle w:val="Hyperlink"/>
              </w:rPr>
            </w:rPrChange>
          </w:rPr>
          <w:t xml:space="preserve"> </w:t>
        </w:r>
      </w:ins>
    </w:p>
    <w:p w14:paraId="349689B3" w14:textId="77777777" w:rsidR="005725D4" w:rsidRPr="002174A0" w:rsidRDefault="005725D4" w:rsidP="005725D4">
      <w:pPr>
        <w:pStyle w:val="NormalWeb"/>
        <w:spacing w:before="0" w:beforeAutospacing="0" w:after="0" w:afterAutospacing="0"/>
        <w:ind w:left="540"/>
        <w:rPr>
          <w:ins w:id="3893" w:author="Brian Leong (Inspur Worldwide Services Ltd)" w:date="2016-11-21T11:31:00Z"/>
          <w:rFonts w:ascii="Lucida Console" w:hAnsi="Lucida Console" w:cs="Calibri"/>
          <w:sz w:val="12"/>
          <w:szCs w:val="12"/>
          <w:rPrChange w:id="3894" w:author="Omar Cardona" w:date="2016-11-21T23:50:00Z">
            <w:rPr>
              <w:ins w:id="3895" w:author="Brian Leong (Inspur Worldwide Services Ltd)" w:date="2016-11-21T11:31:00Z"/>
              <w:rFonts w:ascii="Calibri" w:hAnsi="Calibri" w:cs="Calibri"/>
              <w:sz w:val="22"/>
              <w:szCs w:val="22"/>
            </w:rPr>
          </w:rPrChange>
        </w:rPr>
      </w:pPr>
      <w:ins w:id="3896" w:author="Brian Leong (Inspur Worldwide Services Ltd)" w:date="2016-11-21T11:31:00Z">
        <w:r w:rsidRPr="002174A0">
          <w:rPr>
            <w:rFonts w:ascii="Lucida Console" w:hAnsi="Lucida Console" w:cs="Calibri"/>
            <w:sz w:val="12"/>
            <w:szCs w:val="12"/>
            <w:rPrChange w:id="3897" w:author="Omar Cardona" w:date="2016-11-21T23:50:00Z">
              <w:rPr>
                <w:rFonts w:ascii="Calibri" w:hAnsi="Calibri" w:cs="Calibri"/>
                <w:sz w:val="22"/>
                <w:szCs w:val="22"/>
              </w:rPr>
            </w:rPrChange>
          </w:rPr>
          <w:t> </w:t>
        </w:r>
      </w:ins>
    </w:p>
    <w:p w14:paraId="0E2D6A4D" w14:textId="77777777" w:rsidR="005725D4" w:rsidRPr="002174A0" w:rsidRDefault="005725D4" w:rsidP="005725D4">
      <w:pPr>
        <w:numPr>
          <w:ilvl w:val="0"/>
          <w:numId w:val="21"/>
        </w:numPr>
        <w:spacing w:after="0" w:line="240" w:lineRule="auto"/>
        <w:ind w:left="540"/>
        <w:textAlignment w:val="center"/>
        <w:rPr>
          <w:ins w:id="3898" w:author="Brian Leong (Inspur Worldwide Services Ltd)" w:date="2016-11-21T11:31:00Z"/>
          <w:rFonts w:ascii="Lucida Console" w:hAnsi="Lucida Console" w:cs="Calibri"/>
          <w:sz w:val="12"/>
          <w:szCs w:val="12"/>
          <w:rPrChange w:id="3899" w:author="Omar Cardona" w:date="2016-11-21T23:50:00Z">
            <w:rPr>
              <w:ins w:id="3900" w:author="Brian Leong (Inspur Worldwide Services Ltd)" w:date="2016-11-21T11:31:00Z"/>
              <w:rFonts w:ascii="Calibri" w:hAnsi="Calibri" w:cs="Calibri"/>
            </w:rPr>
          </w:rPrChange>
        </w:rPr>
      </w:pPr>
      <w:ins w:id="3901" w:author="Brian Leong (Inspur Worldwide Services Ltd)" w:date="2016-11-21T11:31:00Z">
        <w:r w:rsidRPr="002174A0">
          <w:rPr>
            <w:rFonts w:ascii="Lucida Console" w:hAnsi="Lucida Console"/>
            <w:sz w:val="12"/>
            <w:szCs w:val="12"/>
            <w:rPrChange w:id="3902" w:author="Omar Cardona" w:date="2016-11-21T23:50:00Z">
              <w:rPr/>
            </w:rPrChange>
          </w:rPr>
          <w:t>Make sure that external traffic from the VM flows over SRIOV path by checking Perfmon counters for the VF adapter in the VM.</w:t>
        </w:r>
      </w:ins>
    </w:p>
    <w:p w14:paraId="7F53D061" w14:textId="32A31948" w:rsidR="005725D4" w:rsidRPr="002174A0" w:rsidRDefault="005725D4" w:rsidP="005725D4">
      <w:pPr>
        <w:pStyle w:val="NormalWeb"/>
        <w:spacing w:before="0" w:beforeAutospacing="0" w:after="0" w:afterAutospacing="0"/>
        <w:ind w:left="540"/>
        <w:rPr>
          <w:ins w:id="3903" w:author="Brian Leong (Inspur Worldwide Services Ltd)" w:date="2016-11-21T11:31:00Z"/>
          <w:rFonts w:ascii="Lucida Console" w:hAnsi="Lucida Console" w:cs="Calibri"/>
          <w:sz w:val="12"/>
          <w:szCs w:val="12"/>
          <w:rPrChange w:id="3904" w:author="Omar Cardona" w:date="2016-11-21T23:50:00Z">
            <w:rPr>
              <w:ins w:id="3905" w:author="Brian Leong (Inspur Worldwide Services Ltd)" w:date="2016-11-21T11:31:00Z"/>
              <w:rFonts w:ascii="Calibri" w:hAnsi="Calibri" w:cs="Calibri"/>
              <w:sz w:val="22"/>
              <w:szCs w:val="22"/>
            </w:rPr>
          </w:rPrChange>
        </w:rPr>
      </w:pPr>
      <w:ins w:id="3906" w:author="Brian Leong (Inspur Worldwide Services Ltd)" w:date="2016-11-21T11:31:00Z">
        <w:r w:rsidRPr="002174A0">
          <w:rPr>
            <w:rFonts w:ascii="Lucida Console" w:hAnsi="Lucida Console" w:cs="Calibri"/>
            <w:noProof/>
            <w:sz w:val="12"/>
            <w:szCs w:val="12"/>
            <w:rPrChange w:id="3907" w:author="Omar Cardona" w:date="2016-11-21T23:50:00Z">
              <w:rPr>
                <w:rFonts w:ascii="Calibri" w:hAnsi="Calibri" w:cs="Calibri"/>
                <w:noProof/>
                <w:sz w:val="22"/>
                <w:szCs w:val="22"/>
              </w:rPr>
            </w:rPrChange>
          </w:rPr>
          <w:drawing>
            <wp:inline distT="0" distB="0" distL="0" distR="0" wp14:anchorId="27332BDF" wp14:editId="5B41E1ED">
              <wp:extent cx="4690872" cy="2212848"/>
              <wp:effectExtent l="0" t="0" r="0" b="0"/>
              <wp:docPr id="21" name="Picture 21" descr="Machine generated alternative text:&#10;Network Adapter &#10;Bytes Received/sec &#10;Bytes Sent/sec &#10;Bytes Total/sec &#10;Current Bandwidth &#10;Output Queue Length &#10;Packets Outbound Discarded &#10;Packets Outbound Errors &#10;Packets Received Discarded &#10;Packets Received Errors &#10;Packets Received Non-Unicast/sec &#10;Packets Received Unicast/sec &#10;Packets Received Unknown &#10;Packets Received/sec &#10;Packets Sent Non- Unicast/sec &#10;Packets Sent Unicast/sec &#10;Packets Sent/sec &#10;Pac kets/sec &#10;TCP Active RSC Connections &#10;TCP RSC Average Packet Size &#10;TCP RSC Coalesced Packets/sec &#10;TCP RSC Exceptions/sec &#10;Mellanox ConnectX-3 Virtual Function Ethemet Adapter &#10;13,61$476.107 &#10;2109, &quot;7,353 &#10;40DDODDODDODDDO &#10;149,841 mo &#10;1,377,413.142 &#10;1,380545.517 &#10;1.016 &#10;145,277.429 &#10;145,278.445 &#10;531,823.962 &#10;Microsoft Hyper-V Network Adapter &#10;12290505080 &#10;1,50DD0780 &#10;80DDODDODDODDDO &#10;1,284,276.135 &#10;1,284,276.135 &#10;1.016 &#10;141,307.362 &#10;141,308.37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Network Adapter &#10;Bytes Received/sec &#10;Bytes Sent/sec &#10;Bytes Total/sec &#10;Current Bandwidth &#10;Output Queue Length &#10;Packets Outbound Discarded &#10;Packets Outbound Errors &#10;Packets Received Discarded &#10;Packets Received Errors &#10;Packets Received Non-Unicast/sec &#10;Packets Received Unicast/sec &#10;Packets Received Unknown &#10;Packets Received/sec &#10;Packets Sent Non- Unicast/sec &#10;Packets Sent Unicast/sec &#10;Packets Sent/sec &#10;Pac kets/sec &#10;TCP Active RSC Connections &#10;TCP RSC Average Packet Size &#10;TCP RSC Coalesced Packets/sec &#10;TCP RSC Exceptions/sec &#10;Mellanox ConnectX-3 Virtual Function Ethemet Adapter &#10;13,61$476.107 &#10;2109, &quot;7,353 &#10;40DDODDODDODDDO &#10;149,841 mo &#10;1,377,413.142 &#10;1,380545.517 &#10;1.016 &#10;145,277.429 &#10;145,278.445 &#10;531,823.962 &#10;Microsoft Hyper-V Network Adapter &#10;12290505080 &#10;1,50DD0780 &#10;80DDODDODDODDDO &#10;1,284,276.135 &#10;1,284,276.135 &#10;1.016 &#10;141,307.362 &#10;141,308.378 "/>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690872" cy="2212848"/>
                      </a:xfrm>
                      <a:prstGeom prst="rect">
                        <a:avLst/>
                      </a:prstGeom>
                      <a:noFill/>
                      <a:ln>
                        <a:noFill/>
                      </a:ln>
                    </pic:spPr>
                  </pic:pic>
                </a:graphicData>
              </a:graphic>
            </wp:inline>
          </w:drawing>
        </w:r>
      </w:ins>
    </w:p>
    <w:p w14:paraId="4D6E1339" w14:textId="77777777" w:rsidR="005725D4" w:rsidRPr="002174A0" w:rsidRDefault="005725D4" w:rsidP="005725D4">
      <w:pPr>
        <w:pStyle w:val="NormalWeb"/>
        <w:spacing w:before="0" w:beforeAutospacing="0" w:after="0" w:afterAutospacing="0"/>
        <w:ind w:left="540"/>
        <w:rPr>
          <w:ins w:id="3908" w:author="Brian Leong (Inspur Worldwide Services Ltd)" w:date="2016-11-21T11:31:00Z"/>
          <w:rFonts w:ascii="Lucida Console" w:hAnsi="Lucida Console" w:cs="Calibri"/>
          <w:sz w:val="12"/>
          <w:szCs w:val="12"/>
          <w:rPrChange w:id="3909" w:author="Omar Cardona" w:date="2016-11-21T23:50:00Z">
            <w:rPr>
              <w:ins w:id="3910" w:author="Brian Leong (Inspur Worldwide Services Ltd)" w:date="2016-11-21T11:31:00Z"/>
              <w:rFonts w:ascii="Calibri" w:hAnsi="Calibri" w:cs="Calibri"/>
              <w:sz w:val="22"/>
              <w:szCs w:val="22"/>
            </w:rPr>
          </w:rPrChange>
        </w:rPr>
      </w:pPr>
      <w:ins w:id="3911" w:author="Brian Leong (Inspur Worldwide Services Ltd)" w:date="2016-11-21T11:31:00Z">
        <w:r w:rsidRPr="002174A0">
          <w:rPr>
            <w:rFonts w:ascii="Lucida Console" w:hAnsi="Lucida Console" w:cs="Calibri"/>
            <w:sz w:val="12"/>
            <w:szCs w:val="12"/>
            <w:rPrChange w:id="3912" w:author="Omar Cardona" w:date="2016-11-21T23:50:00Z">
              <w:rPr>
                <w:rFonts w:ascii="Calibri" w:hAnsi="Calibri" w:cs="Calibri"/>
                <w:sz w:val="22"/>
                <w:szCs w:val="22"/>
              </w:rPr>
            </w:rPrChange>
          </w:rPr>
          <w:t> </w:t>
        </w:r>
      </w:ins>
    </w:p>
    <w:p w14:paraId="12E44076" w14:textId="77777777" w:rsidR="005725D4" w:rsidRPr="002174A0" w:rsidRDefault="005725D4" w:rsidP="005725D4">
      <w:pPr>
        <w:numPr>
          <w:ilvl w:val="0"/>
          <w:numId w:val="22"/>
        </w:numPr>
        <w:spacing w:after="0" w:line="240" w:lineRule="auto"/>
        <w:ind w:left="540"/>
        <w:textAlignment w:val="center"/>
        <w:rPr>
          <w:ins w:id="3913" w:author="Brian Leong (Inspur Worldwide Services Ltd)" w:date="2016-11-21T11:31:00Z"/>
          <w:rFonts w:ascii="Lucida Console" w:hAnsi="Lucida Console" w:cs="Calibri"/>
          <w:sz w:val="12"/>
          <w:szCs w:val="12"/>
          <w:rPrChange w:id="3914" w:author="Omar Cardona" w:date="2016-11-21T23:50:00Z">
            <w:rPr>
              <w:ins w:id="3915" w:author="Brian Leong (Inspur Worldwide Services Ltd)" w:date="2016-11-21T11:31:00Z"/>
              <w:rFonts w:ascii="Calibri" w:hAnsi="Calibri" w:cs="Calibri"/>
            </w:rPr>
          </w:rPrChange>
        </w:rPr>
      </w:pPr>
      <w:ins w:id="3916" w:author="Brian Leong (Inspur Worldwide Services Ltd)" w:date="2016-11-21T11:31:00Z">
        <w:r w:rsidRPr="002174A0">
          <w:rPr>
            <w:rFonts w:ascii="Lucida Console" w:hAnsi="Lucida Console"/>
            <w:sz w:val="12"/>
            <w:szCs w:val="12"/>
            <w:rPrChange w:id="3917" w:author="Omar Cardona" w:date="2016-11-21T23:50:00Z">
              <w:rPr/>
            </w:rPrChange>
          </w:rPr>
          <w:t>Enable guest RDMA inside the VM by doing Enable-</w:t>
        </w:r>
        <w:proofErr w:type="spellStart"/>
        <w:r w:rsidRPr="002174A0">
          <w:rPr>
            <w:rFonts w:ascii="Lucida Console" w:hAnsi="Lucida Console"/>
            <w:sz w:val="12"/>
            <w:szCs w:val="12"/>
            <w:rPrChange w:id="3918" w:author="Omar Cardona" w:date="2016-11-21T23:50:00Z">
              <w:rPr/>
            </w:rPrChange>
          </w:rPr>
          <w:t>NetAdapterRdma</w:t>
        </w:r>
        <w:proofErr w:type="spellEnd"/>
        <w:r w:rsidRPr="002174A0">
          <w:rPr>
            <w:rFonts w:ascii="Lucida Console" w:hAnsi="Lucida Console"/>
            <w:sz w:val="12"/>
            <w:szCs w:val="12"/>
            <w:rPrChange w:id="3919" w:author="Omar Cardona" w:date="2016-11-21T23:50:00Z">
              <w:rPr/>
            </w:rPrChange>
          </w:rPr>
          <w:t xml:space="preserve"> on the “Hyper-V Network Adapter”</w:t>
        </w:r>
      </w:ins>
    </w:p>
    <w:p w14:paraId="59899EAC" w14:textId="77777777" w:rsidR="005725D4" w:rsidRPr="002174A0" w:rsidRDefault="005725D4" w:rsidP="005725D4">
      <w:pPr>
        <w:pStyle w:val="NormalWeb"/>
        <w:spacing w:before="0" w:beforeAutospacing="0" w:after="0" w:afterAutospacing="0"/>
        <w:ind w:left="540"/>
        <w:rPr>
          <w:ins w:id="3920" w:author="Brian Leong (Inspur Worldwide Services Ltd)" w:date="2016-11-21T11:31:00Z"/>
          <w:rFonts w:ascii="Lucida Console" w:hAnsi="Lucida Console" w:cs="Calibri"/>
          <w:sz w:val="12"/>
          <w:szCs w:val="12"/>
          <w:rPrChange w:id="3921" w:author="Omar Cardona" w:date="2016-11-21T23:50:00Z">
            <w:rPr>
              <w:ins w:id="3922" w:author="Brian Leong (Inspur Worldwide Services Ltd)" w:date="2016-11-21T11:31:00Z"/>
              <w:rFonts w:ascii="Calibri" w:hAnsi="Calibri" w:cs="Calibri"/>
              <w:sz w:val="22"/>
              <w:szCs w:val="22"/>
            </w:rPr>
          </w:rPrChange>
        </w:rPr>
      </w:pPr>
      <w:ins w:id="3923" w:author="Brian Leong (Inspur Worldwide Services Ltd)" w:date="2016-11-21T11:31:00Z">
        <w:r w:rsidRPr="002174A0">
          <w:rPr>
            <w:rFonts w:ascii="Lucida Console" w:hAnsi="Lucida Console" w:cs="Calibri"/>
            <w:sz w:val="12"/>
            <w:szCs w:val="12"/>
            <w:rPrChange w:id="3924" w:author="Omar Cardona" w:date="2016-11-21T23:50:00Z">
              <w:rPr>
                <w:rFonts w:ascii="Calibri" w:hAnsi="Calibri" w:cs="Calibri"/>
                <w:sz w:val="22"/>
                <w:szCs w:val="22"/>
              </w:rPr>
            </w:rPrChange>
          </w:rPr>
          <w:t>Check RDMA capabilities of the “Hyper-V Network Adapter” by doing “Get-</w:t>
        </w:r>
        <w:proofErr w:type="spellStart"/>
        <w:r w:rsidRPr="002174A0">
          <w:rPr>
            <w:rFonts w:ascii="Lucida Console" w:hAnsi="Lucida Console" w:cs="Calibri"/>
            <w:sz w:val="12"/>
            <w:szCs w:val="12"/>
            <w:rPrChange w:id="3925" w:author="Omar Cardona" w:date="2016-11-21T23:50:00Z">
              <w:rPr>
                <w:rFonts w:ascii="Calibri" w:hAnsi="Calibri" w:cs="Calibri"/>
                <w:sz w:val="22"/>
                <w:szCs w:val="22"/>
              </w:rPr>
            </w:rPrChange>
          </w:rPr>
          <w:t>NetAdapterRdma</w:t>
        </w:r>
        <w:proofErr w:type="spellEnd"/>
        <w:r w:rsidRPr="002174A0">
          <w:rPr>
            <w:rFonts w:ascii="Lucida Console" w:hAnsi="Lucida Console" w:cs="Calibri"/>
            <w:sz w:val="12"/>
            <w:szCs w:val="12"/>
            <w:rPrChange w:id="3926" w:author="Omar Cardona" w:date="2016-11-21T23:50:00Z">
              <w:rPr>
                <w:rFonts w:ascii="Calibri" w:hAnsi="Calibri" w:cs="Calibri"/>
                <w:sz w:val="22"/>
                <w:szCs w:val="22"/>
              </w:rPr>
            </w:rPrChange>
          </w:rPr>
          <w:t xml:space="preserve"> | </w:t>
        </w:r>
        <w:proofErr w:type="spellStart"/>
        <w:r w:rsidRPr="002174A0">
          <w:rPr>
            <w:rFonts w:ascii="Lucida Console" w:hAnsi="Lucida Console" w:cs="Calibri"/>
            <w:sz w:val="12"/>
            <w:szCs w:val="12"/>
            <w:rPrChange w:id="3927" w:author="Omar Cardona" w:date="2016-11-21T23:50:00Z">
              <w:rPr>
                <w:rFonts w:ascii="Calibri" w:hAnsi="Calibri" w:cs="Calibri"/>
                <w:sz w:val="22"/>
                <w:szCs w:val="22"/>
              </w:rPr>
            </w:rPrChange>
          </w:rPr>
          <w:t>fl</w:t>
        </w:r>
        <w:proofErr w:type="spellEnd"/>
        <w:r w:rsidRPr="002174A0">
          <w:rPr>
            <w:rFonts w:ascii="Lucida Console" w:hAnsi="Lucida Console" w:cs="Calibri"/>
            <w:sz w:val="12"/>
            <w:szCs w:val="12"/>
            <w:rPrChange w:id="3928" w:author="Omar Cardona" w:date="2016-11-21T23:50:00Z">
              <w:rPr>
                <w:rFonts w:ascii="Calibri" w:hAnsi="Calibri" w:cs="Calibri"/>
                <w:sz w:val="22"/>
                <w:szCs w:val="22"/>
              </w:rPr>
            </w:rPrChange>
          </w:rPr>
          <w:t xml:space="preserve"> *”. They should be non-zero.</w:t>
        </w:r>
      </w:ins>
    </w:p>
    <w:p w14:paraId="0F9901FB" w14:textId="3B08ACBB" w:rsidR="005725D4" w:rsidRPr="002174A0" w:rsidRDefault="005725D4" w:rsidP="005725D4">
      <w:pPr>
        <w:pStyle w:val="NormalWeb"/>
        <w:spacing w:before="0" w:beforeAutospacing="0" w:after="0" w:afterAutospacing="0"/>
        <w:ind w:left="540"/>
        <w:rPr>
          <w:ins w:id="3929" w:author="Brian Leong (Inspur Worldwide Services Ltd)" w:date="2016-11-21T11:31:00Z"/>
          <w:rFonts w:ascii="Lucida Console" w:hAnsi="Lucida Console" w:cs="Calibri"/>
          <w:sz w:val="12"/>
          <w:szCs w:val="12"/>
          <w:rPrChange w:id="3930" w:author="Omar Cardona" w:date="2016-11-21T23:50:00Z">
            <w:rPr>
              <w:ins w:id="3931" w:author="Brian Leong (Inspur Worldwide Services Ltd)" w:date="2016-11-21T11:31:00Z"/>
              <w:rFonts w:ascii="Calibri" w:hAnsi="Calibri" w:cs="Calibri"/>
              <w:sz w:val="22"/>
              <w:szCs w:val="22"/>
            </w:rPr>
          </w:rPrChange>
        </w:rPr>
      </w:pPr>
      <w:ins w:id="3932" w:author="Brian Leong (Inspur Worldwide Services Ltd)" w:date="2016-11-21T11:31:00Z">
        <w:r w:rsidRPr="002174A0">
          <w:rPr>
            <w:rFonts w:ascii="Lucida Console" w:hAnsi="Lucida Console" w:cs="Calibri"/>
            <w:noProof/>
            <w:sz w:val="12"/>
            <w:szCs w:val="12"/>
            <w:rPrChange w:id="3933" w:author="Omar Cardona" w:date="2016-11-21T23:50:00Z">
              <w:rPr>
                <w:rFonts w:ascii="Calibri" w:hAnsi="Calibri" w:cs="Calibri"/>
                <w:noProof/>
                <w:sz w:val="22"/>
                <w:szCs w:val="22"/>
              </w:rPr>
            </w:rPrChange>
          </w:rPr>
          <w:lastRenderedPageBreak/>
          <w:drawing>
            <wp:inline distT="0" distB="0" distL="0" distR="0" wp14:anchorId="7126E01A" wp14:editId="7B9E2669">
              <wp:extent cx="4462272" cy="2487168"/>
              <wp:effectExtent l="0" t="0" r="0" b="8890"/>
              <wp:docPr id="20" name="Picture 20" descr="Machine generated alternative text:&#10;PS Enable-NetAdapterRdma Ethernet &#10;PS Get-NetAdapterRdma f I &#10;. Ethernet &#10;as &#10;Interfacul i as &#10;. Ethernet &#10;ifDesc &#10;. Microsoft Hyper-V Network Adapter &#10;apt ion &#10;. MSFT_NetAdapterRdmaSettingOata 'Mi crosoft Hyper-V Network Adapter ' &#10;Description &#10;. Microsoft Hyper-V Network Adapter &#10;El ementName &#10;. Microsoft Hyper-V Network Adapter &#10;. {IA328680-4C20-452F-9DAO-8520AOOF365C} &#10;InstanceID &#10;InterfaceDes cri pts on &#10;. Microsoft Hyper-V Network Adapter &#10;. Ethernet &#10;Name &#10;Source &#10;Syst emName &#10;: WIN-7LPCLME79SQ &#10;Enabled &#10;. True &#10;axCompI et i onQu eu eCou nt &#10;65408 &#10;axlnboundReadL imit &#10;: 16776128 &#10;axMenoryRegionCount &#10;. 524032 &#10;ax&quot; emoryn'i n donCou nt &#10;axOutboundReadLimit &#10;: 134209024 &#10;axPr ot ect i on Domai nCount &#10;32764 &#10;axQu eu epai rCount &#10;: 1048508 &#10;axSharedReceiveQueueCount • &#10;. 65472 &#10;RdmaAdapter I n fo &#10;RdmaN i s s i ngCounter Info &#10;PSComput er Name &#10;inCIass &#10;ROOT/ St andardC i mv2 : MSFT_NetAdapt er RdmaSett i ngDat a &#10;imlnstanceproperties &#10;{Caption, Description, ElementName, InstanceID.. &#10;imSyst es &#10;. Microsoft. Managenent. Infrastructure. CimSystenPropert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PS Enable-NetAdapterRdma Ethernet &#10;PS Get-NetAdapterRdma f I &#10;. Ethernet &#10;as &#10;Interfacul i as &#10;. Ethernet &#10;ifDesc &#10;. Microsoft Hyper-V Network Adapter &#10;apt ion &#10;. MSFT_NetAdapterRdmaSettingOata 'Mi crosoft Hyper-V Network Adapter ' &#10;Description &#10;. Microsoft Hyper-V Network Adapter &#10;El ementName &#10;. Microsoft Hyper-V Network Adapter &#10;. {IA328680-4C20-452F-9DAO-8520AOOF365C} &#10;InstanceID &#10;InterfaceDes cri pts on &#10;. Microsoft Hyper-V Network Adapter &#10;. Ethernet &#10;Name &#10;Source &#10;Syst emName &#10;: WIN-7LPCLME79SQ &#10;Enabled &#10;. True &#10;axCompI et i onQu eu eCou nt &#10;65408 &#10;axlnboundReadL imit &#10;: 16776128 &#10;axMenoryRegionCount &#10;. 524032 &#10;ax&quot; emoryn'i n donCou nt &#10;axOutboundReadLimit &#10;: 134209024 &#10;axPr ot ect i on Domai nCount &#10;32764 &#10;axQu eu epai rCount &#10;: 1048508 &#10;axSharedReceiveQueueCount • &#10;. 65472 &#10;RdmaAdapter I n fo &#10;RdmaN i s s i ngCounter Info &#10;PSComput er Name &#10;inCIass &#10;ROOT/ St andardC i mv2 : MSFT_NetAdapt er RdmaSett i ngDat a &#10;imlnstanceproperties &#10;{Caption, Description, ElementName, InstanceID.. &#10;imSyst es &#10;. Microsoft. Managenent. Infrastructure. CimSystenProperties "/>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4462272" cy="2487168"/>
                      </a:xfrm>
                      <a:prstGeom prst="rect">
                        <a:avLst/>
                      </a:prstGeom>
                      <a:noFill/>
                      <a:ln>
                        <a:noFill/>
                      </a:ln>
                    </pic:spPr>
                  </pic:pic>
                </a:graphicData>
              </a:graphic>
            </wp:inline>
          </w:drawing>
        </w:r>
      </w:ins>
    </w:p>
    <w:p w14:paraId="7BEDB752" w14:textId="77777777" w:rsidR="005725D4" w:rsidRPr="002174A0" w:rsidRDefault="005725D4" w:rsidP="005725D4">
      <w:pPr>
        <w:pStyle w:val="NormalWeb"/>
        <w:spacing w:before="0" w:beforeAutospacing="0" w:after="0" w:afterAutospacing="0"/>
        <w:ind w:left="540"/>
        <w:rPr>
          <w:ins w:id="3934" w:author="Brian Leong (Inspur Worldwide Services Ltd)" w:date="2016-11-21T11:31:00Z"/>
          <w:rFonts w:ascii="Lucida Console" w:hAnsi="Lucida Console" w:cs="Calibri"/>
          <w:sz w:val="12"/>
          <w:szCs w:val="12"/>
          <w:rPrChange w:id="3935" w:author="Omar Cardona" w:date="2016-11-21T23:50:00Z">
            <w:rPr>
              <w:ins w:id="3936" w:author="Brian Leong (Inspur Worldwide Services Ltd)" w:date="2016-11-21T11:31:00Z"/>
              <w:rFonts w:ascii="Calibri" w:hAnsi="Calibri" w:cs="Calibri"/>
              <w:sz w:val="22"/>
              <w:szCs w:val="22"/>
            </w:rPr>
          </w:rPrChange>
        </w:rPr>
      </w:pPr>
      <w:ins w:id="3937" w:author="Brian Leong (Inspur Worldwide Services Ltd)" w:date="2016-11-21T11:31:00Z">
        <w:r w:rsidRPr="002174A0">
          <w:rPr>
            <w:rFonts w:ascii="Lucida Console" w:hAnsi="Lucida Console" w:cs="Calibri"/>
            <w:sz w:val="12"/>
            <w:szCs w:val="12"/>
            <w:rPrChange w:id="3938" w:author="Omar Cardona" w:date="2016-11-21T23:50:00Z">
              <w:rPr>
                <w:rFonts w:ascii="Calibri" w:hAnsi="Calibri" w:cs="Calibri"/>
                <w:sz w:val="22"/>
                <w:szCs w:val="22"/>
              </w:rPr>
            </w:rPrChange>
          </w:rPr>
          <w:t> </w:t>
        </w:r>
      </w:ins>
    </w:p>
    <w:p w14:paraId="699ECD62" w14:textId="77777777" w:rsidR="005725D4" w:rsidRPr="002174A0" w:rsidRDefault="005725D4" w:rsidP="005725D4">
      <w:pPr>
        <w:pStyle w:val="NormalWeb"/>
        <w:spacing w:before="0" w:beforeAutospacing="0" w:after="0" w:afterAutospacing="0"/>
        <w:ind w:left="540"/>
        <w:rPr>
          <w:ins w:id="3939" w:author="Brian Leong (Inspur Worldwide Services Ltd)" w:date="2016-11-21T11:31:00Z"/>
          <w:rFonts w:ascii="Lucida Console" w:hAnsi="Lucida Console" w:cs="Calibri"/>
          <w:sz w:val="12"/>
          <w:szCs w:val="12"/>
          <w:rPrChange w:id="3940" w:author="Omar Cardona" w:date="2016-11-21T23:50:00Z">
            <w:rPr>
              <w:ins w:id="3941" w:author="Brian Leong (Inspur Worldwide Services Ltd)" w:date="2016-11-21T11:31:00Z"/>
              <w:rFonts w:ascii="Calibri" w:hAnsi="Calibri" w:cs="Calibri"/>
              <w:sz w:val="22"/>
              <w:szCs w:val="22"/>
            </w:rPr>
          </w:rPrChange>
        </w:rPr>
      </w:pPr>
      <w:ins w:id="3942" w:author="Brian Leong (Inspur Worldwide Services Ltd)" w:date="2016-11-21T11:31:00Z">
        <w:r w:rsidRPr="002174A0">
          <w:rPr>
            <w:rFonts w:ascii="Lucida Console" w:hAnsi="Lucida Console" w:cs="Calibri"/>
            <w:sz w:val="12"/>
            <w:szCs w:val="12"/>
            <w:rPrChange w:id="3943" w:author="Omar Cardona" w:date="2016-11-21T23:50:00Z">
              <w:rPr>
                <w:rFonts w:ascii="Calibri" w:hAnsi="Calibri" w:cs="Calibri"/>
                <w:sz w:val="22"/>
                <w:szCs w:val="22"/>
              </w:rPr>
            </w:rPrChange>
          </w:rPr>
          <w:t> </w:t>
        </w:r>
      </w:ins>
    </w:p>
    <w:p w14:paraId="0C3A078A" w14:textId="77777777" w:rsidR="005725D4" w:rsidRPr="002174A0" w:rsidRDefault="005725D4" w:rsidP="005725D4">
      <w:pPr>
        <w:numPr>
          <w:ilvl w:val="0"/>
          <w:numId w:val="23"/>
        </w:numPr>
        <w:spacing w:after="0" w:line="240" w:lineRule="auto"/>
        <w:ind w:left="540"/>
        <w:textAlignment w:val="center"/>
        <w:rPr>
          <w:ins w:id="3944" w:author="Brian Leong (Inspur Worldwide Services Ltd)" w:date="2016-11-21T11:31:00Z"/>
          <w:rFonts w:ascii="Lucida Console" w:hAnsi="Lucida Console" w:cs="Calibri"/>
          <w:sz w:val="12"/>
          <w:szCs w:val="12"/>
          <w:rPrChange w:id="3945" w:author="Omar Cardona" w:date="2016-11-21T23:50:00Z">
            <w:rPr>
              <w:ins w:id="3946" w:author="Brian Leong (Inspur Worldwide Services Ltd)" w:date="2016-11-21T11:31:00Z"/>
              <w:rFonts w:ascii="Calibri" w:hAnsi="Calibri" w:cs="Calibri"/>
            </w:rPr>
          </w:rPrChange>
        </w:rPr>
      </w:pPr>
      <w:ins w:id="3947" w:author="Brian Leong (Inspur Worldwide Services Ltd)" w:date="2016-11-21T11:31:00Z">
        <w:r w:rsidRPr="002174A0">
          <w:rPr>
            <w:rFonts w:ascii="Lucida Console" w:hAnsi="Lucida Console"/>
            <w:sz w:val="12"/>
            <w:szCs w:val="12"/>
            <w:rPrChange w:id="3948" w:author="Omar Cardona" w:date="2016-11-21T23:50:00Z">
              <w:rPr/>
            </w:rPrChange>
          </w:rPr>
          <w:t>Get-</w:t>
        </w:r>
        <w:proofErr w:type="spellStart"/>
        <w:r w:rsidRPr="002174A0">
          <w:rPr>
            <w:rFonts w:ascii="Lucida Console" w:hAnsi="Lucida Console"/>
            <w:sz w:val="12"/>
            <w:szCs w:val="12"/>
            <w:rPrChange w:id="3949" w:author="Omar Cardona" w:date="2016-11-21T23:50:00Z">
              <w:rPr/>
            </w:rPrChange>
          </w:rPr>
          <w:t>SmbClientNetworkInterface</w:t>
        </w:r>
        <w:proofErr w:type="spellEnd"/>
        <w:r w:rsidRPr="002174A0">
          <w:rPr>
            <w:rFonts w:ascii="Lucida Console" w:hAnsi="Lucida Console"/>
            <w:sz w:val="12"/>
            <w:szCs w:val="12"/>
            <w:rPrChange w:id="3950" w:author="Omar Cardona" w:date="2016-11-21T23:50:00Z">
              <w:rPr/>
            </w:rPrChange>
          </w:rPr>
          <w:t xml:space="preserve"> should now show Hyper-V Network adapter as RDMA capable.</w:t>
        </w:r>
      </w:ins>
    </w:p>
    <w:p w14:paraId="293FF1EE" w14:textId="37B73AA1" w:rsidR="005725D4" w:rsidRPr="002174A0" w:rsidRDefault="005725D4" w:rsidP="005725D4">
      <w:pPr>
        <w:pStyle w:val="NormalWeb"/>
        <w:spacing w:before="0" w:beforeAutospacing="0" w:after="0" w:afterAutospacing="0"/>
        <w:ind w:left="540"/>
        <w:rPr>
          <w:ins w:id="3951" w:author="Brian Leong (Inspur Worldwide Services Ltd)" w:date="2016-11-21T11:31:00Z"/>
          <w:rFonts w:ascii="Lucida Console" w:hAnsi="Lucida Console" w:cs="Calibri"/>
          <w:sz w:val="12"/>
          <w:szCs w:val="12"/>
          <w:rPrChange w:id="3952" w:author="Omar Cardona" w:date="2016-11-21T23:50:00Z">
            <w:rPr>
              <w:ins w:id="3953" w:author="Brian Leong (Inspur Worldwide Services Ltd)" w:date="2016-11-21T11:31:00Z"/>
              <w:rFonts w:ascii="Calibri" w:hAnsi="Calibri" w:cs="Calibri"/>
              <w:sz w:val="22"/>
              <w:szCs w:val="22"/>
            </w:rPr>
          </w:rPrChange>
        </w:rPr>
      </w:pPr>
      <w:ins w:id="3954" w:author="Brian Leong (Inspur Worldwide Services Ltd)" w:date="2016-11-21T11:31:00Z">
        <w:r w:rsidRPr="002174A0">
          <w:rPr>
            <w:rFonts w:ascii="Lucida Console" w:hAnsi="Lucida Console" w:cs="Calibri"/>
            <w:noProof/>
            <w:sz w:val="12"/>
            <w:szCs w:val="12"/>
            <w:rPrChange w:id="3955" w:author="Omar Cardona" w:date="2016-11-21T23:50:00Z">
              <w:rPr>
                <w:rFonts w:ascii="Calibri" w:hAnsi="Calibri" w:cs="Calibri"/>
                <w:noProof/>
                <w:sz w:val="22"/>
                <w:szCs w:val="22"/>
              </w:rPr>
            </w:rPrChange>
          </w:rPr>
          <w:drawing>
            <wp:inline distT="0" distB="0" distL="0" distR="0" wp14:anchorId="7B7045D5" wp14:editId="7DF53D21">
              <wp:extent cx="5916168" cy="1216152"/>
              <wp:effectExtent l="0" t="0" r="8890" b="3175"/>
              <wp:docPr id="19" name="Picture 19" descr="Machine generated alternative text:&#10;Users &#10;m strator &#10;Name &#10;2 Up &#10;Des op sq Get-Net &#10;InterfaceDescri ption &#10;Mel lanox ConnectX-3 Virtual &#10;apter &#10;iflndex &#10;Ethernet 2 &#10;Eth et &#10;Function... &#10;Mi crosoft Hyper-V Network Adapter &#10;Stat us &#10;Up &#10;M acAddr ess &#10;00-15-50-32-67-00 &#10;00-15-50-32-67-00 &#10;Li n kSpeed &#10;40 Gbps &#10;80 Gbps &#10;PS Get-Sn«IientNetworkInterface &#10;Interface Index RSS Capable RWA Capable Speed &#10;IpAddr ess es &#10;{fe80: : cf47, &#10;Fri endly &#10;169. 254. 207. 71} Ethernet &#10;Name &#10;True &#10;True &#10;80 Gb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Users &#10;m strator &#10;Name &#10;2 Up &#10;Des op sq Get-Net &#10;InterfaceDescri ption &#10;Mel lanox ConnectX-3 Virtual &#10;apter &#10;iflndex &#10;Ethernet 2 &#10;Eth et &#10;Function... &#10;Mi crosoft Hyper-V Network Adapter &#10;Stat us &#10;Up &#10;M acAddr ess &#10;00-15-50-32-67-00 &#10;00-15-50-32-67-00 &#10;Li n kSpeed &#10;40 Gbps &#10;80 Gbps &#10;PS Get-Sn«IientNetworkInterface &#10;Interface Index RSS Capable RWA Capable Speed &#10;IpAddr ess es &#10;{fe80: : cf47, &#10;Fri endly &#10;169. 254. 207. 71} Ethernet &#10;Name &#10;True &#10;True &#10;80 Gbps "/>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916168" cy="1216152"/>
                      </a:xfrm>
                      <a:prstGeom prst="rect">
                        <a:avLst/>
                      </a:prstGeom>
                      <a:noFill/>
                      <a:ln>
                        <a:noFill/>
                      </a:ln>
                    </pic:spPr>
                  </pic:pic>
                </a:graphicData>
              </a:graphic>
            </wp:inline>
          </w:drawing>
        </w:r>
      </w:ins>
    </w:p>
    <w:p w14:paraId="1531052A" w14:textId="77777777" w:rsidR="005725D4" w:rsidRPr="002174A0" w:rsidRDefault="005725D4" w:rsidP="005725D4">
      <w:pPr>
        <w:pStyle w:val="NormalWeb"/>
        <w:spacing w:before="0" w:beforeAutospacing="0" w:after="0" w:afterAutospacing="0"/>
        <w:ind w:left="540"/>
        <w:rPr>
          <w:ins w:id="3956" w:author="Brian Leong (Inspur Worldwide Services Ltd)" w:date="2016-11-21T11:31:00Z"/>
          <w:rFonts w:ascii="Lucida Console" w:hAnsi="Lucida Console" w:cs="Calibri"/>
          <w:sz w:val="12"/>
          <w:szCs w:val="12"/>
          <w:rPrChange w:id="3957" w:author="Omar Cardona" w:date="2016-11-21T23:50:00Z">
            <w:rPr>
              <w:ins w:id="3958" w:author="Brian Leong (Inspur Worldwide Services Ltd)" w:date="2016-11-21T11:31:00Z"/>
              <w:rFonts w:ascii="Calibri" w:hAnsi="Calibri" w:cs="Calibri"/>
              <w:sz w:val="22"/>
              <w:szCs w:val="22"/>
            </w:rPr>
          </w:rPrChange>
        </w:rPr>
      </w:pPr>
      <w:ins w:id="3959" w:author="Brian Leong (Inspur Worldwide Services Ltd)" w:date="2016-11-21T11:31:00Z">
        <w:r w:rsidRPr="002174A0">
          <w:rPr>
            <w:rFonts w:ascii="Lucida Console" w:hAnsi="Lucida Console" w:cs="Calibri"/>
            <w:sz w:val="12"/>
            <w:szCs w:val="12"/>
            <w:rPrChange w:id="3960" w:author="Omar Cardona" w:date="2016-11-21T23:50:00Z">
              <w:rPr>
                <w:rFonts w:ascii="Calibri" w:hAnsi="Calibri" w:cs="Calibri"/>
                <w:sz w:val="22"/>
                <w:szCs w:val="22"/>
              </w:rPr>
            </w:rPrChange>
          </w:rPr>
          <w:t> </w:t>
        </w:r>
      </w:ins>
    </w:p>
    <w:p w14:paraId="149FDD99" w14:textId="77777777" w:rsidR="005725D4" w:rsidRPr="002174A0" w:rsidRDefault="005725D4" w:rsidP="005725D4">
      <w:pPr>
        <w:pStyle w:val="NormalWeb"/>
        <w:spacing w:before="0" w:beforeAutospacing="0" w:after="0" w:afterAutospacing="0"/>
        <w:ind w:left="540"/>
        <w:rPr>
          <w:ins w:id="3961" w:author="Brian Leong (Inspur Worldwide Services Ltd)" w:date="2016-11-21T11:31:00Z"/>
          <w:rFonts w:ascii="Lucida Console" w:hAnsi="Lucida Console" w:cs="Calibri"/>
          <w:sz w:val="12"/>
          <w:szCs w:val="12"/>
          <w:rPrChange w:id="3962" w:author="Omar Cardona" w:date="2016-11-21T23:50:00Z">
            <w:rPr>
              <w:ins w:id="3963" w:author="Brian Leong (Inspur Worldwide Services Ltd)" w:date="2016-11-21T11:31:00Z"/>
              <w:rFonts w:ascii="Calibri" w:hAnsi="Calibri" w:cs="Calibri"/>
              <w:sz w:val="22"/>
              <w:szCs w:val="22"/>
            </w:rPr>
          </w:rPrChange>
        </w:rPr>
      </w:pPr>
      <w:ins w:id="3964" w:author="Brian Leong (Inspur Worldwide Services Ltd)" w:date="2016-11-21T11:31:00Z">
        <w:r w:rsidRPr="002174A0">
          <w:rPr>
            <w:rFonts w:ascii="Lucida Console" w:hAnsi="Lucida Console" w:cs="Calibri"/>
            <w:sz w:val="12"/>
            <w:szCs w:val="12"/>
            <w:rPrChange w:id="3965" w:author="Omar Cardona" w:date="2016-11-21T23:50:00Z">
              <w:rPr>
                <w:rFonts w:ascii="Calibri" w:hAnsi="Calibri" w:cs="Calibri"/>
                <w:sz w:val="22"/>
                <w:szCs w:val="22"/>
              </w:rPr>
            </w:rPrChange>
          </w:rPr>
          <w:t> </w:t>
        </w:r>
      </w:ins>
    </w:p>
    <w:p w14:paraId="5404F90B" w14:textId="77777777" w:rsidR="005725D4" w:rsidRPr="002174A0" w:rsidRDefault="005725D4" w:rsidP="005725D4">
      <w:pPr>
        <w:numPr>
          <w:ilvl w:val="0"/>
          <w:numId w:val="24"/>
        </w:numPr>
        <w:spacing w:after="0" w:line="240" w:lineRule="auto"/>
        <w:ind w:left="540"/>
        <w:textAlignment w:val="center"/>
        <w:rPr>
          <w:ins w:id="3966" w:author="Brian Leong (Inspur Worldwide Services Ltd)" w:date="2016-11-21T11:31:00Z"/>
          <w:rFonts w:ascii="Lucida Console" w:hAnsi="Lucida Console" w:cs="Calibri"/>
          <w:sz w:val="12"/>
          <w:szCs w:val="12"/>
          <w:rPrChange w:id="3967" w:author="Omar Cardona" w:date="2016-11-21T23:50:00Z">
            <w:rPr>
              <w:ins w:id="3968" w:author="Brian Leong (Inspur Worldwide Services Ltd)" w:date="2016-11-21T11:31:00Z"/>
              <w:rFonts w:ascii="Calibri" w:hAnsi="Calibri" w:cs="Calibri"/>
            </w:rPr>
          </w:rPrChange>
        </w:rPr>
      </w:pPr>
      <w:ins w:id="3969" w:author="Brian Leong (Inspur Worldwide Services Ltd)" w:date="2016-11-21T11:31:00Z">
        <w:r w:rsidRPr="002174A0">
          <w:rPr>
            <w:rFonts w:ascii="Lucida Console" w:hAnsi="Lucida Console"/>
            <w:sz w:val="12"/>
            <w:szCs w:val="12"/>
            <w:rPrChange w:id="3970" w:author="Omar Cardona" w:date="2016-11-21T23:50:00Z">
              <w:rPr/>
            </w:rPrChange>
          </w:rPr>
          <w:t>Traffic should now flow over RDMA over SRIOV path. Check Perfmon counters for "SMB Direct Connections" inside the VM.</w:t>
        </w:r>
      </w:ins>
    </w:p>
    <w:p w14:paraId="5DD2F941" w14:textId="548465B5" w:rsidR="005725D4" w:rsidRPr="002174A0" w:rsidRDefault="005725D4" w:rsidP="005725D4">
      <w:pPr>
        <w:pStyle w:val="NormalWeb"/>
        <w:spacing w:before="0" w:beforeAutospacing="0" w:after="0" w:afterAutospacing="0"/>
        <w:ind w:left="540"/>
        <w:rPr>
          <w:ins w:id="3971" w:author="Brian Leong (Inspur Worldwide Services Ltd)" w:date="2016-11-21T11:31:00Z"/>
          <w:rFonts w:ascii="Lucida Console" w:hAnsi="Lucida Console" w:cs="Calibri"/>
          <w:sz w:val="12"/>
          <w:szCs w:val="12"/>
          <w:rPrChange w:id="3972" w:author="Omar Cardona" w:date="2016-11-21T23:50:00Z">
            <w:rPr>
              <w:ins w:id="3973" w:author="Brian Leong (Inspur Worldwide Services Ltd)" w:date="2016-11-21T11:31:00Z"/>
              <w:rFonts w:ascii="Calibri" w:hAnsi="Calibri" w:cs="Calibri"/>
              <w:sz w:val="22"/>
              <w:szCs w:val="22"/>
            </w:rPr>
          </w:rPrChange>
        </w:rPr>
      </w:pPr>
      <w:ins w:id="3974" w:author="Brian Leong (Inspur Worldwide Services Ltd)" w:date="2016-11-21T11:31:00Z">
        <w:r w:rsidRPr="002174A0">
          <w:rPr>
            <w:rFonts w:ascii="Lucida Console" w:hAnsi="Lucida Console" w:cs="Calibri"/>
            <w:noProof/>
            <w:sz w:val="12"/>
            <w:szCs w:val="12"/>
            <w:rPrChange w:id="3975" w:author="Omar Cardona" w:date="2016-11-21T23:50:00Z">
              <w:rPr>
                <w:rFonts w:ascii="Calibri" w:hAnsi="Calibri" w:cs="Calibri"/>
                <w:noProof/>
                <w:sz w:val="22"/>
                <w:szCs w:val="22"/>
              </w:rPr>
            </w:rPrChange>
          </w:rPr>
          <w:drawing>
            <wp:inline distT="0" distB="0" distL="0" distR="0" wp14:anchorId="1D33F2B1" wp14:editId="7D17CA78">
              <wp:extent cx="2660904" cy="1764792"/>
              <wp:effectExtent l="0" t="0" r="6350" b="6985"/>
              <wp:docPr id="18" name="Picture 18" descr="Machine generated alternative text:&#10;SMB Direct Connection &#10;Bytes R DMA W ritten/sec &#10;Bytes Received/sec &#10;Bytes Sent/sec &#10;Memory Regions &#10;RCQ Notification Events/sec &#10;R DMA Registrations/sec &#10;Receives/sec &#10;Remote Invalidations/sec &#10;SCQ Notification Events/sec &#10;Sends/sec &#10;Stalls (ROMA Read)/sec &#10;Stalls (R DMA &#10;Stalls (Send Credit)/sec &#10;Stalls (Send Queue)/sec &#10;3279,710444 &#10;650681.572 &#10;50996.144 &#10;0095.037 &#10;0256.55-4 &#10;0255.563 &#10;0255.563 &#10;5,925.592 &#10;0256.55-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SMB Direct Connection &#10;Bytes R DMA W ritten/sec &#10;Bytes Received/sec &#10;Bytes Sent/sec &#10;Memory Regions &#10;RCQ Notification Events/sec &#10;R DMA Registrations/sec &#10;Receives/sec &#10;Remote Invalidations/sec &#10;SCQ Notification Events/sec &#10;Sends/sec &#10;Stalls (ROMA Read)/sec &#10;Stalls (R DMA &#10;Stalls (Send Credit)/sec &#10;Stalls (Send Queue)/sec &#10;3279,710444 &#10;650681.572 &#10;50996.144 &#10;0095.037 &#10;0256.55-4 &#10;0255.563 &#10;0255.563 &#10;5,925.592 &#10;0256.55-4 "/>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2660904" cy="1764792"/>
                      </a:xfrm>
                      <a:prstGeom prst="rect">
                        <a:avLst/>
                      </a:prstGeom>
                      <a:noFill/>
                      <a:ln>
                        <a:noFill/>
                      </a:ln>
                    </pic:spPr>
                  </pic:pic>
                </a:graphicData>
              </a:graphic>
            </wp:inline>
          </w:drawing>
        </w:r>
      </w:ins>
    </w:p>
    <w:p w14:paraId="01B11FCA" w14:textId="77777777" w:rsidR="005725D4" w:rsidRPr="002174A0" w:rsidRDefault="005725D4" w:rsidP="005725D4">
      <w:pPr>
        <w:pStyle w:val="NormalWeb"/>
        <w:spacing w:before="0" w:beforeAutospacing="0" w:after="0" w:afterAutospacing="0"/>
        <w:ind w:left="540"/>
        <w:rPr>
          <w:ins w:id="3976" w:author="Brian Leong (Inspur Worldwide Services Ltd)" w:date="2016-11-21T11:31:00Z"/>
          <w:rFonts w:ascii="Lucida Console" w:hAnsi="Lucida Console" w:cs="Calibri"/>
          <w:sz w:val="12"/>
          <w:szCs w:val="12"/>
          <w:rPrChange w:id="3977" w:author="Omar Cardona" w:date="2016-11-21T23:50:00Z">
            <w:rPr>
              <w:ins w:id="3978" w:author="Brian Leong (Inspur Worldwide Services Ltd)" w:date="2016-11-21T11:31:00Z"/>
              <w:rFonts w:ascii="Calibri" w:hAnsi="Calibri" w:cs="Calibri"/>
              <w:sz w:val="22"/>
              <w:szCs w:val="22"/>
            </w:rPr>
          </w:rPrChange>
        </w:rPr>
      </w:pPr>
      <w:ins w:id="3979" w:author="Brian Leong (Inspur Worldwide Services Ltd)" w:date="2016-11-21T11:31:00Z">
        <w:r w:rsidRPr="002174A0">
          <w:rPr>
            <w:rFonts w:ascii="Lucida Console" w:hAnsi="Lucida Console" w:cs="Calibri"/>
            <w:sz w:val="12"/>
            <w:szCs w:val="12"/>
            <w:rPrChange w:id="3980" w:author="Omar Cardona" w:date="2016-11-21T23:50:00Z">
              <w:rPr>
                <w:rFonts w:ascii="Calibri" w:hAnsi="Calibri" w:cs="Calibri"/>
                <w:sz w:val="22"/>
                <w:szCs w:val="22"/>
              </w:rPr>
            </w:rPrChange>
          </w:rPr>
          <w:t> </w:t>
        </w:r>
      </w:ins>
    </w:p>
    <w:p w14:paraId="031D2E73" w14:textId="77777777" w:rsidR="005725D4" w:rsidRPr="002174A0" w:rsidRDefault="005725D4" w:rsidP="005725D4">
      <w:pPr>
        <w:numPr>
          <w:ilvl w:val="0"/>
          <w:numId w:val="25"/>
        </w:numPr>
        <w:spacing w:after="0" w:line="240" w:lineRule="auto"/>
        <w:ind w:left="540"/>
        <w:textAlignment w:val="center"/>
        <w:rPr>
          <w:ins w:id="3981" w:author="Brian Leong (Inspur Worldwide Services Ltd)" w:date="2016-11-21T11:31:00Z"/>
          <w:rFonts w:ascii="Lucida Console" w:hAnsi="Lucida Console" w:cs="Calibri"/>
          <w:sz w:val="12"/>
          <w:szCs w:val="12"/>
          <w:rPrChange w:id="3982" w:author="Omar Cardona" w:date="2016-11-21T23:50:00Z">
            <w:rPr>
              <w:ins w:id="3983" w:author="Brian Leong (Inspur Worldwide Services Ltd)" w:date="2016-11-21T11:31:00Z"/>
              <w:rFonts w:ascii="Calibri" w:hAnsi="Calibri" w:cs="Calibri"/>
            </w:rPr>
          </w:rPrChange>
        </w:rPr>
      </w:pPr>
      <w:ins w:id="3984" w:author="Brian Leong (Inspur Worldwide Services Ltd)" w:date="2016-11-21T11:31:00Z">
        <w:r w:rsidRPr="002174A0">
          <w:rPr>
            <w:rFonts w:ascii="Lucida Console" w:hAnsi="Lucida Console"/>
            <w:sz w:val="12"/>
            <w:szCs w:val="12"/>
            <w:rPrChange w:id="3985" w:author="Omar Cardona" w:date="2016-11-21T23:50:00Z">
              <w:rPr/>
            </w:rPrChange>
          </w:rPr>
          <w:t xml:space="preserve">Guest RDMA can co-exist with host vNIC RDMA but there can be starvation issues because all NDK traffic coming from </w:t>
        </w:r>
        <w:proofErr w:type="spellStart"/>
        <w:r w:rsidRPr="002174A0">
          <w:rPr>
            <w:rFonts w:ascii="Lucida Console" w:hAnsi="Lucida Console"/>
            <w:sz w:val="12"/>
            <w:szCs w:val="12"/>
            <w:rPrChange w:id="3986" w:author="Omar Cardona" w:date="2016-11-21T23:50:00Z">
              <w:rPr/>
            </w:rPrChange>
          </w:rPr>
          <w:t>SMBDirect</w:t>
        </w:r>
        <w:proofErr w:type="spellEnd"/>
        <w:r w:rsidRPr="002174A0">
          <w:rPr>
            <w:rFonts w:ascii="Lucida Console" w:hAnsi="Lucida Console"/>
            <w:sz w:val="12"/>
            <w:szCs w:val="12"/>
            <w:rPrChange w:id="3987" w:author="Omar Cardona" w:date="2016-11-21T23:50:00Z">
              <w:rPr/>
            </w:rPrChange>
          </w:rPr>
          <w:t xml:space="preserve"> has ND port 445. So, RDMA traffic from both host vNIC and the VM will be mapped to only one priority and therefore only one traffic class. Following screenshot shows host vNIC RDMA and Guest RDMA on a SET vSwitch working with a remote native RDMA node:</w:t>
        </w:r>
      </w:ins>
    </w:p>
    <w:p w14:paraId="118BAFC0" w14:textId="77777777" w:rsidR="005725D4" w:rsidRPr="002174A0" w:rsidRDefault="005725D4" w:rsidP="005725D4">
      <w:pPr>
        <w:pStyle w:val="NormalWeb"/>
        <w:spacing w:before="0" w:beforeAutospacing="0" w:after="0" w:afterAutospacing="0"/>
        <w:ind w:left="540"/>
        <w:rPr>
          <w:ins w:id="3988" w:author="Brian Leong (Inspur Worldwide Services Ltd)" w:date="2016-11-21T11:31:00Z"/>
          <w:rFonts w:ascii="Lucida Console" w:hAnsi="Lucida Console" w:cs="Calibri"/>
          <w:sz w:val="12"/>
          <w:szCs w:val="12"/>
          <w:rPrChange w:id="3989" w:author="Omar Cardona" w:date="2016-11-21T23:50:00Z">
            <w:rPr>
              <w:ins w:id="3990" w:author="Brian Leong (Inspur Worldwide Services Ltd)" w:date="2016-11-21T11:31:00Z"/>
              <w:rFonts w:ascii="Calibri" w:hAnsi="Calibri" w:cs="Calibri"/>
              <w:sz w:val="22"/>
              <w:szCs w:val="22"/>
            </w:rPr>
          </w:rPrChange>
        </w:rPr>
      </w:pPr>
      <w:ins w:id="3991" w:author="Brian Leong (Inspur Worldwide Services Ltd)" w:date="2016-11-21T11:31:00Z">
        <w:r w:rsidRPr="002174A0">
          <w:rPr>
            <w:rFonts w:ascii="Lucida Console" w:hAnsi="Lucida Console" w:cs="Calibri"/>
            <w:sz w:val="12"/>
            <w:szCs w:val="12"/>
            <w:rPrChange w:id="3992" w:author="Omar Cardona" w:date="2016-11-21T23:50:00Z">
              <w:rPr>
                <w:rFonts w:ascii="Calibri" w:hAnsi="Calibri" w:cs="Calibri"/>
                <w:sz w:val="22"/>
                <w:szCs w:val="22"/>
              </w:rPr>
            </w:rPrChange>
          </w:rPr>
          <w:t> </w:t>
        </w:r>
      </w:ins>
    </w:p>
    <w:p w14:paraId="36E2052E" w14:textId="5C8BE2B9" w:rsidR="005725D4" w:rsidRPr="002174A0" w:rsidRDefault="005725D4" w:rsidP="005725D4">
      <w:pPr>
        <w:pStyle w:val="NormalWeb"/>
        <w:spacing w:before="0" w:beforeAutospacing="0" w:after="0" w:afterAutospacing="0"/>
        <w:ind w:left="540"/>
        <w:rPr>
          <w:ins w:id="3993" w:author="Brian Leong (Inspur Worldwide Services Ltd)" w:date="2016-11-21T11:31:00Z"/>
          <w:rFonts w:ascii="Lucida Console" w:hAnsi="Lucida Console" w:cs="Calibri"/>
          <w:sz w:val="12"/>
          <w:szCs w:val="12"/>
          <w:rPrChange w:id="3994" w:author="Omar Cardona" w:date="2016-11-21T23:50:00Z">
            <w:rPr>
              <w:ins w:id="3995" w:author="Brian Leong (Inspur Worldwide Services Ltd)" w:date="2016-11-21T11:31:00Z"/>
              <w:rFonts w:ascii="Calibri" w:hAnsi="Calibri" w:cs="Calibri"/>
              <w:sz w:val="22"/>
              <w:szCs w:val="22"/>
            </w:rPr>
          </w:rPrChange>
        </w:rPr>
      </w:pPr>
      <w:ins w:id="3996" w:author="Brian Leong (Inspur Worldwide Services Ltd)" w:date="2016-11-21T11:31:00Z">
        <w:r w:rsidRPr="002174A0">
          <w:rPr>
            <w:rFonts w:ascii="Lucida Console" w:hAnsi="Lucida Console" w:cs="Calibri"/>
            <w:noProof/>
            <w:sz w:val="12"/>
            <w:szCs w:val="12"/>
            <w:rPrChange w:id="3997" w:author="Omar Cardona" w:date="2016-11-21T23:50:00Z">
              <w:rPr>
                <w:rFonts w:ascii="Calibri" w:hAnsi="Calibri" w:cs="Calibri"/>
                <w:noProof/>
                <w:sz w:val="22"/>
                <w:szCs w:val="22"/>
              </w:rPr>
            </w:rPrChange>
          </w:rPr>
          <w:lastRenderedPageBreak/>
          <w:drawing>
            <wp:inline distT="0" distB="0" distL="0" distR="0" wp14:anchorId="6CF242F2" wp14:editId="36B4522B">
              <wp:extent cx="5330952" cy="4983480"/>
              <wp:effectExtent l="0" t="0" r="3175" b="7620"/>
              <wp:docPr id="17" name="Picture 17" descr="Machine generated alternative text:&#10;Help &#10;Processor Information &#10;% Processor Time &#10;S MB Direct Connection &#10;Bytes R DMA Read/sec &#10;Bytes R DMA W ritten/sec &#10;Bytes Received/sec &#10;Bytes Sent/sec &#10;Memory Regions &#10;RCQ Notification a•ents/sec &#10;RDMA &#10;Receives/sec &#10;Remote Invalidations/sec &#10;SCQ Notification Events/sec &#10;Se nds/sec &#10;Stalls (ROMA Read)/sec &#10;Stalls (RDMA RegÉtrati0'B)/sec &#10;Stalls (Send Credit)/sec &#10;Stalls (Send Queue)/sec &#10;Administrator: Windows PowerSheII &#10;PS C: Users A ml n Istrator&gt; Get-WSW1tc &#10;67-01 &#10;0:1 &#10;TEST-40G 2 &#10;TEST-40G 2 &#10;67-00 &#10;&quot;IMI on 27-3145HD81g - Virtual Machine Connection &#10;File Action Media View Help &#10;Performance Monitor &#10;File Action View Window Help &#10;0580 &#10;406,301.194 &#10;55180.767 &#10;3847.686 &#10;3915.663 &#10;3908.665 &#10;3908.665 &#10;4,227.556 &#10;3915.663 &#10;11B6 &#10;SwitchType NetAdapterInterfaceDescription &#10;6) &#10;Performance &#10;v Monitoring Tools &#10;Performance Monitor &#10;Data Collector Sets &#10;Reports &#10;\WlN-7LPCLME79SQ &#10;SMB Direct Connection &#10;Bytes R DMA Read/sec &#10;Bytes R DMA W ritten/sec &#10;Bytes Received/sec &#10;Bytes Sent/sec &#10;Memory Regions &#10;RCQ Notification Events/sec &#10;R DMA &#10;Receives/sec &#10;Remote Invalidations/sec &#10;SCQ Notification Events/sec &#10;Sends/sec &#10;Stalls (ROMA Read)/sec &#10;Stalls (R DMA Registrations)/sec &#10;Stalls (Send Credit)/sec &#10;Stalls (Send Queue)/sec &#10;470,477.751 &#10;680215045 &#10;4,443.381 &#10;4,472.753 &#10;4,523.396 &#10;4,522.383 &#10;4,945.755 &#10;4,473.766 &#10;Name &#10;MI nxSetSwitch Ext ernal Teamed-Interface &#10;PS Get-WSwitchTeam &#10;Name &#10;NetAdapt er Int erfaceDes cri pt ion &#10;Teami ngMode &#10;Load8aI anci ngAIgor i t hm &#10;MInxSetSwitch {Mel I anox ConnectX-3 Pro Ethernet Adapter &#10;PS Get-W &#10;Name State MenoryAssigned(M) Uptime &#10;Mel lanox ConnectX-3 Pro Ethernet Adapter} Switchlndependent Dynamic &#10;St at us &#10;Version &#10;WI Running 3 &#10;1024 &#10;PS Get-VMNetworkAdapter &#10;00:42:54. &#10;W Name Switch Name &#10;5760000 Operating normally 8.0 &#10;Name &#10;vNIC2 &#10;IsManagementOs &#10;True &#10;M -I nxSetSwi t ch &#10;M -I nxSetSwi t ch &#10;M acAddr es s &#10;001550326701 &#10;001550326700 &#10;VID &#10;101 &#10;101 &#10;Status IPAddresses &#10;{0k} &#10;{0k} &#10;{169. 254. 207. 71, &#10;Network Adapter False &#10;ers\Admi ni st r ator&gt; &#10;fe80. &#10;• cf47} &#10;Name &#10;TEST &#10;TEST &#10;Get- NetAdapterVPort &#10;M a cAddr ess &#10;00-15-50 &#10;00-15-50- &#10;Proc&quot; ask &#10;FID &#10;-40G-1 &#10;-40G-1 &#10;Stat e &#10;Act i vat ed &#10;Act i vat ed &#10;Act i vat ed &#10;Act i vat ed &#10;Unknown &#10;Adapt i ve &#10;Unknown &#10;Unknown &#10;QPairs &#10;1 &#10;1 &#10;1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Help &#10;Processor Information &#10;% Processor Time &#10;S MB Direct Connection &#10;Bytes R DMA Read/sec &#10;Bytes R DMA W ritten/sec &#10;Bytes Received/sec &#10;Bytes Sent/sec &#10;Memory Regions &#10;RCQ Notification a•ents/sec &#10;RDMA &#10;Receives/sec &#10;Remote Invalidations/sec &#10;SCQ Notification Events/sec &#10;Se nds/sec &#10;Stalls (ROMA Read)/sec &#10;Stalls (RDMA RegÉtrati0'B)/sec &#10;Stalls (Send Credit)/sec &#10;Stalls (Send Queue)/sec &#10;Administrator: Windows PowerSheII &#10;PS C: Users A ml n Istrator&gt; Get-WSW1tc &#10;67-01 &#10;0:1 &#10;TEST-40G 2 &#10;TEST-40G 2 &#10;67-00 &#10;&quot;IMI on 27-3145HD81g - Virtual Machine Connection &#10;File Action Media View Help &#10;Performance Monitor &#10;File Action View Window Help &#10;0580 &#10;406,301.194 &#10;55180.767 &#10;3847.686 &#10;3915.663 &#10;3908.665 &#10;3908.665 &#10;4,227.556 &#10;3915.663 &#10;11B6 &#10;SwitchType NetAdapterInterfaceDescription &#10;6) &#10;Performance &#10;v Monitoring Tools &#10;Performance Monitor &#10;Data Collector Sets &#10;Reports &#10;\WlN-7LPCLME79SQ &#10;SMB Direct Connection &#10;Bytes R DMA Read/sec &#10;Bytes R DMA W ritten/sec &#10;Bytes Received/sec &#10;Bytes Sent/sec &#10;Memory Regions &#10;RCQ Notification Events/sec &#10;R DMA &#10;Receives/sec &#10;Remote Invalidations/sec &#10;SCQ Notification Events/sec &#10;Sends/sec &#10;Stalls (ROMA Read)/sec &#10;Stalls (R DMA Registrations)/sec &#10;Stalls (Send Credit)/sec &#10;Stalls (Send Queue)/sec &#10;470,477.751 &#10;680215045 &#10;4,443.381 &#10;4,472.753 &#10;4,523.396 &#10;4,522.383 &#10;4,945.755 &#10;4,473.766 &#10;Name &#10;MI nxSetSwitch Ext ernal Teamed-Interface &#10;PS Get-WSwitchTeam &#10;Name &#10;NetAdapt er Int erfaceDes cri pt ion &#10;Teami ngMode &#10;Load8aI anci ngAIgor i t hm &#10;MInxSetSwitch {Mel I anox ConnectX-3 Pro Ethernet Adapter &#10;PS Get-W &#10;Name State MenoryAssigned(M) Uptime &#10;Mel lanox ConnectX-3 Pro Ethernet Adapter} Switchlndependent Dynamic &#10;St at us &#10;Version &#10;WI Running 3 &#10;1024 &#10;PS Get-VMNetworkAdapter &#10;00:42:54. &#10;W Name Switch Name &#10;5760000 Operating normally 8.0 &#10;Name &#10;vNIC2 &#10;IsManagementOs &#10;True &#10;M -I nxSetSwi t ch &#10;M -I nxSetSwi t ch &#10;M acAddr es s &#10;001550326701 &#10;001550326700 &#10;VID &#10;101 &#10;101 &#10;Status IPAddresses &#10;{0k} &#10;{0k} &#10;{169. 254. 207. 71, &#10;Network Adapter False &#10;ers\Admi ni st r ator&gt; &#10;fe80. &#10;• cf47} &#10;Name &#10;TEST &#10;TEST &#10;Get- NetAdapterVPort &#10;M a cAddr ess &#10;00-15-50 &#10;00-15-50- &#10;Proc&quot; ask &#10;FID &#10;-40G-1 &#10;-40G-1 &#10;Stat e &#10;Act i vat ed &#10;Act i vat ed &#10;Act i vat ed &#10;Act i vat ed &#10;Unknown &#10;Adapt i ve &#10;Unknown &#10;Unknown &#10;QPairs &#10;1 &#10;1 &#10;1 &#10;1 "/>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330952" cy="4983480"/>
                      </a:xfrm>
                      <a:prstGeom prst="rect">
                        <a:avLst/>
                      </a:prstGeom>
                      <a:noFill/>
                      <a:ln>
                        <a:noFill/>
                      </a:ln>
                    </pic:spPr>
                  </pic:pic>
                </a:graphicData>
              </a:graphic>
            </wp:inline>
          </w:drawing>
        </w:r>
      </w:ins>
    </w:p>
    <w:p w14:paraId="3A3712F7" w14:textId="77777777" w:rsidR="005725D4" w:rsidRPr="002174A0" w:rsidRDefault="005725D4">
      <w:pPr>
        <w:rPr>
          <w:rFonts w:ascii="Lucida Console" w:hAnsi="Lucida Console"/>
          <w:sz w:val="12"/>
          <w:szCs w:val="12"/>
        </w:rPr>
      </w:pPr>
    </w:p>
    <w:sectPr w:rsidR="005725D4" w:rsidRPr="002174A0" w:rsidSect="00294D4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29316B" w14:textId="77777777" w:rsidR="00E834A7" w:rsidRDefault="00E834A7" w:rsidP="00136338">
      <w:pPr>
        <w:spacing w:after="0" w:line="240" w:lineRule="auto"/>
      </w:pPr>
      <w:r>
        <w:separator/>
      </w:r>
    </w:p>
  </w:endnote>
  <w:endnote w:type="continuationSeparator" w:id="0">
    <w:p w14:paraId="723B3BDB" w14:textId="77777777" w:rsidR="00E834A7" w:rsidRDefault="00E834A7" w:rsidP="00136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3E7520" w14:textId="77777777" w:rsidR="00E834A7" w:rsidRDefault="00E834A7" w:rsidP="00136338">
      <w:pPr>
        <w:spacing w:after="0" w:line="240" w:lineRule="auto"/>
      </w:pPr>
      <w:r>
        <w:separator/>
      </w:r>
    </w:p>
  </w:footnote>
  <w:footnote w:type="continuationSeparator" w:id="0">
    <w:p w14:paraId="0AC19F53" w14:textId="77777777" w:rsidR="00E834A7" w:rsidRDefault="00E834A7" w:rsidP="00136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6E96"/>
    <w:multiLevelType w:val="multilevel"/>
    <w:tmpl w:val="8C004D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A15764E"/>
    <w:multiLevelType w:val="multilevel"/>
    <w:tmpl w:val="AA9A87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EC434DC"/>
    <w:multiLevelType w:val="multilevel"/>
    <w:tmpl w:val="55C617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9202D"/>
    <w:multiLevelType w:val="multilevel"/>
    <w:tmpl w:val="457274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DF20E93"/>
    <w:multiLevelType w:val="multilevel"/>
    <w:tmpl w:val="B4AC98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C5151F"/>
    <w:multiLevelType w:val="hybridMultilevel"/>
    <w:tmpl w:val="DD6AB872"/>
    <w:lvl w:ilvl="0" w:tplc="0409000F">
      <w:start w:val="1"/>
      <w:numFmt w:val="decimal"/>
      <w:lvlText w:val="%1."/>
      <w:lvlJc w:val="left"/>
      <w:pPr>
        <w:ind w:left="793" w:hanging="360"/>
      </w:p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6" w15:restartNumberingAfterBreak="0">
    <w:nsid w:val="24D52922"/>
    <w:multiLevelType w:val="hybridMultilevel"/>
    <w:tmpl w:val="7C58A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B5804"/>
    <w:multiLevelType w:val="multilevel"/>
    <w:tmpl w:val="CFF09F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C8509FC"/>
    <w:multiLevelType w:val="multilevel"/>
    <w:tmpl w:val="5BE0F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9C5457"/>
    <w:multiLevelType w:val="multilevel"/>
    <w:tmpl w:val="93BE68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F2C47E0"/>
    <w:multiLevelType w:val="multilevel"/>
    <w:tmpl w:val="459E1F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B91D09"/>
    <w:multiLevelType w:val="multilevel"/>
    <w:tmpl w:val="38B259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9ED5EB3"/>
    <w:multiLevelType w:val="multilevel"/>
    <w:tmpl w:val="740203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E182821"/>
    <w:multiLevelType w:val="multilevel"/>
    <w:tmpl w:val="54104E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28D3EF6"/>
    <w:multiLevelType w:val="multilevel"/>
    <w:tmpl w:val="686EC0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5097496"/>
    <w:multiLevelType w:val="hybridMultilevel"/>
    <w:tmpl w:val="C9FEC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E5E0B39"/>
    <w:multiLevelType w:val="multilevel"/>
    <w:tmpl w:val="8334F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7928CA"/>
    <w:multiLevelType w:val="multilevel"/>
    <w:tmpl w:val="22BC1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29111CE"/>
    <w:multiLevelType w:val="multilevel"/>
    <w:tmpl w:val="93CA48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A841E0"/>
    <w:multiLevelType w:val="hybridMultilevel"/>
    <w:tmpl w:val="DEC4C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C62918"/>
    <w:multiLevelType w:val="multilevel"/>
    <w:tmpl w:val="8D9647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72D527EB"/>
    <w:multiLevelType w:val="multilevel"/>
    <w:tmpl w:val="5F6412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45722E"/>
    <w:multiLevelType w:val="multilevel"/>
    <w:tmpl w:val="33186F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5"/>
  </w:num>
  <w:num w:numId="2">
    <w:abstractNumId w:val="6"/>
  </w:num>
  <w:num w:numId="3">
    <w:abstractNumId w:val="15"/>
  </w:num>
  <w:num w:numId="4">
    <w:abstractNumId w:val="19"/>
  </w:num>
  <w:num w:numId="5">
    <w:abstractNumId w:val="2"/>
    <w:lvlOverride w:ilvl="0"/>
    <w:lvlOverride w:ilvl="1">
      <w:startOverride w:val="1"/>
    </w:lvlOverride>
    <w:lvlOverride w:ilvl="2"/>
    <w:lvlOverride w:ilvl="3"/>
    <w:lvlOverride w:ilvl="4"/>
    <w:lvlOverride w:ilvl="5"/>
    <w:lvlOverride w:ilvl="6"/>
    <w:lvlOverride w:ilvl="7"/>
    <w:lvlOverride w:ilvl="8"/>
  </w:num>
  <w:num w:numId="6">
    <w:abstractNumId w:val="21"/>
    <w:lvlOverride w:ilvl="0"/>
    <w:lvlOverride w:ilvl="1">
      <w:startOverride w:val="1"/>
    </w:lvlOverride>
    <w:lvlOverride w:ilvl="2"/>
    <w:lvlOverride w:ilvl="3"/>
    <w:lvlOverride w:ilvl="4"/>
    <w:lvlOverride w:ilvl="5"/>
    <w:lvlOverride w:ilvl="6"/>
    <w:lvlOverride w:ilvl="7"/>
    <w:lvlOverride w:ilvl="8"/>
  </w:num>
  <w:num w:numId="7">
    <w:abstractNumId w:val="21"/>
    <w:lvlOverride w:ilvl="0"/>
    <w:lvlOverride w:ilvl="1">
      <w:startOverride w:val="2"/>
    </w:lvlOverride>
    <w:lvlOverride w:ilvl="2"/>
    <w:lvlOverride w:ilvl="3"/>
    <w:lvlOverride w:ilvl="4"/>
    <w:lvlOverride w:ilvl="5"/>
    <w:lvlOverride w:ilvl="6"/>
    <w:lvlOverride w:ilvl="7"/>
    <w:lvlOverride w:ilvl="8"/>
  </w:num>
  <w:num w:numId="8">
    <w:abstractNumId w:val="18"/>
    <w:lvlOverride w:ilvl="0"/>
    <w:lvlOverride w:ilvl="1">
      <w:startOverride w:val="1"/>
    </w:lvlOverride>
    <w:lvlOverride w:ilvl="2"/>
    <w:lvlOverride w:ilvl="3"/>
    <w:lvlOverride w:ilvl="4"/>
    <w:lvlOverride w:ilvl="5"/>
    <w:lvlOverride w:ilvl="6"/>
    <w:lvlOverride w:ilvl="7"/>
    <w:lvlOverride w:ilvl="8"/>
  </w:num>
  <w:num w:numId="9">
    <w:abstractNumId w:val="4"/>
    <w:lvlOverride w:ilvl="0"/>
    <w:lvlOverride w:ilvl="1">
      <w:startOverride w:val="1"/>
    </w:lvlOverride>
    <w:lvlOverride w:ilvl="2"/>
    <w:lvlOverride w:ilvl="3"/>
    <w:lvlOverride w:ilvl="4"/>
    <w:lvlOverride w:ilvl="5"/>
    <w:lvlOverride w:ilvl="6"/>
    <w:lvlOverride w:ilvl="7"/>
    <w:lvlOverride w:ilvl="8"/>
  </w:num>
  <w:num w:numId="10">
    <w:abstractNumId w:val="10"/>
    <w:lvlOverride w:ilvl="0"/>
    <w:lvlOverride w:ilvl="1">
      <w:startOverride w:val="1"/>
    </w:lvlOverride>
    <w:lvlOverride w:ilvl="2"/>
    <w:lvlOverride w:ilvl="3"/>
    <w:lvlOverride w:ilvl="4"/>
    <w:lvlOverride w:ilvl="5"/>
    <w:lvlOverride w:ilvl="6"/>
    <w:lvlOverride w:ilvl="7"/>
    <w:lvlOverride w:ilvl="8"/>
  </w:num>
  <w:num w:numId="11">
    <w:abstractNumId w:val="8"/>
    <w:lvlOverride w:ilvl="0"/>
    <w:lvlOverride w:ilvl="1">
      <w:startOverride w:val="1"/>
    </w:lvlOverride>
    <w:lvlOverride w:ilvl="2"/>
    <w:lvlOverride w:ilvl="3"/>
    <w:lvlOverride w:ilvl="4"/>
    <w:lvlOverride w:ilvl="5"/>
    <w:lvlOverride w:ilvl="6"/>
    <w:lvlOverride w:ilvl="7"/>
    <w:lvlOverride w:ilvl="8"/>
  </w:num>
  <w:num w:numId="12">
    <w:abstractNumId w:val="16"/>
    <w:lvlOverride w:ilvl="0"/>
    <w:lvlOverride w:ilvl="1">
      <w:startOverride w:val="1"/>
    </w:lvlOverride>
    <w:lvlOverride w:ilvl="2"/>
    <w:lvlOverride w:ilvl="3"/>
    <w:lvlOverride w:ilvl="4"/>
    <w:lvlOverride w:ilvl="5"/>
    <w:lvlOverride w:ilvl="6"/>
    <w:lvlOverride w:ilvl="7"/>
    <w:lvlOverride w:ilvl="8"/>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mar Cardona">
    <w15:presenceInfo w15:providerId="None" w15:userId="Omar Cardona"/>
  </w15:person>
  <w15:person w15:author="Brian Leong (Inspur Worldwide Services Ltd)">
    <w15:presenceInfo w15:providerId="AD" w15:userId="S-1-5-21-2127521184-1604012920-1887927527-21273462"/>
  </w15:person>
  <w15:person w15:author="Omar Cardona [2]">
    <w15:presenceInfo w15:providerId="Windows Live" w15:userId="14cf381a16ac8a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D47"/>
    <w:rsid w:val="00004A46"/>
    <w:rsid w:val="000274F9"/>
    <w:rsid w:val="0005256F"/>
    <w:rsid w:val="0007090E"/>
    <w:rsid w:val="000720D0"/>
    <w:rsid w:val="00091C97"/>
    <w:rsid w:val="000A7328"/>
    <w:rsid w:val="000B7861"/>
    <w:rsid w:val="000C4658"/>
    <w:rsid w:val="000D3497"/>
    <w:rsid w:val="000D6985"/>
    <w:rsid w:val="000E2251"/>
    <w:rsid w:val="000E6046"/>
    <w:rsid w:val="000F16D6"/>
    <w:rsid w:val="000F2A20"/>
    <w:rsid w:val="000F3A9F"/>
    <w:rsid w:val="00102D76"/>
    <w:rsid w:val="001058D9"/>
    <w:rsid w:val="001242E5"/>
    <w:rsid w:val="001264AF"/>
    <w:rsid w:val="00136338"/>
    <w:rsid w:val="001476A4"/>
    <w:rsid w:val="00154988"/>
    <w:rsid w:val="00155911"/>
    <w:rsid w:val="00160930"/>
    <w:rsid w:val="0016188C"/>
    <w:rsid w:val="001651DE"/>
    <w:rsid w:val="00177769"/>
    <w:rsid w:val="00177974"/>
    <w:rsid w:val="00183F23"/>
    <w:rsid w:val="00187DAA"/>
    <w:rsid w:val="00191593"/>
    <w:rsid w:val="001971A1"/>
    <w:rsid w:val="001A6698"/>
    <w:rsid w:val="001B302D"/>
    <w:rsid w:val="001C66F0"/>
    <w:rsid w:val="001D2917"/>
    <w:rsid w:val="001E0ED5"/>
    <w:rsid w:val="001E1E29"/>
    <w:rsid w:val="001E55E1"/>
    <w:rsid w:val="001E5CEC"/>
    <w:rsid w:val="00205F2D"/>
    <w:rsid w:val="002062DC"/>
    <w:rsid w:val="00215524"/>
    <w:rsid w:val="002174A0"/>
    <w:rsid w:val="00232BAF"/>
    <w:rsid w:val="00234824"/>
    <w:rsid w:val="0023640B"/>
    <w:rsid w:val="00240DF7"/>
    <w:rsid w:val="00262FFE"/>
    <w:rsid w:val="00280673"/>
    <w:rsid w:val="00281077"/>
    <w:rsid w:val="00294D47"/>
    <w:rsid w:val="00295672"/>
    <w:rsid w:val="002A43B3"/>
    <w:rsid w:val="002B039C"/>
    <w:rsid w:val="002B5938"/>
    <w:rsid w:val="002B5B92"/>
    <w:rsid w:val="002C0712"/>
    <w:rsid w:val="002E797E"/>
    <w:rsid w:val="002F06C8"/>
    <w:rsid w:val="002F149B"/>
    <w:rsid w:val="002F5AF2"/>
    <w:rsid w:val="002F700E"/>
    <w:rsid w:val="00301716"/>
    <w:rsid w:val="00313443"/>
    <w:rsid w:val="003171E7"/>
    <w:rsid w:val="003267FC"/>
    <w:rsid w:val="00330814"/>
    <w:rsid w:val="00332B12"/>
    <w:rsid w:val="00342452"/>
    <w:rsid w:val="00345FE3"/>
    <w:rsid w:val="00355449"/>
    <w:rsid w:val="00362721"/>
    <w:rsid w:val="0036423F"/>
    <w:rsid w:val="003720AD"/>
    <w:rsid w:val="00374431"/>
    <w:rsid w:val="00376392"/>
    <w:rsid w:val="00380950"/>
    <w:rsid w:val="00380F2A"/>
    <w:rsid w:val="00386721"/>
    <w:rsid w:val="00386837"/>
    <w:rsid w:val="00386B3F"/>
    <w:rsid w:val="00392EE3"/>
    <w:rsid w:val="003A10F7"/>
    <w:rsid w:val="003B3993"/>
    <w:rsid w:val="003C4DD4"/>
    <w:rsid w:val="003C79D8"/>
    <w:rsid w:val="003D155F"/>
    <w:rsid w:val="003D2327"/>
    <w:rsid w:val="003D5BD6"/>
    <w:rsid w:val="003E0150"/>
    <w:rsid w:val="003F3F97"/>
    <w:rsid w:val="00405BF9"/>
    <w:rsid w:val="0041619E"/>
    <w:rsid w:val="0041768B"/>
    <w:rsid w:val="00417DCA"/>
    <w:rsid w:val="00417E41"/>
    <w:rsid w:val="00427756"/>
    <w:rsid w:val="004346AF"/>
    <w:rsid w:val="00443A92"/>
    <w:rsid w:val="00460B4A"/>
    <w:rsid w:val="00461757"/>
    <w:rsid w:val="00473F6E"/>
    <w:rsid w:val="00475476"/>
    <w:rsid w:val="00475D29"/>
    <w:rsid w:val="00480154"/>
    <w:rsid w:val="00481B10"/>
    <w:rsid w:val="00493834"/>
    <w:rsid w:val="00495BEC"/>
    <w:rsid w:val="00496049"/>
    <w:rsid w:val="004A2D5F"/>
    <w:rsid w:val="004B2CBE"/>
    <w:rsid w:val="004B3846"/>
    <w:rsid w:val="004B4C7F"/>
    <w:rsid w:val="004C46F1"/>
    <w:rsid w:val="004D32AB"/>
    <w:rsid w:val="004D3DBD"/>
    <w:rsid w:val="004D628D"/>
    <w:rsid w:val="004F4B86"/>
    <w:rsid w:val="004F799C"/>
    <w:rsid w:val="005017FD"/>
    <w:rsid w:val="00501E43"/>
    <w:rsid w:val="00502877"/>
    <w:rsid w:val="005104FB"/>
    <w:rsid w:val="0051249A"/>
    <w:rsid w:val="00514FB2"/>
    <w:rsid w:val="0051577B"/>
    <w:rsid w:val="00522D26"/>
    <w:rsid w:val="00526F0A"/>
    <w:rsid w:val="0053085C"/>
    <w:rsid w:val="0054038C"/>
    <w:rsid w:val="00541218"/>
    <w:rsid w:val="00567E75"/>
    <w:rsid w:val="005725D4"/>
    <w:rsid w:val="00592BCA"/>
    <w:rsid w:val="00593CEA"/>
    <w:rsid w:val="005A2CFF"/>
    <w:rsid w:val="005A4D1D"/>
    <w:rsid w:val="005A6746"/>
    <w:rsid w:val="005B07DA"/>
    <w:rsid w:val="005B32B6"/>
    <w:rsid w:val="005B5111"/>
    <w:rsid w:val="005B57C5"/>
    <w:rsid w:val="005B581F"/>
    <w:rsid w:val="005D065C"/>
    <w:rsid w:val="005D1499"/>
    <w:rsid w:val="005F298C"/>
    <w:rsid w:val="00607566"/>
    <w:rsid w:val="00610BB3"/>
    <w:rsid w:val="006128B7"/>
    <w:rsid w:val="00615471"/>
    <w:rsid w:val="006237D9"/>
    <w:rsid w:val="00633605"/>
    <w:rsid w:val="0063505A"/>
    <w:rsid w:val="00637646"/>
    <w:rsid w:val="006405A3"/>
    <w:rsid w:val="006466F7"/>
    <w:rsid w:val="00652CF8"/>
    <w:rsid w:val="0068101E"/>
    <w:rsid w:val="00681522"/>
    <w:rsid w:val="00683411"/>
    <w:rsid w:val="006A18B2"/>
    <w:rsid w:val="006A4A9D"/>
    <w:rsid w:val="006C4263"/>
    <w:rsid w:val="006D3193"/>
    <w:rsid w:val="006F5CCD"/>
    <w:rsid w:val="006F5CF7"/>
    <w:rsid w:val="007024EF"/>
    <w:rsid w:val="00702DE8"/>
    <w:rsid w:val="007118A2"/>
    <w:rsid w:val="00727F24"/>
    <w:rsid w:val="00730ED9"/>
    <w:rsid w:val="007350B7"/>
    <w:rsid w:val="00737EF1"/>
    <w:rsid w:val="007504C8"/>
    <w:rsid w:val="00757A37"/>
    <w:rsid w:val="00761890"/>
    <w:rsid w:val="00777B89"/>
    <w:rsid w:val="007863BB"/>
    <w:rsid w:val="007904D9"/>
    <w:rsid w:val="007A42C2"/>
    <w:rsid w:val="007A4C93"/>
    <w:rsid w:val="007A7D57"/>
    <w:rsid w:val="007B48A4"/>
    <w:rsid w:val="007C72A5"/>
    <w:rsid w:val="007E317E"/>
    <w:rsid w:val="007F1E8F"/>
    <w:rsid w:val="00802711"/>
    <w:rsid w:val="0080581D"/>
    <w:rsid w:val="00813F3E"/>
    <w:rsid w:val="008152F0"/>
    <w:rsid w:val="00816483"/>
    <w:rsid w:val="00836A5F"/>
    <w:rsid w:val="00837E33"/>
    <w:rsid w:val="00841CB8"/>
    <w:rsid w:val="00850779"/>
    <w:rsid w:val="00850A0E"/>
    <w:rsid w:val="00854248"/>
    <w:rsid w:val="00862892"/>
    <w:rsid w:val="00870357"/>
    <w:rsid w:val="00886453"/>
    <w:rsid w:val="00887024"/>
    <w:rsid w:val="008900D6"/>
    <w:rsid w:val="0089408C"/>
    <w:rsid w:val="008A0821"/>
    <w:rsid w:val="008A2959"/>
    <w:rsid w:val="008E7D33"/>
    <w:rsid w:val="008F2E07"/>
    <w:rsid w:val="008F6824"/>
    <w:rsid w:val="008F756D"/>
    <w:rsid w:val="009020A2"/>
    <w:rsid w:val="009069FD"/>
    <w:rsid w:val="0092211B"/>
    <w:rsid w:val="00935965"/>
    <w:rsid w:val="00965D79"/>
    <w:rsid w:val="009776CA"/>
    <w:rsid w:val="009903E3"/>
    <w:rsid w:val="009A3CA4"/>
    <w:rsid w:val="009B3A78"/>
    <w:rsid w:val="009B3D99"/>
    <w:rsid w:val="009B492A"/>
    <w:rsid w:val="009B717A"/>
    <w:rsid w:val="009C150C"/>
    <w:rsid w:val="009C791E"/>
    <w:rsid w:val="009D0D18"/>
    <w:rsid w:val="009E6BC5"/>
    <w:rsid w:val="009F750A"/>
    <w:rsid w:val="009F79AF"/>
    <w:rsid w:val="00A02B1C"/>
    <w:rsid w:val="00A17F40"/>
    <w:rsid w:val="00A2263E"/>
    <w:rsid w:val="00A350C8"/>
    <w:rsid w:val="00A46A2D"/>
    <w:rsid w:val="00A46DBA"/>
    <w:rsid w:val="00A509A5"/>
    <w:rsid w:val="00A50CA6"/>
    <w:rsid w:val="00A60F93"/>
    <w:rsid w:val="00A6655B"/>
    <w:rsid w:val="00A7198F"/>
    <w:rsid w:val="00A76500"/>
    <w:rsid w:val="00A836FB"/>
    <w:rsid w:val="00A8754D"/>
    <w:rsid w:val="00A94E11"/>
    <w:rsid w:val="00AA2CC1"/>
    <w:rsid w:val="00AB1398"/>
    <w:rsid w:val="00AB5286"/>
    <w:rsid w:val="00AC1556"/>
    <w:rsid w:val="00AC463F"/>
    <w:rsid w:val="00AC7E0B"/>
    <w:rsid w:val="00AE442D"/>
    <w:rsid w:val="00AE617A"/>
    <w:rsid w:val="00AF4157"/>
    <w:rsid w:val="00B224C4"/>
    <w:rsid w:val="00B346B5"/>
    <w:rsid w:val="00B371CD"/>
    <w:rsid w:val="00B50AC5"/>
    <w:rsid w:val="00B52063"/>
    <w:rsid w:val="00B56EF4"/>
    <w:rsid w:val="00B63C80"/>
    <w:rsid w:val="00B72D35"/>
    <w:rsid w:val="00B747C8"/>
    <w:rsid w:val="00B77E2B"/>
    <w:rsid w:val="00B82B8E"/>
    <w:rsid w:val="00B957AD"/>
    <w:rsid w:val="00BA4D84"/>
    <w:rsid w:val="00BB1754"/>
    <w:rsid w:val="00BB6735"/>
    <w:rsid w:val="00BC6E5E"/>
    <w:rsid w:val="00BD035F"/>
    <w:rsid w:val="00BD0766"/>
    <w:rsid w:val="00BD21C5"/>
    <w:rsid w:val="00BD5E1F"/>
    <w:rsid w:val="00BD67EA"/>
    <w:rsid w:val="00BE5752"/>
    <w:rsid w:val="00BF69D5"/>
    <w:rsid w:val="00C01344"/>
    <w:rsid w:val="00C048F0"/>
    <w:rsid w:val="00C15F4C"/>
    <w:rsid w:val="00C33D03"/>
    <w:rsid w:val="00C44439"/>
    <w:rsid w:val="00C44629"/>
    <w:rsid w:val="00C451C5"/>
    <w:rsid w:val="00C527E6"/>
    <w:rsid w:val="00C67E63"/>
    <w:rsid w:val="00C67FF9"/>
    <w:rsid w:val="00C80805"/>
    <w:rsid w:val="00C81B4C"/>
    <w:rsid w:val="00C947C8"/>
    <w:rsid w:val="00CC379E"/>
    <w:rsid w:val="00CC39AB"/>
    <w:rsid w:val="00CC431E"/>
    <w:rsid w:val="00CE0EE1"/>
    <w:rsid w:val="00CE4787"/>
    <w:rsid w:val="00CE6172"/>
    <w:rsid w:val="00CF04D1"/>
    <w:rsid w:val="00D524B1"/>
    <w:rsid w:val="00D6053E"/>
    <w:rsid w:val="00D616F3"/>
    <w:rsid w:val="00D72290"/>
    <w:rsid w:val="00D77A01"/>
    <w:rsid w:val="00D80CEC"/>
    <w:rsid w:val="00D87BCB"/>
    <w:rsid w:val="00D97915"/>
    <w:rsid w:val="00DA576D"/>
    <w:rsid w:val="00DB4BD4"/>
    <w:rsid w:val="00DD486B"/>
    <w:rsid w:val="00DD78A0"/>
    <w:rsid w:val="00DF38A3"/>
    <w:rsid w:val="00DF72A8"/>
    <w:rsid w:val="00E1016E"/>
    <w:rsid w:val="00E16760"/>
    <w:rsid w:val="00E20FE8"/>
    <w:rsid w:val="00E3163B"/>
    <w:rsid w:val="00E47D67"/>
    <w:rsid w:val="00E53659"/>
    <w:rsid w:val="00E54B35"/>
    <w:rsid w:val="00E62FA9"/>
    <w:rsid w:val="00E676E5"/>
    <w:rsid w:val="00E76598"/>
    <w:rsid w:val="00E834A7"/>
    <w:rsid w:val="00E874B0"/>
    <w:rsid w:val="00E91C4F"/>
    <w:rsid w:val="00EA3F39"/>
    <w:rsid w:val="00EB3E94"/>
    <w:rsid w:val="00EC4C99"/>
    <w:rsid w:val="00EC6A04"/>
    <w:rsid w:val="00ED3D71"/>
    <w:rsid w:val="00EF33E2"/>
    <w:rsid w:val="00EF36A8"/>
    <w:rsid w:val="00EF4A1C"/>
    <w:rsid w:val="00EF6BEA"/>
    <w:rsid w:val="00F02F2E"/>
    <w:rsid w:val="00F1216D"/>
    <w:rsid w:val="00F12D2D"/>
    <w:rsid w:val="00F24C27"/>
    <w:rsid w:val="00F25391"/>
    <w:rsid w:val="00F30855"/>
    <w:rsid w:val="00F338BF"/>
    <w:rsid w:val="00F42234"/>
    <w:rsid w:val="00F54E1C"/>
    <w:rsid w:val="00F56321"/>
    <w:rsid w:val="00F61F4A"/>
    <w:rsid w:val="00F65484"/>
    <w:rsid w:val="00F67483"/>
    <w:rsid w:val="00F763AE"/>
    <w:rsid w:val="00F81336"/>
    <w:rsid w:val="00F816B2"/>
    <w:rsid w:val="00F83A24"/>
    <w:rsid w:val="00FA23DA"/>
    <w:rsid w:val="00FA60BE"/>
    <w:rsid w:val="00FA7060"/>
    <w:rsid w:val="00FB41E1"/>
    <w:rsid w:val="00FD3502"/>
    <w:rsid w:val="00FD7769"/>
    <w:rsid w:val="00FF1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FA252"/>
  <w15:chartTrackingRefBased/>
  <w15:docId w15:val="{E2058AC3-AEA2-4BA9-BC88-5E13D8E8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63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338"/>
  </w:style>
  <w:style w:type="paragraph" w:styleId="Footer">
    <w:name w:val="footer"/>
    <w:basedOn w:val="Normal"/>
    <w:link w:val="FooterChar"/>
    <w:uiPriority w:val="99"/>
    <w:unhideWhenUsed/>
    <w:rsid w:val="001363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338"/>
  </w:style>
  <w:style w:type="character" w:styleId="Hyperlink">
    <w:name w:val="Hyperlink"/>
    <w:basedOn w:val="DefaultParagraphFont"/>
    <w:uiPriority w:val="99"/>
    <w:unhideWhenUsed/>
    <w:rsid w:val="0068101E"/>
    <w:rPr>
      <w:color w:val="0563C1" w:themeColor="hyperlink"/>
      <w:u w:val="single"/>
    </w:rPr>
  </w:style>
  <w:style w:type="paragraph" w:styleId="ListParagraph">
    <w:name w:val="List Paragraph"/>
    <w:basedOn w:val="Normal"/>
    <w:uiPriority w:val="34"/>
    <w:qFormat/>
    <w:rsid w:val="001476A4"/>
    <w:pPr>
      <w:ind w:left="720"/>
      <w:contextualSpacing/>
    </w:pPr>
  </w:style>
  <w:style w:type="paragraph" w:styleId="BalloonText">
    <w:name w:val="Balloon Text"/>
    <w:basedOn w:val="Normal"/>
    <w:link w:val="BalloonTextChar"/>
    <w:uiPriority w:val="99"/>
    <w:semiHidden/>
    <w:unhideWhenUsed/>
    <w:rsid w:val="00836A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A5F"/>
    <w:rPr>
      <w:rFonts w:ascii="Segoe UI" w:hAnsi="Segoe UI" w:cs="Segoe UI"/>
      <w:sz w:val="18"/>
      <w:szCs w:val="18"/>
    </w:rPr>
  </w:style>
  <w:style w:type="paragraph" w:styleId="NormalWeb">
    <w:name w:val="Normal (Web)"/>
    <w:basedOn w:val="Normal"/>
    <w:uiPriority w:val="99"/>
    <w:semiHidden/>
    <w:unhideWhenUsed/>
    <w:rsid w:val="00F25391"/>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937753">
      <w:bodyDiv w:val="1"/>
      <w:marLeft w:val="0"/>
      <w:marRight w:val="0"/>
      <w:marTop w:val="0"/>
      <w:marBottom w:val="0"/>
      <w:divBdr>
        <w:top w:val="none" w:sz="0" w:space="0" w:color="auto"/>
        <w:left w:val="none" w:sz="0" w:space="0" w:color="auto"/>
        <w:bottom w:val="none" w:sz="0" w:space="0" w:color="auto"/>
        <w:right w:val="none" w:sz="0" w:space="0" w:color="auto"/>
      </w:divBdr>
    </w:div>
    <w:div w:id="80092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image001.jpg@01D240CB.E79DC160" TargetMode="External"/><Relationship Id="rId26" Type="http://schemas.openxmlformats.org/officeDocument/2006/relationships/image" Target="cid:image005.jpg@01D240CB.E79DC160" TargetMode="External"/><Relationship Id="rId39"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cid:image009.png@01D240CB.E79DC160" TargetMode="External"/><Relationship Id="rId42" Type="http://schemas.openxmlformats.org/officeDocument/2006/relationships/image" Target="cid:image013.png@01D240CB.E79DC160" TargetMode="External"/><Relationship Id="rId47" Type="http://schemas.openxmlformats.org/officeDocument/2006/relationships/image" Target="media/image24.jpeg"/><Relationship Id="rId50" Type="http://schemas.microsoft.com/office/2011/relationships/people" Target="people.xml"/><Relationship Id="rId7" Type="http://schemas.openxmlformats.org/officeDocument/2006/relationships/image" Target="media/image1.png"/><Relationship Id="rId12" Type="http://schemas.openxmlformats.org/officeDocument/2006/relationships/hyperlink" Target="https://github.com/Microsoft/SDN/blob/master/Diagnostics/Test-Rdma.ps1" TargetMode="External"/><Relationship Id="rId17" Type="http://schemas.openxmlformats.org/officeDocument/2006/relationships/image" Target="media/image9.jpeg"/><Relationship Id="rId25" Type="http://schemas.openxmlformats.org/officeDocument/2006/relationships/image" Target="media/image13.jpeg"/><Relationship Id="rId33" Type="http://schemas.openxmlformats.org/officeDocument/2006/relationships/image" Target="media/image17.png"/><Relationship Id="rId38" Type="http://schemas.openxmlformats.org/officeDocument/2006/relationships/image" Target="cid:image011.png@01D240CB.E79DC160" TargetMode="External"/><Relationship Id="rId46" Type="http://schemas.openxmlformats.org/officeDocument/2006/relationships/image" Target="cid:image015.png@01D240CB.E79DC16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cid:image002.png@01D240CB.E79DC160" TargetMode="External"/><Relationship Id="rId29" Type="http://schemas.openxmlformats.org/officeDocument/2006/relationships/image" Target="media/image15.jpe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inyurl.com/z68h3rc" TargetMode="External"/><Relationship Id="rId24" Type="http://schemas.openxmlformats.org/officeDocument/2006/relationships/image" Target="cid:image004.jpg@01D240CB.E79DC160" TargetMode="External"/><Relationship Id="rId32" Type="http://schemas.openxmlformats.org/officeDocument/2006/relationships/image" Target="cid:image008.jpg@01D240CB.E79DC160" TargetMode="External"/><Relationship Id="rId37" Type="http://schemas.openxmlformats.org/officeDocument/2006/relationships/image" Target="media/image19.png"/><Relationship Id="rId40" Type="http://schemas.openxmlformats.org/officeDocument/2006/relationships/image" Target="cid:image012.jpg@01D240CB.E79DC160" TargetMode="External"/><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cid:image006.jpg@01D240CB.E79DC160" TargetMode="External"/><Relationship Id="rId36" Type="http://schemas.openxmlformats.org/officeDocument/2006/relationships/image" Target="cid:image010.png@01D240CB.E79DC160"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jpeg"/><Relationship Id="rId44" Type="http://schemas.openxmlformats.org/officeDocument/2006/relationships/image" Target="cid:image014.jpg@01D240CB.E79DC16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cid:image003.jpg@01D240CB.E79DC160" TargetMode="External"/><Relationship Id="rId27" Type="http://schemas.openxmlformats.org/officeDocument/2006/relationships/image" Target="media/image14.jpeg"/><Relationship Id="rId30" Type="http://schemas.openxmlformats.org/officeDocument/2006/relationships/image" Target="cid:image007.jpg@01D240CB.E79DC160" TargetMode="External"/><Relationship Id="rId35" Type="http://schemas.openxmlformats.org/officeDocument/2006/relationships/image" Target="media/image18.png"/><Relationship Id="rId43" Type="http://schemas.openxmlformats.org/officeDocument/2006/relationships/image" Target="media/image22.jpeg"/><Relationship Id="rId48" Type="http://schemas.openxmlformats.org/officeDocument/2006/relationships/image" Target="cid:image016.jpg@01D240CB.E79DC160"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20</Pages>
  <Words>11002</Words>
  <Characters>62714</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Cardona</dc:creator>
  <cp:keywords/>
  <dc:description/>
  <cp:lastModifiedBy>Omar Cardona</cp:lastModifiedBy>
  <cp:revision>10</cp:revision>
  <dcterms:created xsi:type="dcterms:W3CDTF">2016-11-22T07:53:00Z</dcterms:created>
  <dcterms:modified xsi:type="dcterms:W3CDTF">2018-04-18T00:00:00Z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ocardona@microsoft.com</vt:lpwstr>
  </property>
  <property fmtid="{D5CDD505-2E9C-101B-9397-08002B2CF9AE}" pid="5" name="MSIP_Label_f42aa342-8706-4288-bd11-ebb85995028c_SetDate">
    <vt:lpwstr>2018-04-18T00:00:47.1220906Z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